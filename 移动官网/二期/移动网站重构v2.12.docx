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5A555E" w14:textId="77777777" w:rsidR="00532673" w:rsidRPr="00B20246" w:rsidRDefault="00E928A6">
      <w:pPr>
        <w:rPr>
          <w:rFonts w:ascii="微软雅黑" w:eastAsia="微软雅黑" w:hAnsi="微软雅黑"/>
        </w:rPr>
      </w:pPr>
      <w:r w:rsidRPr="00B20246">
        <w:rPr>
          <w:rFonts w:ascii="微软雅黑" w:eastAsia="微软雅黑" w:hAnsi="微软雅黑"/>
          <w:noProof/>
          <w:sz w:val="20"/>
        </w:rPr>
        <mc:AlternateContent>
          <mc:Choice Requires="wps">
            <w:drawing>
              <wp:anchor distT="0" distB="0" distL="114300" distR="114300" simplePos="0" relativeHeight="251657216" behindDoc="0" locked="0" layoutInCell="1" allowOverlap="1" wp14:anchorId="78096269" wp14:editId="1B115394">
                <wp:simplePos x="0" y="0"/>
                <wp:positionH relativeFrom="margin">
                  <wp:align>left</wp:align>
                </wp:positionH>
                <wp:positionV relativeFrom="paragraph">
                  <wp:posOffset>109220</wp:posOffset>
                </wp:positionV>
                <wp:extent cx="3324225" cy="581025"/>
                <wp:effectExtent l="0" t="0" r="9525" b="9525"/>
                <wp:wrapNone/>
                <wp:docPr id="1" name="Text Box 390"/>
                <wp:cNvGraphicFramePr/>
                <a:graphic xmlns:a="http://schemas.openxmlformats.org/drawingml/2006/main">
                  <a:graphicData uri="http://schemas.microsoft.com/office/word/2010/wordprocessingShape">
                    <wps:wsp>
                      <wps:cNvSpPr/>
                      <wps:spPr>
                        <a:xfrm>
                          <a:off x="0" y="0"/>
                          <a:ext cx="3324225" cy="581025"/>
                        </a:xfrm>
                        <a:prstGeom prst="rect">
                          <a:avLst/>
                        </a:prstGeom>
                        <a:solidFill>
                          <a:srgbClr val="FFFFFF"/>
                        </a:solidFill>
                        <a:ln w="9525">
                          <a:noFill/>
                        </a:ln>
                      </wps:spPr>
                      <wps:txbx>
                        <w:txbxContent>
                          <w:p w14:paraId="504AA37D" w14:textId="77777777" w:rsidR="00FF236F" w:rsidRDefault="00FF236F">
                            <w:pPr>
                              <w:rPr>
                                <w:sz w:val="18"/>
                              </w:rPr>
                            </w:pPr>
                            <w:r>
                              <w:rPr>
                                <w:noProof/>
                                <w:sz w:val="18"/>
                              </w:rPr>
                              <w:drawing>
                                <wp:inline distT="0" distB="0" distL="0" distR="0" wp14:anchorId="54D7009E" wp14:editId="573F9AF1">
                                  <wp:extent cx="3039510" cy="4000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logo_yjs-867bd84023.png"/>
                                          <pic:cNvPicPr/>
                                        </pic:nvPicPr>
                                        <pic:blipFill>
                                          <a:blip r:embed="rId9">
                                            <a:extLst>
                                              <a:ext uri="{28A0092B-C50C-407E-A947-70E740481C1C}">
                                                <a14:useLocalDpi xmlns:a14="http://schemas.microsoft.com/office/drawing/2010/main" val="0"/>
                                              </a:ext>
                                            </a:extLst>
                                          </a:blip>
                                          <a:stretch>
                                            <a:fillRect/>
                                          </a:stretch>
                                        </pic:blipFill>
                                        <pic:spPr>
                                          <a:xfrm>
                                            <a:off x="0" y="0"/>
                                            <a:ext cx="3051156" cy="401583"/>
                                          </a:xfrm>
                                          <a:prstGeom prst="rect">
                                            <a:avLst/>
                                          </a:prstGeom>
                                        </pic:spPr>
                                      </pic:pic>
                                    </a:graphicData>
                                  </a:graphic>
                                </wp:inline>
                              </w:drawing>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w14:anchorId="78096269" id="Text Box 390" o:spid="_x0000_s1026" style="position:absolute;left:0;text-align:left;margin-left:0;margin-top:8.6pt;width:261.75pt;height:45.7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" stroked="f">
                <v:textbox>
                  <w:txbxContent>
                    <w:p w14:paraId="504AA37D" w14:textId="77777777" w:rsidR="00FF236F" w:rsidRDefault="00FF236F">
                      <w:pPr>
                        <w:rPr>
                          <w:sz w:val="18"/>
                        </w:rPr>
                      </w:pPr>
                      <w:r>
                        <w:rPr>
                          <w:noProof/>
                          <w:sz w:val="18"/>
                        </w:rPr>
                        <w:drawing>
                          <wp:inline distT="0" distB="0" distL="0" distR="0" wp14:anchorId="54D7009E" wp14:editId="573F9AF1">
                            <wp:extent cx="3039510" cy="40005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logo_yjs-867bd84023.png"/>
                                    <pic:cNvPicPr/>
                                  </pic:nvPicPr>
                                  <pic:blipFill>
                                    <a:blip r:embed="rId10">
                                      <a:extLst>
                                        <a:ext uri="{28A0092B-C50C-407E-A947-70E740481C1C}">
                                          <a14:useLocalDpi xmlns:a14="http://schemas.microsoft.com/office/drawing/2010/main" val="0"/>
                                        </a:ext>
                                      </a:extLst>
                                    </a:blip>
                                    <a:stretch>
                                      <a:fillRect/>
                                    </a:stretch>
                                  </pic:blipFill>
                                  <pic:spPr>
                                    <a:xfrm>
                                      <a:off x="0" y="0"/>
                                      <a:ext cx="3051156" cy="401583"/>
                                    </a:xfrm>
                                    <a:prstGeom prst="rect">
                                      <a:avLst/>
                                    </a:prstGeom>
                                  </pic:spPr>
                                </pic:pic>
                              </a:graphicData>
                            </a:graphic>
                          </wp:inline>
                        </w:drawing>
                      </w:r>
                    </w:p>
                  </w:txbxContent>
                </v:textbox>
                <w10:wrap anchorx="margin"/>
              </v:rect>
            </w:pict>
          </mc:Fallback>
        </mc:AlternateContent>
      </w:r>
    </w:p>
    <w:p w14:paraId="6D89D2C9" w14:textId="77777777" w:rsidR="00532673" w:rsidRPr="00B20246" w:rsidRDefault="00532673">
      <w:pPr>
        <w:pStyle w:val="Normal0"/>
        <w:spacing w:after="120"/>
        <w:rPr>
          <w:rFonts w:ascii="微软雅黑" w:eastAsia="微软雅黑" w:hAnsi="微软雅黑"/>
          <w:kern w:val="2"/>
          <w:sz w:val="21"/>
          <w:szCs w:val="24"/>
          <w:lang w:eastAsia="zh-CN"/>
        </w:rPr>
      </w:pPr>
    </w:p>
    <w:p w14:paraId="5B68487A" w14:textId="77777777" w:rsidR="00B20246" w:rsidRPr="00B20246" w:rsidRDefault="00B20246">
      <w:pPr>
        <w:pStyle w:val="Normal0"/>
        <w:spacing w:after="120"/>
        <w:rPr>
          <w:rFonts w:ascii="微软雅黑" w:eastAsia="微软雅黑" w:hAnsi="微软雅黑"/>
          <w:kern w:val="2"/>
          <w:sz w:val="21"/>
          <w:szCs w:val="24"/>
          <w:lang w:eastAsia="zh-CN"/>
        </w:rPr>
      </w:pPr>
    </w:p>
    <w:p w14:paraId="4AB15A0B" w14:textId="77777777" w:rsidR="00B20246" w:rsidRPr="00B20246" w:rsidRDefault="00B20246">
      <w:pPr>
        <w:pStyle w:val="Normal0"/>
        <w:spacing w:after="120"/>
        <w:rPr>
          <w:rFonts w:ascii="微软雅黑" w:eastAsia="微软雅黑" w:hAnsi="微软雅黑"/>
          <w:b/>
          <w:sz w:val="52"/>
        </w:rPr>
      </w:pPr>
    </w:p>
    <w:p w14:paraId="10D83D27" w14:textId="77777777" w:rsidR="00323093" w:rsidRPr="00323093" w:rsidRDefault="008633FD" w:rsidP="008633FD">
      <w:pPr>
        <w:pStyle w:val="Normal0"/>
        <w:spacing w:after="120"/>
        <w:jc w:val="center"/>
        <w:rPr>
          <w:rFonts w:ascii="微软雅黑" w:eastAsia="微软雅黑" w:hAnsi="微软雅黑"/>
          <w:sz w:val="40"/>
          <w:lang w:eastAsia="zh-CN"/>
        </w:rPr>
      </w:pPr>
      <w:r>
        <w:rPr>
          <w:rFonts w:ascii="微软雅黑" w:eastAsia="微软雅黑" w:hAnsi="微软雅黑" w:hint="eastAsia"/>
          <w:sz w:val="48"/>
          <w:lang w:eastAsia="zh-CN"/>
        </w:rPr>
        <w:t>友金所</w:t>
      </w:r>
      <w:proofErr w:type="gramStart"/>
      <w:r>
        <w:rPr>
          <w:rFonts w:ascii="微软雅黑" w:eastAsia="微软雅黑" w:hAnsi="微软雅黑"/>
          <w:sz w:val="48"/>
          <w:lang w:eastAsia="zh-CN"/>
        </w:rPr>
        <w:t>移动官网重构</w:t>
      </w:r>
      <w:proofErr w:type="gramEnd"/>
    </w:p>
    <w:p w14:paraId="52AEBCE3" w14:textId="77777777" w:rsidR="00532673" w:rsidRDefault="00E928A6">
      <w:pPr>
        <w:pStyle w:val="Normal0"/>
        <w:spacing w:after="120"/>
        <w:jc w:val="center"/>
        <w:rPr>
          <w:rFonts w:ascii="微软雅黑" w:eastAsia="微软雅黑" w:hAnsi="微软雅黑"/>
          <w:sz w:val="52"/>
          <w:szCs w:val="52"/>
          <w:lang w:eastAsia="zh-CN"/>
        </w:rPr>
      </w:pPr>
      <w:r w:rsidRPr="00B20246">
        <w:rPr>
          <w:rFonts w:ascii="微软雅黑" w:eastAsia="微软雅黑" w:hAnsi="微软雅黑" w:hint="eastAsia"/>
          <w:sz w:val="52"/>
          <w:szCs w:val="52"/>
          <w:lang w:eastAsia="zh-CN"/>
        </w:rPr>
        <w:t>需求说明书</w:t>
      </w:r>
    </w:p>
    <w:p w14:paraId="25564024" w14:textId="3FC9A5DB" w:rsidR="008B27A8" w:rsidRPr="008B27A8" w:rsidRDefault="008B27A8" w:rsidP="008B27A8">
      <w:pPr>
        <w:pStyle w:val="Normal0"/>
        <w:spacing w:after="120"/>
        <w:jc w:val="center"/>
        <w:rPr>
          <w:rFonts w:ascii="微软雅黑" w:eastAsia="微软雅黑" w:hAnsi="微软雅黑"/>
          <w:sz w:val="32"/>
          <w:szCs w:val="32"/>
          <w:lang w:eastAsia="zh-CN"/>
        </w:rPr>
      </w:pPr>
      <w:r>
        <w:rPr>
          <w:rFonts w:ascii="微软雅黑" w:eastAsia="微软雅黑" w:hAnsi="微软雅黑" w:hint="eastAsia"/>
          <w:sz w:val="32"/>
          <w:szCs w:val="32"/>
          <w:lang w:eastAsia="zh-CN"/>
        </w:rPr>
        <w:t>V2</w:t>
      </w:r>
      <w:r w:rsidR="00D2582A">
        <w:rPr>
          <w:rFonts w:ascii="微软雅黑" w:eastAsia="微软雅黑" w:hAnsi="微软雅黑"/>
          <w:sz w:val="32"/>
          <w:szCs w:val="32"/>
          <w:lang w:eastAsia="zh-CN"/>
        </w:rPr>
        <w:t>.12</w:t>
      </w:r>
    </w:p>
    <w:tbl>
      <w:tblPr>
        <w:tblpPr w:leftFromText="180" w:rightFromText="180" w:vertAnchor="text" w:horzAnchor="margin" w:tblpY="2116"/>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134"/>
        <w:gridCol w:w="3572"/>
        <w:gridCol w:w="1026"/>
        <w:gridCol w:w="1247"/>
      </w:tblGrid>
      <w:tr w:rsidR="00FA5ADB" w:rsidRPr="00B20246" w14:paraId="5198AB21" w14:textId="77777777" w:rsidTr="008B27A8">
        <w:tc>
          <w:tcPr>
            <w:tcW w:w="1526" w:type="dxa"/>
          </w:tcPr>
          <w:p w14:paraId="0098C3B2" w14:textId="77777777" w:rsidR="00FA5ADB" w:rsidRPr="00B20246" w:rsidRDefault="00FA5ADB" w:rsidP="008B27A8">
            <w:pPr>
              <w:jc w:val="center"/>
              <w:rPr>
                <w:rFonts w:ascii="微软雅黑" w:eastAsia="微软雅黑" w:hAnsi="微软雅黑"/>
                <w:b/>
                <w:szCs w:val="21"/>
              </w:rPr>
            </w:pPr>
            <w:r w:rsidRPr="00B20246">
              <w:rPr>
                <w:rFonts w:ascii="微软雅黑" w:eastAsia="微软雅黑" w:hAnsi="微软雅黑" w:hint="eastAsia"/>
                <w:b/>
                <w:szCs w:val="21"/>
              </w:rPr>
              <w:t>日期</w:t>
            </w:r>
          </w:p>
        </w:tc>
        <w:tc>
          <w:tcPr>
            <w:tcW w:w="1134" w:type="dxa"/>
          </w:tcPr>
          <w:p w14:paraId="7F983BC8" w14:textId="77777777" w:rsidR="00FA5ADB" w:rsidRPr="00B20246" w:rsidRDefault="00FA5ADB" w:rsidP="008B27A8">
            <w:pPr>
              <w:jc w:val="center"/>
              <w:rPr>
                <w:rFonts w:ascii="微软雅黑" w:eastAsia="微软雅黑" w:hAnsi="微软雅黑"/>
                <w:b/>
                <w:szCs w:val="21"/>
              </w:rPr>
            </w:pPr>
            <w:r w:rsidRPr="00B20246">
              <w:rPr>
                <w:rFonts w:ascii="微软雅黑" w:eastAsia="微软雅黑" w:hAnsi="微软雅黑" w:hint="eastAsia"/>
                <w:b/>
                <w:szCs w:val="21"/>
              </w:rPr>
              <w:t>版本号</w:t>
            </w:r>
          </w:p>
        </w:tc>
        <w:tc>
          <w:tcPr>
            <w:tcW w:w="3572" w:type="dxa"/>
          </w:tcPr>
          <w:p w14:paraId="0E3A69BC" w14:textId="77777777" w:rsidR="00FA5ADB" w:rsidRPr="00B20246" w:rsidRDefault="00FA5ADB" w:rsidP="008B27A8">
            <w:pPr>
              <w:jc w:val="center"/>
              <w:rPr>
                <w:rFonts w:ascii="微软雅黑" w:eastAsia="微软雅黑" w:hAnsi="微软雅黑"/>
                <w:b/>
                <w:szCs w:val="21"/>
              </w:rPr>
            </w:pPr>
            <w:r w:rsidRPr="00B20246">
              <w:rPr>
                <w:rFonts w:ascii="微软雅黑" w:eastAsia="微软雅黑" w:hAnsi="微软雅黑" w:hint="eastAsia"/>
                <w:b/>
                <w:szCs w:val="21"/>
              </w:rPr>
              <w:t>内容</w:t>
            </w:r>
          </w:p>
        </w:tc>
        <w:tc>
          <w:tcPr>
            <w:tcW w:w="1026" w:type="dxa"/>
          </w:tcPr>
          <w:p w14:paraId="71F71CE6" w14:textId="77777777" w:rsidR="00FA5ADB" w:rsidRPr="00B20246" w:rsidRDefault="00FA5ADB" w:rsidP="008B27A8">
            <w:pPr>
              <w:jc w:val="center"/>
              <w:rPr>
                <w:rFonts w:ascii="微软雅黑" w:eastAsia="微软雅黑" w:hAnsi="微软雅黑"/>
                <w:b/>
                <w:szCs w:val="21"/>
              </w:rPr>
            </w:pPr>
            <w:r w:rsidRPr="00B20246">
              <w:rPr>
                <w:rFonts w:ascii="微软雅黑" w:eastAsia="微软雅黑" w:hAnsi="微软雅黑" w:hint="eastAsia"/>
                <w:b/>
                <w:szCs w:val="21"/>
              </w:rPr>
              <w:t>负责人</w:t>
            </w:r>
          </w:p>
        </w:tc>
        <w:tc>
          <w:tcPr>
            <w:tcW w:w="1247" w:type="dxa"/>
          </w:tcPr>
          <w:p w14:paraId="301C87F6" w14:textId="77777777" w:rsidR="00FA5ADB" w:rsidRPr="00B20246" w:rsidRDefault="00FA5ADB" w:rsidP="008B27A8">
            <w:pPr>
              <w:jc w:val="center"/>
              <w:rPr>
                <w:rFonts w:ascii="微软雅黑" w:eastAsia="微软雅黑" w:hAnsi="微软雅黑"/>
                <w:b/>
                <w:szCs w:val="21"/>
              </w:rPr>
            </w:pPr>
            <w:r w:rsidRPr="00B20246">
              <w:rPr>
                <w:rFonts w:ascii="微软雅黑" w:eastAsia="微软雅黑" w:hAnsi="微软雅黑" w:hint="eastAsia"/>
                <w:b/>
                <w:szCs w:val="21"/>
              </w:rPr>
              <w:t>备注</w:t>
            </w:r>
          </w:p>
        </w:tc>
      </w:tr>
      <w:tr w:rsidR="00FA5ADB" w:rsidRPr="00B20246" w14:paraId="780A6A82" w14:textId="77777777" w:rsidTr="008B27A8">
        <w:tc>
          <w:tcPr>
            <w:tcW w:w="1526" w:type="dxa"/>
            <w:vAlign w:val="center"/>
          </w:tcPr>
          <w:p w14:paraId="68E9E4C2" w14:textId="77777777" w:rsidR="00FA5ADB" w:rsidRPr="00B20246" w:rsidRDefault="00FA5ADB" w:rsidP="008B27A8">
            <w:pPr>
              <w:jc w:val="center"/>
              <w:rPr>
                <w:rFonts w:ascii="微软雅黑" w:eastAsia="微软雅黑" w:hAnsi="微软雅黑"/>
                <w:sz w:val="18"/>
                <w:szCs w:val="21"/>
              </w:rPr>
            </w:pPr>
            <w:r w:rsidRPr="00B20246">
              <w:rPr>
                <w:rFonts w:ascii="微软雅黑" w:eastAsia="微软雅黑" w:hAnsi="微软雅黑"/>
                <w:sz w:val="18"/>
                <w:szCs w:val="21"/>
              </w:rPr>
              <w:t>2018.</w:t>
            </w:r>
            <w:r>
              <w:rPr>
                <w:rFonts w:ascii="微软雅黑" w:eastAsia="微软雅黑" w:hAnsi="微软雅黑" w:hint="eastAsia"/>
                <w:sz w:val="18"/>
                <w:szCs w:val="21"/>
              </w:rPr>
              <w:t>11</w:t>
            </w:r>
            <w:r w:rsidRPr="00B20246">
              <w:rPr>
                <w:rFonts w:ascii="微软雅黑" w:eastAsia="微软雅黑" w:hAnsi="微软雅黑" w:hint="eastAsia"/>
                <w:sz w:val="18"/>
                <w:szCs w:val="21"/>
              </w:rPr>
              <w:t>.</w:t>
            </w:r>
            <w:r>
              <w:rPr>
                <w:rFonts w:ascii="微软雅黑" w:eastAsia="微软雅黑" w:hAnsi="微软雅黑"/>
                <w:sz w:val="18"/>
                <w:szCs w:val="21"/>
              </w:rPr>
              <w:t>13</w:t>
            </w:r>
          </w:p>
        </w:tc>
        <w:tc>
          <w:tcPr>
            <w:tcW w:w="1134" w:type="dxa"/>
            <w:vAlign w:val="center"/>
          </w:tcPr>
          <w:p w14:paraId="6FF9C329"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V2</w:t>
            </w:r>
            <w:r w:rsidRPr="00B20246">
              <w:rPr>
                <w:rFonts w:ascii="微软雅黑" w:eastAsia="微软雅黑" w:hAnsi="微软雅黑" w:hint="eastAsia"/>
                <w:sz w:val="18"/>
                <w:szCs w:val="21"/>
              </w:rPr>
              <w:t>.0</w:t>
            </w:r>
          </w:p>
        </w:tc>
        <w:tc>
          <w:tcPr>
            <w:tcW w:w="3572" w:type="dxa"/>
            <w:vAlign w:val="center"/>
          </w:tcPr>
          <w:p w14:paraId="5BC0F02F" w14:textId="77777777" w:rsidR="00FA5ADB" w:rsidRDefault="00FA5ADB" w:rsidP="008B27A8">
            <w:pPr>
              <w:jc w:val="left"/>
              <w:rPr>
                <w:rFonts w:ascii="微软雅黑" w:eastAsia="微软雅黑" w:hAnsi="微软雅黑"/>
                <w:sz w:val="18"/>
                <w:szCs w:val="21"/>
              </w:rPr>
            </w:pPr>
            <w:r>
              <w:rPr>
                <w:rFonts w:ascii="微软雅黑" w:eastAsia="微软雅黑" w:hAnsi="微软雅黑" w:hint="eastAsia"/>
                <w:sz w:val="18"/>
                <w:szCs w:val="21"/>
              </w:rPr>
              <w:t>第二期</w:t>
            </w:r>
            <w:r w:rsidRPr="00B20246">
              <w:rPr>
                <w:rFonts w:ascii="微软雅黑" w:eastAsia="微软雅黑" w:hAnsi="微软雅黑" w:hint="eastAsia"/>
                <w:sz w:val="18"/>
                <w:szCs w:val="21"/>
              </w:rPr>
              <w:t>需求初稿</w:t>
            </w:r>
          </w:p>
          <w:p w14:paraId="13CB1152" w14:textId="77777777" w:rsidR="00FA5ADB" w:rsidRPr="00B20246" w:rsidRDefault="00FA5ADB" w:rsidP="008B27A8">
            <w:pPr>
              <w:jc w:val="left"/>
              <w:rPr>
                <w:rFonts w:ascii="微软雅黑" w:eastAsia="微软雅黑" w:hAnsi="微软雅黑"/>
                <w:sz w:val="18"/>
                <w:szCs w:val="21"/>
              </w:rPr>
            </w:pPr>
            <w:r>
              <w:rPr>
                <w:rFonts w:ascii="微软雅黑" w:eastAsia="微软雅黑" w:hAnsi="微软雅黑" w:hint="eastAsia"/>
                <w:sz w:val="18"/>
                <w:szCs w:val="21"/>
              </w:rPr>
              <w:t>首页</w:t>
            </w:r>
            <w:r>
              <w:rPr>
                <w:rFonts w:ascii="微软雅黑" w:eastAsia="微软雅黑" w:hAnsi="微软雅黑"/>
                <w:sz w:val="18"/>
                <w:szCs w:val="21"/>
              </w:rPr>
              <w:t>、出借页</w:t>
            </w:r>
            <w:r>
              <w:rPr>
                <w:rFonts w:ascii="微软雅黑" w:eastAsia="微软雅黑" w:hAnsi="微软雅黑" w:hint="eastAsia"/>
                <w:sz w:val="18"/>
                <w:szCs w:val="21"/>
              </w:rPr>
              <w:t>、</w:t>
            </w:r>
            <w:r>
              <w:rPr>
                <w:rFonts w:ascii="微软雅黑" w:eastAsia="微软雅黑" w:hAnsi="微软雅黑"/>
                <w:sz w:val="18"/>
                <w:szCs w:val="21"/>
              </w:rPr>
              <w:t>账户页</w:t>
            </w:r>
            <w:r>
              <w:rPr>
                <w:rFonts w:ascii="微软雅黑" w:eastAsia="微软雅黑" w:hAnsi="微软雅黑" w:hint="eastAsia"/>
                <w:sz w:val="18"/>
                <w:szCs w:val="21"/>
              </w:rPr>
              <w:t>和</w:t>
            </w:r>
            <w:r>
              <w:rPr>
                <w:rFonts w:ascii="微软雅黑" w:eastAsia="微软雅黑" w:hAnsi="微软雅黑"/>
                <w:sz w:val="18"/>
                <w:szCs w:val="21"/>
              </w:rPr>
              <w:t>登录</w:t>
            </w:r>
            <w:r>
              <w:rPr>
                <w:rFonts w:ascii="微软雅黑" w:eastAsia="微软雅黑" w:hAnsi="微软雅黑" w:hint="eastAsia"/>
                <w:sz w:val="18"/>
                <w:szCs w:val="21"/>
              </w:rPr>
              <w:t>/注册</w:t>
            </w:r>
            <w:r>
              <w:rPr>
                <w:rFonts w:ascii="微软雅黑" w:eastAsia="微软雅黑" w:hAnsi="微软雅黑"/>
                <w:sz w:val="18"/>
                <w:szCs w:val="21"/>
              </w:rPr>
              <w:t>需求及交互说明</w:t>
            </w:r>
          </w:p>
        </w:tc>
        <w:tc>
          <w:tcPr>
            <w:tcW w:w="1026" w:type="dxa"/>
            <w:vAlign w:val="center"/>
          </w:tcPr>
          <w:p w14:paraId="70642CE2"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4E1ADFD9" w14:textId="77777777" w:rsidR="00FA5ADB" w:rsidRPr="00B20246" w:rsidRDefault="00FA5ADB" w:rsidP="008B27A8">
            <w:pPr>
              <w:jc w:val="center"/>
              <w:rPr>
                <w:rFonts w:ascii="微软雅黑" w:eastAsia="微软雅黑" w:hAnsi="微软雅黑"/>
                <w:sz w:val="18"/>
                <w:szCs w:val="21"/>
              </w:rPr>
            </w:pPr>
          </w:p>
        </w:tc>
      </w:tr>
      <w:tr w:rsidR="00FA5ADB" w:rsidRPr="00B20246" w14:paraId="5E1EE444" w14:textId="77777777" w:rsidTr="008B27A8">
        <w:tc>
          <w:tcPr>
            <w:tcW w:w="1526" w:type="dxa"/>
            <w:vAlign w:val="center"/>
          </w:tcPr>
          <w:p w14:paraId="42A505E5"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2018.11.30</w:t>
            </w:r>
          </w:p>
        </w:tc>
        <w:tc>
          <w:tcPr>
            <w:tcW w:w="1134" w:type="dxa"/>
            <w:vAlign w:val="center"/>
          </w:tcPr>
          <w:p w14:paraId="4FE00805" w14:textId="77777777" w:rsidR="00FA5ADB" w:rsidRPr="00B20246" w:rsidRDefault="00FA5ADB" w:rsidP="008B27A8">
            <w:pPr>
              <w:ind w:firstLineChars="150" w:firstLine="291"/>
              <w:rPr>
                <w:rFonts w:ascii="微软雅黑" w:eastAsia="微软雅黑" w:hAnsi="微软雅黑"/>
                <w:sz w:val="18"/>
                <w:szCs w:val="21"/>
              </w:rPr>
            </w:pPr>
            <w:r>
              <w:rPr>
                <w:rFonts w:ascii="微软雅黑" w:eastAsia="微软雅黑" w:hAnsi="微软雅黑" w:hint="eastAsia"/>
                <w:sz w:val="18"/>
                <w:szCs w:val="21"/>
              </w:rPr>
              <w:t>V2.1</w:t>
            </w:r>
          </w:p>
        </w:tc>
        <w:tc>
          <w:tcPr>
            <w:tcW w:w="3572" w:type="dxa"/>
            <w:vAlign w:val="center"/>
          </w:tcPr>
          <w:p w14:paraId="60A07BE2" w14:textId="77777777" w:rsidR="00FA5ADB" w:rsidRPr="00AF373F" w:rsidRDefault="00FA5ADB" w:rsidP="008B27A8">
            <w:pPr>
              <w:jc w:val="left"/>
              <w:rPr>
                <w:rFonts w:ascii="微软雅黑" w:eastAsia="微软雅黑" w:hAnsi="微软雅黑"/>
                <w:sz w:val="18"/>
                <w:szCs w:val="21"/>
              </w:rPr>
            </w:pPr>
            <w:r>
              <w:rPr>
                <w:rFonts w:ascii="微软雅黑" w:eastAsia="微软雅黑" w:hAnsi="微软雅黑" w:hint="eastAsia"/>
                <w:sz w:val="18"/>
                <w:szCs w:val="21"/>
              </w:rPr>
              <w:t>优化</w:t>
            </w:r>
            <w:r>
              <w:rPr>
                <w:rFonts w:ascii="微软雅黑" w:eastAsia="微软雅黑" w:hAnsi="微软雅黑"/>
                <w:sz w:val="18"/>
                <w:szCs w:val="21"/>
              </w:rPr>
              <w:t>文档细节</w:t>
            </w:r>
          </w:p>
        </w:tc>
        <w:tc>
          <w:tcPr>
            <w:tcW w:w="1026" w:type="dxa"/>
            <w:vAlign w:val="center"/>
          </w:tcPr>
          <w:p w14:paraId="07BD85AA" w14:textId="77777777" w:rsidR="00FA5ADB" w:rsidRPr="00B20246" w:rsidRDefault="00FA5ADB"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0CBD8834" w14:textId="77777777" w:rsidR="00FA5ADB" w:rsidRPr="00B20246" w:rsidRDefault="00FA5ADB" w:rsidP="008B27A8">
            <w:pPr>
              <w:jc w:val="center"/>
              <w:rPr>
                <w:rFonts w:ascii="微软雅黑" w:eastAsia="微软雅黑" w:hAnsi="微软雅黑"/>
                <w:sz w:val="18"/>
                <w:szCs w:val="21"/>
              </w:rPr>
            </w:pPr>
          </w:p>
        </w:tc>
      </w:tr>
      <w:tr w:rsidR="00FA5ADB" w:rsidRPr="00B20246" w14:paraId="1894E341" w14:textId="77777777" w:rsidTr="008B27A8">
        <w:tc>
          <w:tcPr>
            <w:tcW w:w="1526" w:type="dxa"/>
            <w:vAlign w:val="center"/>
          </w:tcPr>
          <w:p w14:paraId="6227F971"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2018.12.6</w:t>
            </w:r>
          </w:p>
        </w:tc>
        <w:tc>
          <w:tcPr>
            <w:tcW w:w="1134" w:type="dxa"/>
            <w:vAlign w:val="center"/>
          </w:tcPr>
          <w:p w14:paraId="32993DBE"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V2.2</w:t>
            </w:r>
          </w:p>
        </w:tc>
        <w:tc>
          <w:tcPr>
            <w:tcW w:w="3572" w:type="dxa"/>
            <w:vAlign w:val="center"/>
          </w:tcPr>
          <w:p w14:paraId="3BE265C2" w14:textId="77777777" w:rsidR="00FA5ADB" w:rsidRPr="00B20246" w:rsidRDefault="00FA5ADB" w:rsidP="008B27A8">
            <w:pPr>
              <w:jc w:val="left"/>
              <w:rPr>
                <w:rFonts w:ascii="微软雅黑" w:eastAsia="微软雅黑" w:hAnsi="微软雅黑"/>
                <w:sz w:val="18"/>
                <w:szCs w:val="21"/>
              </w:rPr>
            </w:pPr>
            <w:r>
              <w:rPr>
                <w:rFonts w:ascii="微软雅黑" w:eastAsia="微软雅黑" w:hAnsi="微软雅黑" w:hint="eastAsia"/>
                <w:sz w:val="18"/>
                <w:szCs w:val="21"/>
              </w:rPr>
              <w:t>修改</w:t>
            </w:r>
            <w:r>
              <w:rPr>
                <w:rFonts w:ascii="微软雅黑" w:eastAsia="微软雅黑" w:hAnsi="微软雅黑"/>
                <w:sz w:val="18"/>
                <w:szCs w:val="21"/>
              </w:rPr>
              <w:t>文档中部分文</w:t>
            </w:r>
            <w:r>
              <w:rPr>
                <w:rFonts w:ascii="微软雅黑" w:eastAsia="微软雅黑" w:hAnsi="微软雅黑" w:hint="eastAsia"/>
                <w:sz w:val="18"/>
                <w:szCs w:val="21"/>
              </w:rPr>
              <w:t>案</w:t>
            </w:r>
            <w:r>
              <w:rPr>
                <w:rFonts w:ascii="微软雅黑" w:eastAsia="微软雅黑" w:hAnsi="微软雅黑"/>
                <w:sz w:val="18"/>
                <w:szCs w:val="21"/>
              </w:rPr>
              <w:t>。</w:t>
            </w:r>
          </w:p>
        </w:tc>
        <w:tc>
          <w:tcPr>
            <w:tcW w:w="1026" w:type="dxa"/>
            <w:vAlign w:val="center"/>
          </w:tcPr>
          <w:p w14:paraId="7766A51B" w14:textId="77777777" w:rsidR="00FA5ADB" w:rsidRPr="00B20246" w:rsidRDefault="00FA5ADB"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37D8F0A6"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文中</w:t>
            </w:r>
            <w:r>
              <w:rPr>
                <w:rFonts w:ascii="微软雅黑" w:eastAsia="微软雅黑" w:hAnsi="微软雅黑"/>
                <w:sz w:val="18"/>
                <w:szCs w:val="21"/>
              </w:rPr>
              <w:t>标</w:t>
            </w:r>
            <w:r w:rsidRPr="00186B58">
              <w:rPr>
                <w:rFonts w:ascii="微软雅黑" w:eastAsia="微软雅黑" w:hAnsi="微软雅黑" w:hint="eastAsia"/>
                <w:color w:val="943634" w:themeColor="accent2" w:themeShade="BF"/>
                <w:sz w:val="18"/>
                <w:szCs w:val="21"/>
              </w:rPr>
              <w:t>红</w:t>
            </w:r>
            <w:r w:rsidRPr="00186B58">
              <w:rPr>
                <w:rFonts w:ascii="微软雅黑" w:eastAsia="微软雅黑" w:hAnsi="微软雅黑" w:hint="eastAsia"/>
                <w:color w:val="000000" w:themeColor="text1"/>
                <w:sz w:val="18"/>
                <w:szCs w:val="21"/>
              </w:rPr>
              <w:t>处</w:t>
            </w:r>
            <w:r w:rsidRPr="00186B58">
              <w:rPr>
                <w:rFonts w:ascii="微软雅黑" w:eastAsia="微软雅黑" w:hAnsi="微软雅黑"/>
                <w:color w:val="000000" w:themeColor="text1"/>
                <w:sz w:val="18"/>
                <w:szCs w:val="21"/>
              </w:rPr>
              <w:t>为</w:t>
            </w:r>
            <w:r>
              <w:rPr>
                <w:rFonts w:ascii="微软雅黑" w:eastAsia="微软雅黑" w:hAnsi="微软雅黑" w:hint="eastAsia"/>
                <w:color w:val="000000" w:themeColor="text1"/>
                <w:sz w:val="18"/>
                <w:szCs w:val="21"/>
              </w:rPr>
              <w:t>文案</w:t>
            </w:r>
            <w:r>
              <w:rPr>
                <w:rFonts w:ascii="微软雅黑" w:eastAsia="微软雅黑" w:hAnsi="微软雅黑"/>
                <w:color w:val="000000" w:themeColor="text1"/>
                <w:sz w:val="18"/>
                <w:szCs w:val="21"/>
              </w:rPr>
              <w:t>尚未确定的地方，在</w:t>
            </w:r>
            <w:r>
              <w:rPr>
                <w:rFonts w:ascii="微软雅黑" w:eastAsia="微软雅黑" w:hAnsi="微软雅黑" w:hint="eastAsia"/>
                <w:color w:val="000000" w:themeColor="text1"/>
                <w:sz w:val="18"/>
                <w:szCs w:val="21"/>
              </w:rPr>
              <w:t>下</w:t>
            </w:r>
            <w:r>
              <w:rPr>
                <w:rFonts w:ascii="微软雅黑" w:eastAsia="微软雅黑" w:hAnsi="微软雅黑"/>
                <w:color w:val="000000" w:themeColor="text1"/>
                <w:sz w:val="18"/>
                <w:szCs w:val="21"/>
              </w:rPr>
              <w:t>期</w:t>
            </w:r>
            <w:r>
              <w:rPr>
                <w:rFonts w:ascii="微软雅黑" w:eastAsia="微软雅黑" w:hAnsi="微软雅黑" w:hint="eastAsia"/>
                <w:color w:val="000000" w:themeColor="text1"/>
                <w:sz w:val="18"/>
                <w:szCs w:val="21"/>
              </w:rPr>
              <w:t>文档</w:t>
            </w:r>
            <w:r>
              <w:rPr>
                <w:rFonts w:ascii="微软雅黑" w:eastAsia="微软雅黑" w:hAnsi="微软雅黑"/>
                <w:color w:val="000000" w:themeColor="text1"/>
                <w:sz w:val="18"/>
                <w:szCs w:val="21"/>
              </w:rPr>
              <w:t>补充</w:t>
            </w:r>
          </w:p>
        </w:tc>
      </w:tr>
      <w:tr w:rsidR="00FA5ADB" w:rsidRPr="00B20246" w14:paraId="765FE7A5" w14:textId="77777777" w:rsidTr="008B27A8">
        <w:tc>
          <w:tcPr>
            <w:tcW w:w="1526" w:type="dxa"/>
            <w:vAlign w:val="center"/>
          </w:tcPr>
          <w:p w14:paraId="22DEEB03"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2018.12.7</w:t>
            </w:r>
          </w:p>
        </w:tc>
        <w:tc>
          <w:tcPr>
            <w:tcW w:w="1134" w:type="dxa"/>
            <w:vAlign w:val="center"/>
          </w:tcPr>
          <w:p w14:paraId="5CEAA6FB"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V2.3</w:t>
            </w:r>
          </w:p>
        </w:tc>
        <w:tc>
          <w:tcPr>
            <w:tcW w:w="3572" w:type="dxa"/>
            <w:vAlign w:val="center"/>
          </w:tcPr>
          <w:p w14:paraId="3114E3AB" w14:textId="77777777" w:rsidR="00FA5ADB" w:rsidRPr="00B20246" w:rsidRDefault="00FA5ADB" w:rsidP="008B27A8">
            <w:pPr>
              <w:jc w:val="left"/>
              <w:rPr>
                <w:rFonts w:ascii="微软雅黑" w:eastAsia="微软雅黑" w:hAnsi="微软雅黑"/>
                <w:sz w:val="18"/>
                <w:szCs w:val="21"/>
              </w:rPr>
            </w:pPr>
            <w:r>
              <w:rPr>
                <w:rFonts w:ascii="微软雅黑" w:eastAsia="微软雅黑" w:hAnsi="微软雅黑" w:hint="eastAsia"/>
                <w:sz w:val="18"/>
                <w:szCs w:val="21"/>
              </w:rPr>
              <w:t>修改</w:t>
            </w:r>
            <w:r>
              <w:rPr>
                <w:rFonts w:ascii="微软雅黑" w:eastAsia="微软雅黑" w:hAnsi="微软雅黑"/>
                <w:sz w:val="18"/>
                <w:szCs w:val="21"/>
              </w:rPr>
              <w:t>了项目详情页中部分名词</w:t>
            </w:r>
          </w:p>
        </w:tc>
        <w:tc>
          <w:tcPr>
            <w:tcW w:w="1026" w:type="dxa"/>
            <w:vAlign w:val="center"/>
          </w:tcPr>
          <w:p w14:paraId="096EF3F6" w14:textId="77777777" w:rsidR="00FA5ADB" w:rsidRPr="00B20246" w:rsidRDefault="00FA5ADB"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0091D9DF" w14:textId="77777777" w:rsidR="00FA5ADB" w:rsidRPr="00B20246" w:rsidRDefault="00FA5ADB" w:rsidP="008B27A8">
            <w:pPr>
              <w:jc w:val="center"/>
              <w:rPr>
                <w:rFonts w:ascii="微软雅黑" w:eastAsia="微软雅黑" w:hAnsi="微软雅黑"/>
                <w:sz w:val="18"/>
                <w:szCs w:val="21"/>
              </w:rPr>
            </w:pPr>
          </w:p>
        </w:tc>
      </w:tr>
      <w:tr w:rsidR="00FA5ADB" w:rsidRPr="00B20246" w14:paraId="52EB55DF" w14:textId="77777777" w:rsidTr="008B27A8">
        <w:tc>
          <w:tcPr>
            <w:tcW w:w="1526" w:type="dxa"/>
            <w:vAlign w:val="center"/>
          </w:tcPr>
          <w:p w14:paraId="5846A884" w14:textId="77777777" w:rsidR="00FA5ADB"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2018.1</w:t>
            </w:r>
            <w:r>
              <w:rPr>
                <w:rFonts w:ascii="微软雅黑" w:eastAsia="微软雅黑" w:hAnsi="微软雅黑"/>
                <w:sz w:val="18"/>
                <w:szCs w:val="21"/>
              </w:rPr>
              <w:t>2.7</w:t>
            </w:r>
          </w:p>
        </w:tc>
        <w:tc>
          <w:tcPr>
            <w:tcW w:w="1134" w:type="dxa"/>
            <w:vAlign w:val="center"/>
          </w:tcPr>
          <w:p w14:paraId="29BBB3D6" w14:textId="77777777" w:rsidR="00FA5ADB"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V2.4</w:t>
            </w:r>
          </w:p>
        </w:tc>
        <w:tc>
          <w:tcPr>
            <w:tcW w:w="3572" w:type="dxa"/>
            <w:vAlign w:val="center"/>
          </w:tcPr>
          <w:p w14:paraId="20EED117" w14:textId="77777777" w:rsidR="00FA5ADB" w:rsidRDefault="00FA5ADB" w:rsidP="008B27A8">
            <w:pPr>
              <w:jc w:val="left"/>
              <w:rPr>
                <w:rFonts w:ascii="微软雅黑" w:eastAsia="微软雅黑" w:hAnsi="微软雅黑"/>
                <w:sz w:val="18"/>
                <w:szCs w:val="21"/>
              </w:rPr>
            </w:pPr>
            <w:r>
              <w:rPr>
                <w:rFonts w:ascii="微软雅黑" w:eastAsia="微软雅黑" w:hAnsi="微软雅黑" w:hint="eastAsia"/>
                <w:sz w:val="18"/>
                <w:szCs w:val="21"/>
              </w:rPr>
              <w:t>补充</w:t>
            </w:r>
            <w:r>
              <w:rPr>
                <w:rFonts w:ascii="微软雅黑" w:eastAsia="微软雅黑" w:hAnsi="微软雅黑"/>
                <w:sz w:val="18"/>
                <w:szCs w:val="21"/>
              </w:rPr>
              <w:t>合并红包情况</w:t>
            </w:r>
            <w:r>
              <w:rPr>
                <w:rFonts w:ascii="微软雅黑" w:eastAsia="微软雅黑" w:hAnsi="微软雅黑" w:hint="eastAsia"/>
                <w:sz w:val="18"/>
                <w:szCs w:val="21"/>
              </w:rPr>
              <w:t>；</w:t>
            </w:r>
            <w:r>
              <w:rPr>
                <w:rFonts w:ascii="微软雅黑" w:eastAsia="微软雅黑" w:hAnsi="微软雅黑"/>
                <w:sz w:val="18"/>
                <w:szCs w:val="21"/>
              </w:rPr>
              <w:t>补充</w:t>
            </w:r>
            <w:proofErr w:type="gramStart"/>
            <w:r>
              <w:rPr>
                <w:rFonts w:ascii="微软雅黑" w:eastAsia="微软雅黑" w:hAnsi="微软雅黑"/>
                <w:sz w:val="18"/>
                <w:szCs w:val="21"/>
              </w:rPr>
              <w:t>充值失败</w:t>
            </w:r>
            <w:proofErr w:type="gramEnd"/>
            <w:r>
              <w:rPr>
                <w:rFonts w:ascii="微软雅黑" w:eastAsia="微软雅黑" w:hAnsi="微软雅黑"/>
                <w:sz w:val="18"/>
                <w:szCs w:val="21"/>
              </w:rPr>
              <w:t>反馈页面规则</w:t>
            </w:r>
          </w:p>
        </w:tc>
        <w:tc>
          <w:tcPr>
            <w:tcW w:w="1026" w:type="dxa"/>
            <w:vAlign w:val="center"/>
          </w:tcPr>
          <w:p w14:paraId="04D8299D" w14:textId="77777777" w:rsidR="00FA5ADB" w:rsidRDefault="00FA5ADB"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73C11FBC" w14:textId="77777777" w:rsidR="00FA5ADB" w:rsidRPr="00B20246" w:rsidRDefault="00FA5ADB" w:rsidP="008B27A8">
            <w:pPr>
              <w:jc w:val="center"/>
              <w:rPr>
                <w:rFonts w:ascii="微软雅黑" w:eastAsia="微软雅黑" w:hAnsi="微软雅黑"/>
                <w:sz w:val="18"/>
                <w:szCs w:val="21"/>
              </w:rPr>
            </w:pPr>
          </w:p>
        </w:tc>
      </w:tr>
      <w:tr w:rsidR="00FA5ADB" w:rsidRPr="00B20246" w14:paraId="579679D4" w14:textId="77777777" w:rsidTr="008B27A8">
        <w:tc>
          <w:tcPr>
            <w:tcW w:w="1526" w:type="dxa"/>
            <w:vAlign w:val="center"/>
          </w:tcPr>
          <w:p w14:paraId="294A3F7A" w14:textId="77777777" w:rsidR="00FA5ADB"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lastRenderedPageBreak/>
              <w:t>2018.12.10</w:t>
            </w:r>
          </w:p>
        </w:tc>
        <w:tc>
          <w:tcPr>
            <w:tcW w:w="1134" w:type="dxa"/>
            <w:vAlign w:val="center"/>
          </w:tcPr>
          <w:p w14:paraId="207201A4" w14:textId="77777777" w:rsidR="00FA5ADB"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V2.5</w:t>
            </w:r>
          </w:p>
        </w:tc>
        <w:tc>
          <w:tcPr>
            <w:tcW w:w="3572" w:type="dxa"/>
            <w:vAlign w:val="center"/>
          </w:tcPr>
          <w:p w14:paraId="24C18E62" w14:textId="77777777" w:rsidR="00FA5ADB" w:rsidRDefault="00F879D9" w:rsidP="008B27A8">
            <w:pPr>
              <w:jc w:val="left"/>
              <w:rPr>
                <w:rFonts w:ascii="微软雅黑" w:eastAsia="微软雅黑" w:hAnsi="微软雅黑"/>
                <w:sz w:val="18"/>
                <w:szCs w:val="21"/>
              </w:rPr>
            </w:pPr>
            <w:r>
              <w:rPr>
                <w:rFonts w:ascii="微软雅黑" w:eastAsia="微软雅黑" w:hAnsi="微软雅黑" w:hint="eastAsia"/>
                <w:sz w:val="18"/>
                <w:szCs w:val="21"/>
              </w:rPr>
              <w:t>1.补充</w:t>
            </w:r>
            <w:r>
              <w:rPr>
                <w:rFonts w:ascii="微软雅黑" w:eastAsia="微软雅黑" w:hAnsi="微软雅黑"/>
                <w:sz w:val="18"/>
                <w:szCs w:val="21"/>
              </w:rPr>
              <w:t>开通存管</w:t>
            </w:r>
            <w:r>
              <w:rPr>
                <w:rFonts w:ascii="微软雅黑" w:eastAsia="微软雅黑" w:hAnsi="微软雅黑" w:hint="eastAsia"/>
                <w:sz w:val="18"/>
                <w:szCs w:val="21"/>
              </w:rPr>
              <w:t>清除键</w:t>
            </w:r>
            <w:r>
              <w:rPr>
                <w:rFonts w:ascii="微软雅黑" w:eastAsia="微软雅黑" w:hAnsi="微软雅黑"/>
                <w:sz w:val="18"/>
                <w:szCs w:val="21"/>
              </w:rPr>
              <w:t>交互；</w:t>
            </w:r>
          </w:p>
          <w:p w14:paraId="2D8D7287" w14:textId="77777777" w:rsidR="00F879D9" w:rsidRDefault="00F879D9" w:rsidP="008B27A8">
            <w:pPr>
              <w:jc w:val="left"/>
              <w:rPr>
                <w:rFonts w:ascii="微软雅黑" w:eastAsia="微软雅黑" w:hAnsi="微软雅黑"/>
                <w:sz w:val="18"/>
                <w:szCs w:val="21"/>
              </w:rPr>
            </w:pPr>
            <w:r>
              <w:rPr>
                <w:rFonts w:ascii="微软雅黑" w:eastAsia="微软雅黑" w:hAnsi="微软雅黑"/>
                <w:sz w:val="18"/>
                <w:szCs w:val="21"/>
              </w:rPr>
              <w:t>2.</w:t>
            </w:r>
            <w:r>
              <w:rPr>
                <w:rFonts w:ascii="微软雅黑" w:eastAsia="微软雅黑" w:hAnsi="微软雅黑" w:hint="eastAsia"/>
                <w:sz w:val="18"/>
                <w:szCs w:val="21"/>
              </w:rPr>
              <w:t>补充</w:t>
            </w:r>
            <w:r>
              <w:rPr>
                <w:rFonts w:ascii="微软雅黑" w:eastAsia="微软雅黑" w:hAnsi="微软雅黑"/>
                <w:sz w:val="18"/>
                <w:szCs w:val="21"/>
              </w:rPr>
              <w:t>提现</w:t>
            </w:r>
            <w:r>
              <w:rPr>
                <w:rFonts w:ascii="微软雅黑" w:eastAsia="微软雅黑" w:hAnsi="微软雅黑" w:hint="eastAsia"/>
                <w:sz w:val="18"/>
                <w:szCs w:val="21"/>
              </w:rPr>
              <w:t>提示页面</w:t>
            </w:r>
            <w:r>
              <w:rPr>
                <w:rFonts w:ascii="微软雅黑" w:eastAsia="微软雅黑" w:hAnsi="微软雅黑"/>
                <w:sz w:val="18"/>
                <w:szCs w:val="21"/>
              </w:rPr>
              <w:t>。</w:t>
            </w:r>
          </w:p>
          <w:p w14:paraId="12087AFC" w14:textId="77777777" w:rsidR="00224A3A" w:rsidRDefault="00224A3A" w:rsidP="008B27A8">
            <w:pPr>
              <w:jc w:val="left"/>
              <w:rPr>
                <w:rFonts w:ascii="微软雅黑" w:eastAsia="微软雅黑" w:hAnsi="微软雅黑"/>
                <w:sz w:val="18"/>
                <w:szCs w:val="21"/>
              </w:rPr>
            </w:pPr>
            <w:r>
              <w:rPr>
                <w:rFonts w:ascii="微软雅黑" w:eastAsia="微软雅黑" w:hAnsi="微软雅黑" w:hint="eastAsia"/>
                <w:sz w:val="18"/>
                <w:szCs w:val="21"/>
              </w:rPr>
              <w:t>3.出借</w:t>
            </w:r>
            <w:r>
              <w:rPr>
                <w:rFonts w:ascii="微软雅黑" w:eastAsia="微软雅黑" w:hAnsi="微软雅黑"/>
                <w:sz w:val="18"/>
                <w:szCs w:val="21"/>
              </w:rPr>
              <w:t>失败反馈提示页面优化。</w:t>
            </w:r>
          </w:p>
          <w:p w14:paraId="50B5ADA5" w14:textId="14707759" w:rsidR="00863029" w:rsidRPr="00F879D9" w:rsidRDefault="00863029" w:rsidP="008B27A8">
            <w:pPr>
              <w:jc w:val="left"/>
              <w:rPr>
                <w:rFonts w:ascii="微软雅黑" w:eastAsia="微软雅黑" w:hAnsi="微软雅黑"/>
                <w:sz w:val="18"/>
                <w:szCs w:val="21"/>
              </w:rPr>
            </w:pPr>
            <w:r>
              <w:rPr>
                <w:rFonts w:ascii="微软雅黑" w:eastAsia="微软雅黑" w:hAnsi="微软雅黑" w:hint="eastAsia"/>
                <w:sz w:val="18"/>
                <w:szCs w:val="21"/>
              </w:rPr>
              <w:t>4.补充优惠券</w:t>
            </w:r>
            <w:r>
              <w:rPr>
                <w:rFonts w:ascii="微软雅黑" w:eastAsia="微软雅黑" w:hAnsi="微软雅黑"/>
                <w:sz w:val="18"/>
                <w:szCs w:val="21"/>
              </w:rPr>
              <w:t>展示</w:t>
            </w:r>
            <w:r>
              <w:rPr>
                <w:rFonts w:ascii="微软雅黑" w:eastAsia="微软雅黑" w:hAnsi="微软雅黑" w:hint="eastAsia"/>
                <w:sz w:val="18"/>
                <w:szCs w:val="21"/>
              </w:rPr>
              <w:t>单位</w:t>
            </w:r>
            <w:r>
              <w:rPr>
                <w:rFonts w:ascii="微软雅黑" w:eastAsia="微软雅黑" w:hAnsi="微软雅黑"/>
                <w:sz w:val="18"/>
                <w:szCs w:val="21"/>
              </w:rPr>
              <w:t>说明</w:t>
            </w:r>
          </w:p>
        </w:tc>
        <w:tc>
          <w:tcPr>
            <w:tcW w:w="1026" w:type="dxa"/>
            <w:vAlign w:val="center"/>
          </w:tcPr>
          <w:p w14:paraId="64D36E34" w14:textId="77777777" w:rsidR="00FA5ADB" w:rsidRDefault="00FA5ADB"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1E37A3E0" w14:textId="77777777" w:rsidR="00FA5ADB" w:rsidRPr="00B20246" w:rsidRDefault="00FA5ADB" w:rsidP="008B27A8">
            <w:pPr>
              <w:jc w:val="center"/>
              <w:rPr>
                <w:rFonts w:ascii="微软雅黑" w:eastAsia="微软雅黑" w:hAnsi="微软雅黑"/>
                <w:sz w:val="18"/>
                <w:szCs w:val="21"/>
              </w:rPr>
            </w:pPr>
            <w:r>
              <w:rPr>
                <w:rFonts w:ascii="微软雅黑" w:eastAsia="微软雅黑" w:hAnsi="微软雅黑" w:hint="eastAsia"/>
                <w:sz w:val="18"/>
                <w:szCs w:val="21"/>
              </w:rPr>
              <w:t>根据</w:t>
            </w:r>
            <w:r>
              <w:rPr>
                <w:rFonts w:ascii="微软雅黑" w:eastAsia="微软雅黑" w:hAnsi="微软雅黑"/>
                <w:sz w:val="18"/>
                <w:szCs w:val="21"/>
              </w:rPr>
              <w:t>开发实际情况</w:t>
            </w:r>
            <w:proofErr w:type="gramStart"/>
            <w:r>
              <w:rPr>
                <w:rFonts w:ascii="微软雅黑" w:eastAsia="微软雅黑" w:hAnsi="微软雅黑"/>
                <w:sz w:val="18"/>
                <w:szCs w:val="21"/>
              </w:rPr>
              <w:t>作出</w:t>
            </w:r>
            <w:proofErr w:type="gramEnd"/>
            <w:r>
              <w:rPr>
                <w:rFonts w:ascii="微软雅黑" w:eastAsia="微软雅黑" w:hAnsi="微软雅黑"/>
                <w:sz w:val="18"/>
                <w:szCs w:val="21"/>
              </w:rPr>
              <w:t>修改</w:t>
            </w:r>
          </w:p>
        </w:tc>
      </w:tr>
      <w:tr w:rsidR="008B27A8" w:rsidRPr="00B20246" w14:paraId="0D9C3E1D" w14:textId="77777777" w:rsidTr="008B27A8">
        <w:tc>
          <w:tcPr>
            <w:tcW w:w="1526" w:type="dxa"/>
            <w:vAlign w:val="center"/>
          </w:tcPr>
          <w:p w14:paraId="5BC1DDBB" w14:textId="3E079C80" w:rsidR="008B27A8" w:rsidRDefault="008B27A8" w:rsidP="008B27A8">
            <w:pPr>
              <w:jc w:val="center"/>
              <w:rPr>
                <w:rFonts w:ascii="微软雅黑" w:eastAsia="微软雅黑" w:hAnsi="微软雅黑"/>
                <w:sz w:val="18"/>
                <w:szCs w:val="21"/>
              </w:rPr>
            </w:pPr>
            <w:r>
              <w:rPr>
                <w:rFonts w:ascii="微软雅黑" w:eastAsia="微软雅黑" w:hAnsi="微软雅黑" w:hint="eastAsia"/>
                <w:sz w:val="18"/>
                <w:szCs w:val="21"/>
              </w:rPr>
              <w:t>2018.12.11</w:t>
            </w:r>
          </w:p>
        </w:tc>
        <w:tc>
          <w:tcPr>
            <w:tcW w:w="1134" w:type="dxa"/>
            <w:vAlign w:val="center"/>
          </w:tcPr>
          <w:p w14:paraId="3764257A" w14:textId="7A177FCE" w:rsidR="008B27A8" w:rsidRDefault="008B27A8" w:rsidP="008B27A8">
            <w:pPr>
              <w:jc w:val="center"/>
              <w:rPr>
                <w:rFonts w:ascii="微软雅黑" w:eastAsia="微软雅黑" w:hAnsi="微软雅黑"/>
                <w:sz w:val="18"/>
                <w:szCs w:val="21"/>
              </w:rPr>
            </w:pPr>
            <w:r>
              <w:rPr>
                <w:rFonts w:ascii="微软雅黑" w:eastAsia="微软雅黑" w:hAnsi="微软雅黑" w:hint="eastAsia"/>
                <w:sz w:val="18"/>
                <w:szCs w:val="21"/>
              </w:rPr>
              <w:t>V2.6</w:t>
            </w:r>
          </w:p>
        </w:tc>
        <w:tc>
          <w:tcPr>
            <w:tcW w:w="3572" w:type="dxa"/>
            <w:vAlign w:val="center"/>
          </w:tcPr>
          <w:p w14:paraId="17FE8B4B" w14:textId="5DE59205" w:rsidR="008B27A8" w:rsidRDefault="006A4ECC" w:rsidP="008B27A8">
            <w:pPr>
              <w:jc w:val="left"/>
              <w:rPr>
                <w:rFonts w:ascii="微软雅黑" w:eastAsia="微软雅黑" w:hAnsi="微软雅黑"/>
                <w:sz w:val="18"/>
                <w:szCs w:val="21"/>
              </w:rPr>
            </w:pPr>
            <w:r>
              <w:rPr>
                <w:rFonts w:ascii="微软雅黑" w:eastAsia="微软雅黑" w:hAnsi="微软雅黑" w:hint="eastAsia"/>
                <w:sz w:val="18"/>
                <w:szCs w:val="21"/>
              </w:rPr>
              <w:t>补充</w:t>
            </w:r>
            <w:r>
              <w:rPr>
                <w:rFonts w:ascii="微软雅黑" w:eastAsia="微软雅黑" w:hAnsi="微软雅黑"/>
                <w:sz w:val="18"/>
                <w:szCs w:val="21"/>
              </w:rPr>
              <w:t>详情页的文案</w:t>
            </w:r>
          </w:p>
        </w:tc>
        <w:tc>
          <w:tcPr>
            <w:tcW w:w="1026" w:type="dxa"/>
            <w:vAlign w:val="center"/>
          </w:tcPr>
          <w:p w14:paraId="1B328B26" w14:textId="6D8E28F1" w:rsidR="008B27A8" w:rsidRDefault="008B27A8"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7D10EE8B" w14:textId="01C58B3C" w:rsidR="008B27A8" w:rsidRDefault="008B27A8" w:rsidP="008B27A8">
            <w:pPr>
              <w:jc w:val="center"/>
              <w:rPr>
                <w:rFonts w:ascii="微软雅黑" w:eastAsia="微软雅黑" w:hAnsi="微软雅黑"/>
                <w:sz w:val="18"/>
                <w:szCs w:val="21"/>
              </w:rPr>
            </w:pPr>
            <w:r>
              <w:rPr>
                <w:rFonts w:ascii="微软雅黑" w:eastAsia="微软雅黑" w:hAnsi="微软雅黑" w:hint="eastAsia"/>
                <w:sz w:val="18"/>
                <w:szCs w:val="21"/>
              </w:rPr>
              <w:t>根据</w:t>
            </w:r>
            <w:r>
              <w:rPr>
                <w:rFonts w:ascii="微软雅黑" w:eastAsia="微软雅黑" w:hAnsi="微软雅黑"/>
                <w:sz w:val="18"/>
                <w:szCs w:val="21"/>
              </w:rPr>
              <w:t>开发实际情况</w:t>
            </w:r>
            <w:proofErr w:type="gramStart"/>
            <w:r>
              <w:rPr>
                <w:rFonts w:ascii="微软雅黑" w:eastAsia="微软雅黑" w:hAnsi="微软雅黑"/>
                <w:sz w:val="18"/>
                <w:szCs w:val="21"/>
              </w:rPr>
              <w:t>作出</w:t>
            </w:r>
            <w:proofErr w:type="gramEnd"/>
            <w:r>
              <w:rPr>
                <w:rFonts w:ascii="微软雅黑" w:eastAsia="微软雅黑" w:hAnsi="微软雅黑"/>
                <w:sz w:val="18"/>
                <w:szCs w:val="21"/>
              </w:rPr>
              <w:t>修改</w:t>
            </w:r>
          </w:p>
        </w:tc>
      </w:tr>
      <w:tr w:rsidR="004C74C6" w:rsidRPr="00B20246" w14:paraId="359BA6D1" w14:textId="77777777" w:rsidTr="008B27A8">
        <w:tc>
          <w:tcPr>
            <w:tcW w:w="1526" w:type="dxa"/>
            <w:vAlign w:val="center"/>
          </w:tcPr>
          <w:p w14:paraId="57C616CD" w14:textId="28DD8DE7" w:rsidR="004C74C6" w:rsidRDefault="004C74C6" w:rsidP="008B27A8">
            <w:pPr>
              <w:jc w:val="center"/>
              <w:rPr>
                <w:rFonts w:ascii="微软雅黑" w:eastAsia="微软雅黑" w:hAnsi="微软雅黑"/>
                <w:sz w:val="18"/>
                <w:szCs w:val="21"/>
              </w:rPr>
            </w:pPr>
            <w:r>
              <w:rPr>
                <w:rFonts w:ascii="微软雅黑" w:eastAsia="微软雅黑" w:hAnsi="微软雅黑" w:hint="eastAsia"/>
                <w:sz w:val="18"/>
                <w:szCs w:val="21"/>
              </w:rPr>
              <w:t>2</w:t>
            </w:r>
            <w:r>
              <w:rPr>
                <w:rFonts w:ascii="微软雅黑" w:eastAsia="微软雅黑" w:hAnsi="微软雅黑"/>
                <w:sz w:val="18"/>
                <w:szCs w:val="21"/>
              </w:rPr>
              <w:t>018.12.13</w:t>
            </w:r>
          </w:p>
        </w:tc>
        <w:tc>
          <w:tcPr>
            <w:tcW w:w="1134" w:type="dxa"/>
            <w:vAlign w:val="center"/>
          </w:tcPr>
          <w:p w14:paraId="6565AB0F" w14:textId="5699B241" w:rsidR="004C74C6" w:rsidRDefault="004C74C6" w:rsidP="008B27A8">
            <w:pPr>
              <w:jc w:val="center"/>
              <w:rPr>
                <w:rFonts w:ascii="微软雅黑" w:eastAsia="微软雅黑" w:hAnsi="微软雅黑"/>
                <w:sz w:val="18"/>
                <w:szCs w:val="21"/>
              </w:rPr>
            </w:pPr>
            <w:r>
              <w:rPr>
                <w:rFonts w:ascii="微软雅黑" w:eastAsia="微软雅黑" w:hAnsi="微软雅黑" w:hint="eastAsia"/>
                <w:sz w:val="18"/>
                <w:szCs w:val="21"/>
              </w:rPr>
              <w:t>V2.7</w:t>
            </w:r>
          </w:p>
        </w:tc>
        <w:tc>
          <w:tcPr>
            <w:tcW w:w="3572" w:type="dxa"/>
            <w:vAlign w:val="center"/>
          </w:tcPr>
          <w:p w14:paraId="45573921" w14:textId="77777777" w:rsidR="004C74C6" w:rsidRDefault="00EB1BB8" w:rsidP="008B27A8">
            <w:pPr>
              <w:jc w:val="left"/>
              <w:rPr>
                <w:rFonts w:ascii="微软雅黑" w:eastAsia="微软雅黑" w:hAnsi="微软雅黑"/>
                <w:sz w:val="18"/>
                <w:szCs w:val="21"/>
              </w:rPr>
            </w:pPr>
            <w:r>
              <w:rPr>
                <w:rFonts w:ascii="微软雅黑" w:eastAsia="微软雅黑" w:hAnsi="微软雅黑" w:hint="eastAsia"/>
                <w:sz w:val="18"/>
                <w:szCs w:val="21"/>
              </w:rPr>
              <w:t>1.</w:t>
            </w:r>
            <w:r w:rsidR="00A81600">
              <w:rPr>
                <w:rFonts w:ascii="微软雅黑" w:eastAsia="微软雅黑" w:hAnsi="微软雅黑" w:hint="eastAsia"/>
                <w:sz w:val="18"/>
                <w:szCs w:val="21"/>
              </w:rPr>
              <w:t>补充借款</w:t>
            </w:r>
            <w:r w:rsidR="004C74C6">
              <w:rPr>
                <w:rFonts w:ascii="微软雅黑" w:eastAsia="微软雅黑" w:hAnsi="微软雅黑" w:hint="eastAsia"/>
                <w:sz w:val="18"/>
                <w:szCs w:val="21"/>
              </w:rPr>
              <w:t>信息</w:t>
            </w:r>
            <w:r w:rsidR="004C74C6">
              <w:rPr>
                <w:rFonts w:ascii="微软雅黑" w:eastAsia="微软雅黑" w:hAnsi="微软雅黑"/>
                <w:sz w:val="18"/>
                <w:szCs w:val="21"/>
              </w:rPr>
              <w:t>页面和规则</w:t>
            </w:r>
          </w:p>
          <w:p w14:paraId="08605092" w14:textId="0D3E2FB6" w:rsidR="00EB1BB8" w:rsidRDefault="00EB1BB8" w:rsidP="008B27A8">
            <w:pPr>
              <w:jc w:val="left"/>
              <w:rPr>
                <w:rFonts w:ascii="微软雅黑" w:eastAsia="微软雅黑" w:hAnsi="微软雅黑"/>
                <w:sz w:val="18"/>
                <w:szCs w:val="21"/>
              </w:rPr>
            </w:pPr>
            <w:r>
              <w:rPr>
                <w:rFonts w:ascii="微软雅黑" w:eastAsia="微软雅黑" w:hAnsi="微软雅黑" w:hint="eastAsia"/>
                <w:sz w:val="18"/>
                <w:szCs w:val="21"/>
              </w:rPr>
              <w:t>2.根据</w:t>
            </w:r>
            <w:r>
              <w:rPr>
                <w:rFonts w:ascii="微软雅黑" w:eastAsia="微软雅黑" w:hAnsi="微软雅黑"/>
                <w:sz w:val="18"/>
                <w:szCs w:val="21"/>
              </w:rPr>
              <w:t>测试反馈修改部分内容，请见日期标注的地方</w:t>
            </w:r>
          </w:p>
        </w:tc>
        <w:tc>
          <w:tcPr>
            <w:tcW w:w="1026" w:type="dxa"/>
            <w:vAlign w:val="center"/>
          </w:tcPr>
          <w:p w14:paraId="71FF96A6" w14:textId="4D3A08FF" w:rsidR="004C74C6" w:rsidRDefault="004C74C6"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7543658C" w14:textId="77777777" w:rsidR="004C74C6" w:rsidRDefault="004C74C6" w:rsidP="008B27A8">
            <w:pPr>
              <w:jc w:val="center"/>
              <w:rPr>
                <w:rFonts w:ascii="微软雅黑" w:eastAsia="微软雅黑" w:hAnsi="微软雅黑"/>
                <w:sz w:val="18"/>
                <w:szCs w:val="21"/>
              </w:rPr>
            </w:pPr>
          </w:p>
        </w:tc>
      </w:tr>
      <w:tr w:rsidR="000655D5" w:rsidRPr="00B20246" w14:paraId="43A1A323" w14:textId="77777777" w:rsidTr="008B27A8">
        <w:tc>
          <w:tcPr>
            <w:tcW w:w="1526" w:type="dxa"/>
            <w:vAlign w:val="center"/>
          </w:tcPr>
          <w:p w14:paraId="4E8AE505" w14:textId="2AFC5B2B" w:rsidR="000655D5" w:rsidRDefault="000655D5" w:rsidP="008B27A8">
            <w:pPr>
              <w:jc w:val="center"/>
              <w:rPr>
                <w:rFonts w:ascii="微软雅黑" w:eastAsia="微软雅黑" w:hAnsi="微软雅黑"/>
                <w:sz w:val="18"/>
                <w:szCs w:val="21"/>
              </w:rPr>
            </w:pPr>
            <w:r>
              <w:rPr>
                <w:rFonts w:ascii="微软雅黑" w:eastAsia="微软雅黑" w:hAnsi="微软雅黑" w:hint="eastAsia"/>
                <w:sz w:val="18"/>
                <w:szCs w:val="21"/>
              </w:rPr>
              <w:t>2018.12.14</w:t>
            </w:r>
          </w:p>
        </w:tc>
        <w:tc>
          <w:tcPr>
            <w:tcW w:w="1134" w:type="dxa"/>
            <w:vAlign w:val="center"/>
          </w:tcPr>
          <w:p w14:paraId="4180CD5A" w14:textId="2E425837" w:rsidR="000655D5" w:rsidRDefault="000655D5" w:rsidP="008B27A8">
            <w:pPr>
              <w:jc w:val="center"/>
              <w:rPr>
                <w:rFonts w:ascii="微软雅黑" w:eastAsia="微软雅黑" w:hAnsi="微软雅黑"/>
                <w:sz w:val="18"/>
                <w:szCs w:val="21"/>
              </w:rPr>
            </w:pPr>
            <w:r>
              <w:rPr>
                <w:rFonts w:ascii="微软雅黑" w:eastAsia="微软雅黑" w:hAnsi="微软雅黑" w:hint="eastAsia"/>
                <w:sz w:val="18"/>
                <w:szCs w:val="21"/>
              </w:rPr>
              <w:t>V2.8</w:t>
            </w:r>
          </w:p>
        </w:tc>
        <w:tc>
          <w:tcPr>
            <w:tcW w:w="3572" w:type="dxa"/>
            <w:vAlign w:val="center"/>
          </w:tcPr>
          <w:p w14:paraId="0552DC0D" w14:textId="391B85C8" w:rsidR="000655D5" w:rsidRDefault="000655D5" w:rsidP="000655D5">
            <w:pPr>
              <w:jc w:val="left"/>
              <w:rPr>
                <w:rFonts w:ascii="微软雅黑" w:eastAsia="微软雅黑" w:hAnsi="微软雅黑"/>
                <w:sz w:val="18"/>
                <w:szCs w:val="21"/>
              </w:rPr>
            </w:pPr>
            <w:r>
              <w:rPr>
                <w:rFonts w:ascii="微软雅黑" w:eastAsia="微软雅黑" w:hAnsi="微软雅黑" w:hint="eastAsia"/>
                <w:sz w:val="18"/>
                <w:szCs w:val="21"/>
              </w:rPr>
              <w:t>1.补充</w:t>
            </w:r>
            <w:r>
              <w:rPr>
                <w:rFonts w:ascii="微软雅黑" w:eastAsia="微软雅黑" w:hAnsi="微软雅黑"/>
                <w:sz w:val="18"/>
                <w:szCs w:val="21"/>
              </w:rPr>
              <w:t>的页面有：</w:t>
            </w:r>
            <w:r>
              <w:rPr>
                <w:rFonts w:ascii="微软雅黑" w:eastAsia="微软雅黑" w:hAnsi="微软雅黑" w:hint="eastAsia"/>
                <w:sz w:val="18"/>
                <w:szCs w:val="21"/>
              </w:rPr>
              <w:t>开通存管页</w:t>
            </w:r>
            <w:r>
              <w:rPr>
                <w:rFonts w:ascii="微软雅黑" w:eastAsia="微软雅黑" w:hAnsi="微软雅黑"/>
                <w:sz w:val="18"/>
                <w:szCs w:val="21"/>
              </w:rPr>
              <w:t>、</w:t>
            </w:r>
            <w:r w:rsidR="00754B69">
              <w:rPr>
                <w:rFonts w:ascii="微软雅黑" w:eastAsia="微软雅黑" w:hAnsi="微软雅黑" w:hint="eastAsia"/>
                <w:sz w:val="18"/>
                <w:szCs w:val="21"/>
              </w:rPr>
              <w:t>详情页</w:t>
            </w:r>
            <w:r w:rsidR="00754B69">
              <w:rPr>
                <w:rFonts w:ascii="微软雅黑" w:eastAsia="微软雅黑" w:hAnsi="微软雅黑"/>
                <w:sz w:val="18"/>
                <w:szCs w:val="21"/>
              </w:rPr>
              <w:t>、</w:t>
            </w:r>
            <w:r>
              <w:rPr>
                <w:rFonts w:ascii="微软雅黑" w:eastAsia="微软雅黑" w:hAnsi="微软雅黑"/>
                <w:sz w:val="18"/>
                <w:szCs w:val="21"/>
              </w:rPr>
              <w:t>出借页</w:t>
            </w:r>
            <w:r w:rsidR="00233B65">
              <w:rPr>
                <w:rFonts w:ascii="微软雅黑" w:eastAsia="微软雅黑" w:hAnsi="微软雅黑" w:hint="eastAsia"/>
                <w:sz w:val="18"/>
                <w:szCs w:val="21"/>
              </w:rPr>
              <w:t>、</w:t>
            </w:r>
            <w:r w:rsidR="00233B65">
              <w:rPr>
                <w:rFonts w:ascii="微软雅黑" w:eastAsia="微软雅黑" w:hAnsi="微软雅黑"/>
                <w:sz w:val="18"/>
                <w:szCs w:val="21"/>
              </w:rPr>
              <w:t>提现页</w:t>
            </w:r>
            <w:r>
              <w:rPr>
                <w:rFonts w:ascii="微软雅黑" w:eastAsia="微软雅黑" w:hAnsi="微软雅黑" w:hint="eastAsia"/>
                <w:sz w:val="18"/>
                <w:szCs w:val="21"/>
              </w:rPr>
              <w:t>；2.</w:t>
            </w:r>
            <w:r>
              <w:rPr>
                <w:rFonts w:ascii="微软雅黑" w:eastAsia="微软雅黑" w:hAnsi="微软雅黑"/>
                <w:sz w:val="18"/>
                <w:szCs w:val="21"/>
              </w:rPr>
              <w:t>增加</w:t>
            </w:r>
            <w:r>
              <w:rPr>
                <w:rFonts w:ascii="微软雅黑" w:eastAsia="微软雅黑" w:hAnsi="微软雅黑" w:hint="eastAsia"/>
                <w:sz w:val="18"/>
                <w:szCs w:val="21"/>
              </w:rPr>
              <w:t>用户</w:t>
            </w:r>
            <w:r>
              <w:rPr>
                <w:rFonts w:ascii="微软雅黑" w:eastAsia="微软雅黑" w:hAnsi="微软雅黑"/>
                <w:sz w:val="18"/>
                <w:szCs w:val="21"/>
              </w:rPr>
              <w:t>中途失去登录态的处理方式。</w:t>
            </w:r>
          </w:p>
        </w:tc>
        <w:tc>
          <w:tcPr>
            <w:tcW w:w="1026" w:type="dxa"/>
            <w:vAlign w:val="center"/>
          </w:tcPr>
          <w:p w14:paraId="56D096D8" w14:textId="4875C9D2" w:rsidR="000655D5" w:rsidRDefault="000655D5"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1B37B82F" w14:textId="34AD3923" w:rsidR="000655D5" w:rsidRDefault="000655D5" w:rsidP="008B27A8">
            <w:pPr>
              <w:jc w:val="center"/>
              <w:rPr>
                <w:rFonts w:ascii="微软雅黑" w:eastAsia="微软雅黑" w:hAnsi="微软雅黑"/>
                <w:sz w:val="18"/>
                <w:szCs w:val="21"/>
              </w:rPr>
            </w:pPr>
            <w:r>
              <w:rPr>
                <w:rFonts w:ascii="微软雅黑" w:eastAsia="微软雅黑" w:hAnsi="微软雅黑" w:hint="eastAsia"/>
                <w:sz w:val="18"/>
                <w:szCs w:val="21"/>
              </w:rPr>
              <w:t>根据</w:t>
            </w:r>
            <w:r>
              <w:rPr>
                <w:rFonts w:ascii="微软雅黑" w:eastAsia="微软雅黑" w:hAnsi="微软雅黑"/>
                <w:sz w:val="18"/>
                <w:szCs w:val="21"/>
              </w:rPr>
              <w:t>开发实际情况</w:t>
            </w:r>
            <w:proofErr w:type="gramStart"/>
            <w:r>
              <w:rPr>
                <w:rFonts w:ascii="微软雅黑" w:eastAsia="微软雅黑" w:hAnsi="微软雅黑"/>
                <w:sz w:val="18"/>
                <w:szCs w:val="21"/>
              </w:rPr>
              <w:t>作出</w:t>
            </w:r>
            <w:proofErr w:type="gramEnd"/>
            <w:r>
              <w:rPr>
                <w:rFonts w:ascii="微软雅黑" w:eastAsia="微软雅黑" w:hAnsi="微软雅黑"/>
                <w:sz w:val="18"/>
                <w:szCs w:val="21"/>
              </w:rPr>
              <w:t>修改</w:t>
            </w:r>
          </w:p>
        </w:tc>
      </w:tr>
      <w:tr w:rsidR="00A4621F" w:rsidRPr="00B20246" w14:paraId="2FF2D881" w14:textId="77777777" w:rsidTr="008B27A8">
        <w:tc>
          <w:tcPr>
            <w:tcW w:w="1526" w:type="dxa"/>
            <w:vAlign w:val="center"/>
          </w:tcPr>
          <w:p w14:paraId="3EF823AF" w14:textId="12688AD5" w:rsidR="00A4621F" w:rsidRDefault="00A4621F" w:rsidP="008B27A8">
            <w:pPr>
              <w:jc w:val="center"/>
              <w:rPr>
                <w:rFonts w:ascii="微软雅黑" w:eastAsia="微软雅黑" w:hAnsi="微软雅黑"/>
                <w:sz w:val="18"/>
                <w:szCs w:val="21"/>
              </w:rPr>
            </w:pPr>
            <w:r>
              <w:rPr>
                <w:rFonts w:ascii="微软雅黑" w:eastAsia="微软雅黑" w:hAnsi="微软雅黑" w:hint="eastAsia"/>
                <w:sz w:val="18"/>
                <w:szCs w:val="21"/>
              </w:rPr>
              <w:t>2018.12.17</w:t>
            </w:r>
          </w:p>
        </w:tc>
        <w:tc>
          <w:tcPr>
            <w:tcW w:w="1134" w:type="dxa"/>
            <w:vAlign w:val="center"/>
          </w:tcPr>
          <w:p w14:paraId="507DD846" w14:textId="319DDE63" w:rsidR="00A4621F" w:rsidRDefault="00A4621F" w:rsidP="008B27A8">
            <w:pPr>
              <w:jc w:val="center"/>
              <w:rPr>
                <w:rFonts w:ascii="微软雅黑" w:eastAsia="微软雅黑" w:hAnsi="微软雅黑"/>
                <w:sz w:val="18"/>
                <w:szCs w:val="21"/>
              </w:rPr>
            </w:pPr>
            <w:r>
              <w:rPr>
                <w:rFonts w:ascii="微软雅黑" w:eastAsia="微软雅黑" w:hAnsi="微软雅黑" w:hint="eastAsia"/>
                <w:sz w:val="18"/>
                <w:szCs w:val="21"/>
              </w:rPr>
              <w:t>V2.9</w:t>
            </w:r>
          </w:p>
        </w:tc>
        <w:tc>
          <w:tcPr>
            <w:tcW w:w="3572" w:type="dxa"/>
            <w:vAlign w:val="center"/>
          </w:tcPr>
          <w:p w14:paraId="06DEDE42" w14:textId="155250F8" w:rsidR="00A4621F" w:rsidRDefault="00A4621F" w:rsidP="000655D5">
            <w:pPr>
              <w:jc w:val="left"/>
              <w:rPr>
                <w:rFonts w:ascii="微软雅黑" w:eastAsia="微软雅黑" w:hAnsi="微软雅黑"/>
                <w:sz w:val="18"/>
                <w:szCs w:val="21"/>
              </w:rPr>
            </w:pPr>
            <w:r>
              <w:rPr>
                <w:rFonts w:ascii="微软雅黑" w:eastAsia="微软雅黑" w:hAnsi="微软雅黑" w:hint="eastAsia"/>
                <w:sz w:val="18"/>
                <w:szCs w:val="21"/>
              </w:rPr>
              <w:t>1.补充</w:t>
            </w:r>
            <w:r>
              <w:rPr>
                <w:rFonts w:ascii="微软雅黑" w:eastAsia="微软雅黑" w:hAnsi="微软雅黑"/>
                <w:sz w:val="18"/>
                <w:szCs w:val="21"/>
              </w:rPr>
              <w:t>和修改出借页内容。</w:t>
            </w:r>
          </w:p>
        </w:tc>
        <w:tc>
          <w:tcPr>
            <w:tcW w:w="1026" w:type="dxa"/>
            <w:vAlign w:val="center"/>
          </w:tcPr>
          <w:p w14:paraId="2F0141E0" w14:textId="317688AB" w:rsidR="00A4621F" w:rsidRDefault="00A4621F" w:rsidP="008B27A8">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5E48F52E" w14:textId="3875734A" w:rsidR="00A4621F" w:rsidRDefault="00A4621F" w:rsidP="008B27A8">
            <w:pPr>
              <w:jc w:val="center"/>
              <w:rPr>
                <w:rFonts w:ascii="微软雅黑" w:eastAsia="微软雅黑" w:hAnsi="微软雅黑"/>
                <w:sz w:val="18"/>
                <w:szCs w:val="21"/>
              </w:rPr>
            </w:pPr>
            <w:r>
              <w:rPr>
                <w:rFonts w:ascii="微软雅黑" w:eastAsia="微软雅黑" w:hAnsi="微软雅黑" w:hint="eastAsia"/>
                <w:sz w:val="18"/>
                <w:szCs w:val="21"/>
              </w:rPr>
              <w:t>根据</w:t>
            </w:r>
            <w:r>
              <w:rPr>
                <w:rFonts w:ascii="微软雅黑" w:eastAsia="微软雅黑" w:hAnsi="微软雅黑"/>
                <w:sz w:val="18"/>
                <w:szCs w:val="21"/>
              </w:rPr>
              <w:t>开发实际情况</w:t>
            </w:r>
            <w:proofErr w:type="gramStart"/>
            <w:r>
              <w:rPr>
                <w:rFonts w:ascii="微软雅黑" w:eastAsia="微软雅黑" w:hAnsi="微软雅黑"/>
                <w:sz w:val="18"/>
                <w:szCs w:val="21"/>
              </w:rPr>
              <w:t>作出</w:t>
            </w:r>
            <w:proofErr w:type="gramEnd"/>
            <w:r>
              <w:rPr>
                <w:rFonts w:ascii="微软雅黑" w:eastAsia="微软雅黑" w:hAnsi="微软雅黑"/>
                <w:sz w:val="18"/>
                <w:szCs w:val="21"/>
              </w:rPr>
              <w:t>修改</w:t>
            </w:r>
          </w:p>
        </w:tc>
      </w:tr>
      <w:tr w:rsidR="00AE6019" w:rsidRPr="00B20246" w14:paraId="53779CDD" w14:textId="77777777" w:rsidTr="008B27A8">
        <w:tc>
          <w:tcPr>
            <w:tcW w:w="1526" w:type="dxa"/>
            <w:vAlign w:val="center"/>
          </w:tcPr>
          <w:p w14:paraId="129F1CF6" w14:textId="6326B3B6" w:rsidR="00AE6019" w:rsidRDefault="00AE6019" w:rsidP="00AE6019">
            <w:pPr>
              <w:jc w:val="center"/>
              <w:rPr>
                <w:rFonts w:ascii="微软雅黑" w:eastAsia="微软雅黑" w:hAnsi="微软雅黑"/>
                <w:sz w:val="18"/>
                <w:szCs w:val="21"/>
              </w:rPr>
            </w:pPr>
            <w:r>
              <w:rPr>
                <w:rFonts w:ascii="微软雅黑" w:eastAsia="微软雅黑" w:hAnsi="微软雅黑" w:hint="eastAsia"/>
                <w:sz w:val="18"/>
                <w:szCs w:val="21"/>
              </w:rPr>
              <w:t>2018.12.17</w:t>
            </w:r>
          </w:p>
        </w:tc>
        <w:tc>
          <w:tcPr>
            <w:tcW w:w="1134" w:type="dxa"/>
            <w:vAlign w:val="center"/>
          </w:tcPr>
          <w:p w14:paraId="7D26CEAC" w14:textId="08D2DA1B" w:rsidR="00AE6019" w:rsidRDefault="00AE6019" w:rsidP="00AE6019">
            <w:pPr>
              <w:jc w:val="center"/>
              <w:rPr>
                <w:rFonts w:ascii="微软雅黑" w:eastAsia="微软雅黑" w:hAnsi="微软雅黑"/>
                <w:sz w:val="18"/>
                <w:szCs w:val="21"/>
              </w:rPr>
            </w:pPr>
            <w:r>
              <w:rPr>
                <w:rFonts w:ascii="微软雅黑" w:eastAsia="微软雅黑" w:hAnsi="微软雅黑" w:hint="eastAsia"/>
                <w:sz w:val="18"/>
                <w:szCs w:val="21"/>
              </w:rPr>
              <w:t>V2.10</w:t>
            </w:r>
          </w:p>
        </w:tc>
        <w:tc>
          <w:tcPr>
            <w:tcW w:w="3572" w:type="dxa"/>
            <w:vAlign w:val="center"/>
          </w:tcPr>
          <w:p w14:paraId="54D39D5C" w14:textId="3C71880E" w:rsidR="00AE6019" w:rsidRDefault="00CA379A" w:rsidP="00AE6019">
            <w:pPr>
              <w:jc w:val="left"/>
              <w:rPr>
                <w:rFonts w:ascii="微软雅黑" w:eastAsia="微软雅黑" w:hAnsi="微软雅黑"/>
                <w:sz w:val="18"/>
                <w:szCs w:val="21"/>
              </w:rPr>
            </w:pPr>
            <w:r>
              <w:rPr>
                <w:rFonts w:ascii="微软雅黑" w:eastAsia="微软雅黑" w:hAnsi="微软雅黑" w:hint="eastAsia"/>
                <w:sz w:val="18"/>
                <w:szCs w:val="21"/>
              </w:rPr>
              <w:t>对全文档</w:t>
            </w:r>
            <w:r>
              <w:rPr>
                <w:rFonts w:ascii="微软雅黑" w:eastAsia="微软雅黑" w:hAnsi="微软雅黑"/>
                <w:sz w:val="18"/>
                <w:szCs w:val="21"/>
              </w:rPr>
              <w:t>进行了补充，具体补充内容请用日期查询</w:t>
            </w:r>
            <w:r>
              <w:rPr>
                <w:rFonts w:ascii="微软雅黑" w:eastAsia="微软雅黑" w:hAnsi="微软雅黑" w:hint="eastAsia"/>
                <w:sz w:val="18"/>
                <w:szCs w:val="21"/>
              </w:rPr>
              <w:t>（主要是</w:t>
            </w:r>
            <w:r>
              <w:rPr>
                <w:rFonts w:ascii="微软雅黑" w:eastAsia="微软雅黑" w:hAnsi="微软雅黑"/>
                <w:sz w:val="18"/>
                <w:szCs w:val="21"/>
              </w:rPr>
              <w:t>出借页和提现页的</w:t>
            </w:r>
            <w:r>
              <w:rPr>
                <w:rFonts w:ascii="微软雅黑" w:eastAsia="微软雅黑" w:hAnsi="微软雅黑" w:hint="eastAsia"/>
                <w:sz w:val="18"/>
                <w:szCs w:val="21"/>
              </w:rPr>
              <w:t>内容）</w:t>
            </w:r>
          </w:p>
        </w:tc>
        <w:tc>
          <w:tcPr>
            <w:tcW w:w="1026" w:type="dxa"/>
            <w:vAlign w:val="center"/>
          </w:tcPr>
          <w:p w14:paraId="5548BC72" w14:textId="7B8781DD" w:rsidR="00AE6019" w:rsidRDefault="00AE6019" w:rsidP="00AE6019">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62723C13" w14:textId="188E0874" w:rsidR="00AE6019" w:rsidRDefault="00AE6019" w:rsidP="00AE6019">
            <w:pPr>
              <w:jc w:val="center"/>
              <w:rPr>
                <w:rFonts w:ascii="微软雅黑" w:eastAsia="微软雅黑" w:hAnsi="微软雅黑"/>
                <w:sz w:val="18"/>
                <w:szCs w:val="21"/>
              </w:rPr>
            </w:pPr>
            <w:r>
              <w:rPr>
                <w:rFonts w:ascii="微软雅黑" w:eastAsia="微软雅黑" w:hAnsi="微软雅黑" w:hint="eastAsia"/>
                <w:sz w:val="18"/>
                <w:szCs w:val="21"/>
              </w:rPr>
              <w:t>根据</w:t>
            </w:r>
            <w:r>
              <w:rPr>
                <w:rFonts w:ascii="微软雅黑" w:eastAsia="微软雅黑" w:hAnsi="微软雅黑"/>
                <w:sz w:val="18"/>
                <w:szCs w:val="21"/>
              </w:rPr>
              <w:t>开发实际情况</w:t>
            </w:r>
            <w:proofErr w:type="gramStart"/>
            <w:r>
              <w:rPr>
                <w:rFonts w:ascii="微软雅黑" w:eastAsia="微软雅黑" w:hAnsi="微软雅黑"/>
                <w:sz w:val="18"/>
                <w:szCs w:val="21"/>
              </w:rPr>
              <w:t>作出</w:t>
            </w:r>
            <w:proofErr w:type="gramEnd"/>
            <w:r>
              <w:rPr>
                <w:rFonts w:ascii="微软雅黑" w:eastAsia="微软雅黑" w:hAnsi="微软雅黑"/>
                <w:sz w:val="18"/>
                <w:szCs w:val="21"/>
              </w:rPr>
              <w:t>修改</w:t>
            </w:r>
          </w:p>
        </w:tc>
      </w:tr>
      <w:tr w:rsidR="006F7083" w:rsidRPr="00B20246" w14:paraId="18F19DE3" w14:textId="77777777" w:rsidTr="008B27A8">
        <w:tc>
          <w:tcPr>
            <w:tcW w:w="1526" w:type="dxa"/>
            <w:vAlign w:val="center"/>
          </w:tcPr>
          <w:p w14:paraId="6A2E7D07" w14:textId="0842BDCC" w:rsidR="006F7083" w:rsidRDefault="006F7083" w:rsidP="00AE6019">
            <w:pPr>
              <w:jc w:val="center"/>
              <w:rPr>
                <w:rFonts w:ascii="微软雅黑" w:eastAsia="微软雅黑" w:hAnsi="微软雅黑"/>
                <w:sz w:val="18"/>
                <w:szCs w:val="21"/>
              </w:rPr>
            </w:pPr>
            <w:r>
              <w:rPr>
                <w:rFonts w:ascii="微软雅黑" w:eastAsia="微软雅黑" w:hAnsi="微软雅黑" w:hint="eastAsia"/>
                <w:sz w:val="18"/>
                <w:szCs w:val="21"/>
              </w:rPr>
              <w:t>2018.12.18</w:t>
            </w:r>
          </w:p>
        </w:tc>
        <w:tc>
          <w:tcPr>
            <w:tcW w:w="1134" w:type="dxa"/>
            <w:vAlign w:val="center"/>
          </w:tcPr>
          <w:p w14:paraId="147F742D" w14:textId="0377F4A9" w:rsidR="006F7083" w:rsidRDefault="006F7083" w:rsidP="00AE6019">
            <w:pPr>
              <w:jc w:val="center"/>
              <w:rPr>
                <w:rFonts w:ascii="微软雅黑" w:eastAsia="微软雅黑" w:hAnsi="微软雅黑"/>
                <w:sz w:val="18"/>
                <w:szCs w:val="21"/>
              </w:rPr>
            </w:pPr>
            <w:r>
              <w:rPr>
                <w:rFonts w:ascii="微软雅黑" w:eastAsia="微软雅黑" w:hAnsi="微软雅黑" w:hint="eastAsia"/>
                <w:sz w:val="18"/>
                <w:szCs w:val="21"/>
              </w:rPr>
              <w:t>V2.11</w:t>
            </w:r>
          </w:p>
        </w:tc>
        <w:tc>
          <w:tcPr>
            <w:tcW w:w="3572" w:type="dxa"/>
            <w:vAlign w:val="center"/>
          </w:tcPr>
          <w:p w14:paraId="789894C5" w14:textId="1EEA734A" w:rsidR="006F7083" w:rsidRDefault="006F7083" w:rsidP="00AE6019">
            <w:pPr>
              <w:jc w:val="left"/>
              <w:rPr>
                <w:rFonts w:ascii="微软雅黑" w:eastAsia="微软雅黑" w:hAnsi="微软雅黑"/>
                <w:sz w:val="18"/>
                <w:szCs w:val="21"/>
              </w:rPr>
            </w:pPr>
            <w:r>
              <w:rPr>
                <w:rFonts w:ascii="微软雅黑" w:eastAsia="微软雅黑" w:hAnsi="微软雅黑" w:hint="eastAsia"/>
                <w:sz w:val="18"/>
                <w:szCs w:val="21"/>
              </w:rPr>
              <w:t>详情页</w:t>
            </w:r>
            <w:r>
              <w:rPr>
                <w:rFonts w:ascii="微软雅黑" w:eastAsia="微软雅黑" w:hAnsi="微软雅黑"/>
                <w:sz w:val="18"/>
                <w:szCs w:val="21"/>
              </w:rPr>
              <w:t>中</w:t>
            </w:r>
            <w:r>
              <w:rPr>
                <w:rFonts w:ascii="微软雅黑" w:eastAsia="微软雅黑" w:hAnsi="微软雅黑" w:hint="eastAsia"/>
                <w:sz w:val="18"/>
                <w:szCs w:val="21"/>
              </w:rPr>
              <w:t>规则</w:t>
            </w:r>
            <w:r>
              <w:rPr>
                <w:rFonts w:ascii="微软雅黑" w:eastAsia="微软雅黑" w:hAnsi="微软雅黑"/>
                <w:sz w:val="18"/>
                <w:szCs w:val="21"/>
              </w:rPr>
              <w:t>补充</w:t>
            </w:r>
            <w:r w:rsidR="00727738">
              <w:rPr>
                <w:rFonts w:ascii="微软雅黑" w:eastAsia="微软雅黑" w:hAnsi="微软雅黑" w:hint="eastAsia"/>
                <w:sz w:val="18"/>
                <w:szCs w:val="21"/>
              </w:rPr>
              <w:t>;删除</w:t>
            </w:r>
            <w:r w:rsidR="00727738">
              <w:rPr>
                <w:rFonts w:ascii="微软雅黑" w:eastAsia="微软雅黑" w:hAnsi="微软雅黑"/>
                <w:sz w:val="18"/>
                <w:szCs w:val="21"/>
              </w:rPr>
              <w:t>“</w:t>
            </w:r>
            <w:r w:rsidR="00727738">
              <w:rPr>
                <w:rFonts w:ascii="微软雅黑" w:eastAsia="微软雅黑" w:hAnsi="微软雅黑" w:hint="eastAsia"/>
                <w:sz w:val="18"/>
                <w:szCs w:val="21"/>
              </w:rPr>
              <w:t>优惠券</w:t>
            </w:r>
            <w:r w:rsidR="00727738">
              <w:rPr>
                <w:rFonts w:ascii="微软雅黑" w:eastAsia="微软雅黑" w:hAnsi="微软雅黑"/>
                <w:sz w:val="18"/>
                <w:szCs w:val="21"/>
              </w:rPr>
              <w:t>内容”</w:t>
            </w:r>
            <w:r w:rsidR="00DF13C7">
              <w:rPr>
                <w:rFonts w:ascii="微软雅黑" w:eastAsia="微软雅黑" w:hAnsi="微软雅黑" w:hint="eastAsia"/>
                <w:sz w:val="18"/>
                <w:szCs w:val="21"/>
              </w:rPr>
              <w:t>；</w:t>
            </w:r>
            <w:r w:rsidR="00DF13C7">
              <w:rPr>
                <w:rFonts w:ascii="微软雅黑" w:eastAsia="微软雅黑" w:hAnsi="微软雅黑"/>
                <w:sz w:val="18"/>
                <w:szCs w:val="21"/>
              </w:rPr>
              <w:t>出借时未开通存管点击</w:t>
            </w:r>
            <w:r w:rsidR="00DF13C7">
              <w:rPr>
                <w:rFonts w:ascii="微软雅黑" w:eastAsia="微软雅黑" w:hAnsi="微软雅黑" w:hint="eastAsia"/>
                <w:sz w:val="18"/>
                <w:szCs w:val="21"/>
              </w:rPr>
              <w:t>【充值】情况</w:t>
            </w:r>
            <w:r w:rsidR="00DF13C7">
              <w:rPr>
                <w:rFonts w:ascii="微软雅黑" w:eastAsia="微软雅黑" w:hAnsi="微软雅黑"/>
                <w:sz w:val="18"/>
                <w:szCs w:val="21"/>
              </w:rPr>
              <w:t>补充；针对“</w:t>
            </w:r>
            <w:r w:rsidR="00DF13C7">
              <w:rPr>
                <w:rFonts w:ascii="微软雅黑" w:eastAsia="微软雅黑" w:hAnsi="微软雅黑" w:hint="eastAsia"/>
                <w:sz w:val="18"/>
                <w:szCs w:val="21"/>
              </w:rPr>
              <w:t>撮合</w:t>
            </w:r>
            <w:r w:rsidR="00DF13C7">
              <w:rPr>
                <w:rFonts w:ascii="微软雅黑" w:eastAsia="微软雅黑" w:hAnsi="微软雅黑"/>
                <w:sz w:val="18"/>
                <w:szCs w:val="21"/>
              </w:rPr>
              <w:t>出借”</w:t>
            </w:r>
            <w:r w:rsidR="00DF13C7">
              <w:rPr>
                <w:rFonts w:ascii="微软雅黑" w:eastAsia="微软雅黑" w:hAnsi="微软雅黑" w:hint="eastAsia"/>
                <w:sz w:val="18"/>
                <w:szCs w:val="21"/>
              </w:rPr>
              <w:t>字段</w:t>
            </w:r>
            <w:r w:rsidR="00DF13C7">
              <w:rPr>
                <w:rFonts w:ascii="微软雅黑" w:eastAsia="微软雅黑" w:hAnsi="微软雅黑"/>
                <w:sz w:val="18"/>
                <w:szCs w:val="21"/>
              </w:rPr>
              <w:t>补充。</w:t>
            </w:r>
            <w:r w:rsidR="00A6322D">
              <w:rPr>
                <w:rFonts w:ascii="微软雅黑" w:eastAsia="微软雅黑" w:hAnsi="微软雅黑" w:hint="eastAsia"/>
                <w:sz w:val="18"/>
                <w:szCs w:val="21"/>
              </w:rPr>
              <w:t>风险测评</w:t>
            </w:r>
            <w:r w:rsidR="00A6322D">
              <w:rPr>
                <w:rFonts w:ascii="微软雅黑" w:eastAsia="微软雅黑" w:hAnsi="微软雅黑"/>
                <w:sz w:val="18"/>
                <w:szCs w:val="21"/>
              </w:rPr>
              <w:t>结果页的文案修改，补充“</w:t>
            </w:r>
            <w:r w:rsidR="00A6322D">
              <w:rPr>
                <w:rFonts w:ascii="微软雅黑" w:eastAsia="微软雅黑" w:hAnsi="微软雅黑" w:hint="eastAsia"/>
                <w:sz w:val="18"/>
                <w:szCs w:val="21"/>
              </w:rPr>
              <w:t>已到期</w:t>
            </w:r>
            <w:r w:rsidR="00A6322D">
              <w:rPr>
                <w:rFonts w:ascii="微软雅黑" w:eastAsia="微软雅黑" w:hAnsi="微软雅黑"/>
                <w:sz w:val="18"/>
                <w:szCs w:val="21"/>
              </w:rPr>
              <w:t>”</w:t>
            </w:r>
            <w:r w:rsidR="00A6322D">
              <w:rPr>
                <w:rFonts w:ascii="微软雅黑" w:eastAsia="微软雅黑" w:hAnsi="微软雅黑" w:hint="eastAsia"/>
                <w:sz w:val="18"/>
                <w:szCs w:val="21"/>
              </w:rPr>
              <w:t>状态</w:t>
            </w:r>
            <w:r w:rsidR="00A6322D">
              <w:rPr>
                <w:rFonts w:ascii="微软雅黑" w:eastAsia="微软雅黑" w:hAnsi="微软雅黑"/>
                <w:sz w:val="18"/>
                <w:szCs w:val="21"/>
              </w:rPr>
              <w:t>。</w:t>
            </w:r>
          </w:p>
        </w:tc>
        <w:tc>
          <w:tcPr>
            <w:tcW w:w="1026" w:type="dxa"/>
            <w:vAlign w:val="center"/>
          </w:tcPr>
          <w:p w14:paraId="10905323" w14:textId="76552A28" w:rsidR="006F7083" w:rsidRDefault="006F7083" w:rsidP="00AE6019">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0BD22C13" w14:textId="77777777" w:rsidR="006F7083" w:rsidRDefault="006F7083" w:rsidP="00AE6019">
            <w:pPr>
              <w:jc w:val="center"/>
              <w:rPr>
                <w:rFonts w:ascii="微软雅黑" w:eastAsia="微软雅黑" w:hAnsi="微软雅黑"/>
                <w:sz w:val="18"/>
                <w:szCs w:val="21"/>
              </w:rPr>
            </w:pPr>
          </w:p>
        </w:tc>
      </w:tr>
      <w:tr w:rsidR="00D2582A" w:rsidRPr="00B20246" w14:paraId="6A36B821" w14:textId="77777777" w:rsidTr="008B27A8">
        <w:tc>
          <w:tcPr>
            <w:tcW w:w="1526" w:type="dxa"/>
            <w:vAlign w:val="center"/>
          </w:tcPr>
          <w:p w14:paraId="29AB9184" w14:textId="5042BB94" w:rsidR="00D2582A" w:rsidRDefault="00D2582A" w:rsidP="00D2582A">
            <w:pPr>
              <w:jc w:val="center"/>
              <w:rPr>
                <w:rFonts w:ascii="微软雅黑" w:eastAsia="微软雅黑" w:hAnsi="微软雅黑"/>
                <w:sz w:val="18"/>
                <w:szCs w:val="21"/>
              </w:rPr>
            </w:pPr>
            <w:r>
              <w:rPr>
                <w:rFonts w:ascii="微软雅黑" w:eastAsia="微软雅黑" w:hAnsi="微软雅黑" w:hint="eastAsia"/>
                <w:sz w:val="18"/>
                <w:szCs w:val="21"/>
              </w:rPr>
              <w:t>2018.12.19</w:t>
            </w:r>
          </w:p>
        </w:tc>
        <w:tc>
          <w:tcPr>
            <w:tcW w:w="1134" w:type="dxa"/>
            <w:vAlign w:val="center"/>
          </w:tcPr>
          <w:p w14:paraId="35FA3CA9" w14:textId="7019097B" w:rsidR="00D2582A" w:rsidRDefault="00D2582A" w:rsidP="00D2582A">
            <w:pPr>
              <w:jc w:val="center"/>
              <w:rPr>
                <w:rFonts w:ascii="微软雅黑" w:eastAsia="微软雅黑" w:hAnsi="微软雅黑"/>
                <w:sz w:val="18"/>
                <w:szCs w:val="21"/>
              </w:rPr>
            </w:pPr>
            <w:r>
              <w:rPr>
                <w:rFonts w:ascii="微软雅黑" w:eastAsia="微软雅黑" w:hAnsi="微软雅黑" w:hint="eastAsia"/>
                <w:sz w:val="18"/>
                <w:szCs w:val="21"/>
              </w:rPr>
              <w:t>V2.12</w:t>
            </w:r>
          </w:p>
        </w:tc>
        <w:tc>
          <w:tcPr>
            <w:tcW w:w="3572" w:type="dxa"/>
            <w:vAlign w:val="center"/>
          </w:tcPr>
          <w:p w14:paraId="2FFB1BFC" w14:textId="77777777" w:rsidR="00D2582A" w:rsidRDefault="00D2582A" w:rsidP="00D2582A">
            <w:pPr>
              <w:jc w:val="left"/>
              <w:rPr>
                <w:rFonts w:ascii="微软雅黑" w:eastAsia="微软雅黑" w:hAnsi="微软雅黑"/>
                <w:sz w:val="18"/>
                <w:szCs w:val="21"/>
              </w:rPr>
            </w:pPr>
            <w:r>
              <w:rPr>
                <w:rFonts w:ascii="微软雅黑" w:eastAsia="微软雅黑" w:hAnsi="微软雅黑" w:hint="eastAsia"/>
                <w:sz w:val="18"/>
                <w:szCs w:val="21"/>
              </w:rPr>
              <w:t>1.补充</w:t>
            </w:r>
            <w:proofErr w:type="gramStart"/>
            <w:r>
              <w:rPr>
                <w:rFonts w:ascii="微软雅黑" w:eastAsia="微软雅黑" w:hAnsi="微软雅黑"/>
                <w:sz w:val="18"/>
                <w:szCs w:val="21"/>
              </w:rPr>
              <w:t>充值页</w:t>
            </w:r>
            <w:proofErr w:type="gramEnd"/>
            <w:r>
              <w:rPr>
                <w:rFonts w:ascii="微软雅黑" w:eastAsia="微软雅黑" w:hAnsi="微软雅黑"/>
                <w:sz w:val="18"/>
                <w:szCs w:val="21"/>
              </w:rPr>
              <w:t>特殊情况；</w:t>
            </w:r>
          </w:p>
          <w:p w14:paraId="6C9B96A5" w14:textId="77777777" w:rsidR="00D2582A" w:rsidRDefault="00D2582A" w:rsidP="00D2582A">
            <w:pPr>
              <w:jc w:val="left"/>
              <w:rPr>
                <w:rFonts w:ascii="微软雅黑" w:eastAsia="微软雅黑" w:hAnsi="微软雅黑"/>
                <w:sz w:val="18"/>
                <w:szCs w:val="21"/>
              </w:rPr>
            </w:pPr>
            <w:r>
              <w:rPr>
                <w:rFonts w:ascii="微软雅黑" w:eastAsia="微软雅黑" w:hAnsi="微软雅黑" w:hint="eastAsia"/>
                <w:sz w:val="18"/>
                <w:szCs w:val="21"/>
              </w:rPr>
              <w:t>2.补充</w:t>
            </w:r>
            <w:r>
              <w:rPr>
                <w:rFonts w:ascii="微软雅黑" w:eastAsia="微软雅黑" w:hAnsi="微软雅黑"/>
                <w:sz w:val="18"/>
                <w:szCs w:val="21"/>
              </w:rPr>
              <w:t>出借页输入框提示文案；</w:t>
            </w:r>
          </w:p>
          <w:p w14:paraId="4675E96E" w14:textId="77777777" w:rsidR="00D2582A" w:rsidRDefault="00D2582A" w:rsidP="00D2582A">
            <w:pPr>
              <w:jc w:val="left"/>
              <w:rPr>
                <w:rFonts w:ascii="微软雅黑" w:eastAsia="微软雅黑" w:hAnsi="微软雅黑"/>
                <w:sz w:val="18"/>
                <w:szCs w:val="21"/>
              </w:rPr>
            </w:pPr>
            <w:r>
              <w:rPr>
                <w:rFonts w:ascii="微软雅黑" w:eastAsia="微软雅黑" w:hAnsi="微软雅黑"/>
                <w:sz w:val="18"/>
                <w:szCs w:val="21"/>
              </w:rPr>
              <w:t>3.</w:t>
            </w:r>
            <w:r>
              <w:rPr>
                <w:rFonts w:ascii="微软雅黑" w:eastAsia="微软雅黑" w:hAnsi="微软雅黑" w:hint="eastAsia"/>
                <w:sz w:val="18"/>
                <w:szCs w:val="21"/>
              </w:rPr>
              <w:t>补充提现页</w:t>
            </w:r>
            <w:r>
              <w:rPr>
                <w:rFonts w:ascii="微软雅黑" w:eastAsia="微软雅黑" w:hAnsi="微软雅黑"/>
                <w:sz w:val="18"/>
                <w:szCs w:val="21"/>
              </w:rPr>
              <w:t>输入框交互部分</w:t>
            </w:r>
          </w:p>
          <w:p w14:paraId="5BF5F2B7" w14:textId="202ED806" w:rsidR="00D2582A" w:rsidRPr="00D2582A" w:rsidRDefault="00D2582A" w:rsidP="00D2582A">
            <w:pPr>
              <w:jc w:val="left"/>
              <w:rPr>
                <w:rFonts w:ascii="微软雅黑" w:eastAsia="微软雅黑" w:hAnsi="微软雅黑"/>
                <w:sz w:val="18"/>
                <w:szCs w:val="21"/>
              </w:rPr>
            </w:pPr>
            <w:r>
              <w:rPr>
                <w:rFonts w:ascii="微软雅黑" w:eastAsia="微软雅黑" w:hAnsi="微软雅黑"/>
                <w:sz w:val="18"/>
                <w:szCs w:val="21"/>
              </w:rPr>
              <w:t>4.</w:t>
            </w:r>
            <w:r>
              <w:rPr>
                <w:rFonts w:ascii="微软雅黑" w:eastAsia="微软雅黑" w:hAnsi="微软雅黑" w:hint="eastAsia"/>
                <w:sz w:val="18"/>
                <w:szCs w:val="21"/>
              </w:rPr>
              <w:t>补充</w:t>
            </w:r>
            <w:r>
              <w:rPr>
                <w:rFonts w:ascii="微软雅黑" w:eastAsia="微软雅黑" w:hAnsi="微软雅黑"/>
                <w:sz w:val="18"/>
                <w:szCs w:val="21"/>
              </w:rPr>
              <w:t>出借详情页</w:t>
            </w:r>
            <w:r>
              <w:rPr>
                <w:rFonts w:ascii="微软雅黑" w:eastAsia="微软雅黑" w:hAnsi="微软雅黑" w:hint="eastAsia"/>
                <w:sz w:val="18"/>
                <w:szCs w:val="21"/>
              </w:rPr>
              <w:t>【授权</w:t>
            </w:r>
            <w:r>
              <w:rPr>
                <w:rFonts w:ascii="微软雅黑" w:eastAsia="微软雅黑" w:hAnsi="微软雅黑"/>
                <w:sz w:val="18"/>
                <w:szCs w:val="21"/>
              </w:rPr>
              <w:t>出借</w:t>
            </w:r>
            <w:r>
              <w:rPr>
                <w:rFonts w:ascii="微软雅黑" w:eastAsia="微软雅黑" w:hAnsi="微软雅黑" w:hint="eastAsia"/>
                <w:sz w:val="18"/>
                <w:szCs w:val="21"/>
              </w:rPr>
              <w:t>】按键</w:t>
            </w:r>
            <w:r>
              <w:rPr>
                <w:rFonts w:ascii="微软雅黑" w:eastAsia="微软雅黑" w:hAnsi="微软雅黑"/>
                <w:sz w:val="18"/>
                <w:szCs w:val="21"/>
              </w:rPr>
              <w:t>的判定</w:t>
            </w:r>
          </w:p>
        </w:tc>
        <w:tc>
          <w:tcPr>
            <w:tcW w:w="1026" w:type="dxa"/>
            <w:vAlign w:val="center"/>
          </w:tcPr>
          <w:p w14:paraId="056D2FB9" w14:textId="76260A89" w:rsidR="00D2582A" w:rsidRDefault="00D2582A" w:rsidP="00D2582A">
            <w:pPr>
              <w:rPr>
                <w:rFonts w:ascii="微软雅黑" w:eastAsia="微软雅黑" w:hAnsi="微软雅黑"/>
                <w:sz w:val="18"/>
                <w:szCs w:val="21"/>
              </w:rPr>
            </w:pPr>
            <w:r>
              <w:rPr>
                <w:rFonts w:ascii="微软雅黑" w:eastAsia="微软雅黑" w:hAnsi="微软雅黑" w:hint="eastAsia"/>
                <w:sz w:val="18"/>
                <w:szCs w:val="21"/>
              </w:rPr>
              <w:t>张丽瑛</w:t>
            </w:r>
          </w:p>
        </w:tc>
        <w:tc>
          <w:tcPr>
            <w:tcW w:w="1247" w:type="dxa"/>
            <w:vAlign w:val="center"/>
          </w:tcPr>
          <w:p w14:paraId="48CC8C7F" w14:textId="23F7DA1B" w:rsidR="00D2582A" w:rsidRDefault="00D2582A" w:rsidP="00D2582A">
            <w:pPr>
              <w:jc w:val="center"/>
              <w:rPr>
                <w:rFonts w:ascii="微软雅黑" w:eastAsia="微软雅黑" w:hAnsi="微软雅黑"/>
                <w:sz w:val="18"/>
                <w:szCs w:val="21"/>
              </w:rPr>
            </w:pPr>
            <w:r>
              <w:rPr>
                <w:rFonts w:ascii="微软雅黑" w:eastAsia="微软雅黑" w:hAnsi="微软雅黑" w:hint="eastAsia"/>
                <w:sz w:val="18"/>
                <w:szCs w:val="21"/>
              </w:rPr>
              <w:t>根据</w:t>
            </w:r>
            <w:r>
              <w:rPr>
                <w:rFonts w:ascii="微软雅黑" w:eastAsia="微软雅黑" w:hAnsi="微软雅黑"/>
                <w:sz w:val="18"/>
                <w:szCs w:val="21"/>
              </w:rPr>
              <w:t>测试反馈和开发反馈补充内容</w:t>
            </w:r>
          </w:p>
        </w:tc>
      </w:tr>
    </w:tbl>
    <w:p w14:paraId="333A47E1" w14:textId="77777777" w:rsidR="00532673" w:rsidRPr="00B20246" w:rsidRDefault="00532673">
      <w:pPr>
        <w:rPr>
          <w:rFonts w:ascii="微软雅黑" w:eastAsia="微软雅黑" w:hAnsi="微软雅黑"/>
        </w:rPr>
      </w:pPr>
    </w:p>
    <w:p w14:paraId="5DE4632B" w14:textId="77777777" w:rsidR="00532673" w:rsidRPr="00B20246" w:rsidRDefault="00E928A6">
      <w:pPr>
        <w:pageBreakBefore/>
        <w:jc w:val="center"/>
        <w:rPr>
          <w:rFonts w:ascii="微软雅黑" w:eastAsia="微软雅黑" w:hAnsi="微软雅黑"/>
          <w:color w:val="1F497D" w:themeColor="text2"/>
          <w:sz w:val="32"/>
          <w:bdr w:val="single" w:sz="4" w:space="0" w:color="auto"/>
        </w:rPr>
      </w:pPr>
      <w:r w:rsidRPr="00B20246">
        <w:rPr>
          <w:rFonts w:ascii="微软雅黑" w:eastAsia="微软雅黑" w:hAnsi="微软雅黑" w:hint="eastAsia"/>
          <w:color w:val="1F497D" w:themeColor="text2"/>
          <w:sz w:val="32"/>
        </w:rPr>
        <w:lastRenderedPageBreak/>
        <w:t>目 录</w:t>
      </w:r>
    </w:p>
    <w:p w14:paraId="64856542" w14:textId="77777777" w:rsidR="00727738" w:rsidRDefault="00E928A6">
      <w:pPr>
        <w:pStyle w:val="10"/>
        <w:tabs>
          <w:tab w:val="left" w:pos="420"/>
          <w:tab w:val="right" w:pos="8494"/>
        </w:tabs>
        <w:rPr>
          <w:rFonts w:asciiTheme="minorHAnsi" w:eastAsiaTheme="minorEastAsia" w:hAnsiTheme="minorHAnsi" w:cstheme="minorBidi"/>
          <w:b w:val="0"/>
          <w:bCs w:val="0"/>
          <w:caps w:val="0"/>
          <w:noProof/>
          <w:szCs w:val="22"/>
        </w:rPr>
      </w:pPr>
      <w:r w:rsidRPr="00B20246">
        <w:rPr>
          <w:rFonts w:ascii="微软雅黑" w:eastAsia="微软雅黑" w:hAnsi="微软雅黑"/>
          <w:color w:val="1F497D" w:themeColor="text2"/>
        </w:rPr>
        <w:fldChar w:fldCharType="begin"/>
      </w:r>
      <w:r w:rsidRPr="00B20246">
        <w:rPr>
          <w:rFonts w:ascii="微软雅黑" w:eastAsia="微软雅黑" w:hAnsi="微软雅黑"/>
          <w:color w:val="1F497D" w:themeColor="text2"/>
        </w:rPr>
        <w:instrText xml:space="preserve"> TOC \o "1-3" \h \z </w:instrText>
      </w:r>
      <w:r w:rsidRPr="00B20246">
        <w:rPr>
          <w:rFonts w:ascii="微软雅黑" w:eastAsia="微软雅黑" w:hAnsi="微软雅黑"/>
          <w:color w:val="1F497D" w:themeColor="text2"/>
        </w:rPr>
        <w:fldChar w:fldCharType="separate"/>
      </w:r>
      <w:hyperlink w:anchor="_Toc532894907" w:history="1">
        <w:r w:rsidR="00727738" w:rsidRPr="000E67AB">
          <w:rPr>
            <w:rStyle w:val="ac"/>
            <w:rFonts w:ascii="微软雅黑" w:eastAsia="微软雅黑" w:hAnsi="微软雅黑"/>
            <w:noProof/>
          </w:rPr>
          <w:t>1.</w:t>
        </w:r>
        <w:r w:rsidR="00727738">
          <w:rPr>
            <w:rFonts w:asciiTheme="minorHAnsi" w:eastAsiaTheme="minorEastAsia" w:hAnsiTheme="minorHAnsi" w:cstheme="minorBidi"/>
            <w:b w:val="0"/>
            <w:bCs w:val="0"/>
            <w:caps w:val="0"/>
            <w:noProof/>
            <w:szCs w:val="22"/>
          </w:rPr>
          <w:tab/>
        </w:r>
        <w:r w:rsidR="00727738" w:rsidRPr="000E67AB">
          <w:rPr>
            <w:rStyle w:val="ac"/>
            <w:rFonts w:ascii="微软雅黑" w:eastAsia="微软雅黑" w:hAnsi="微软雅黑" w:hint="eastAsia"/>
            <w:noProof/>
          </w:rPr>
          <w:t>背景</w:t>
        </w:r>
        <w:r w:rsidR="00727738">
          <w:rPr>
            <w:noProof/>
            <w:webHidden/>
          </w:rPr>
          <w:tab/>
        </w:r>
        <w:r w:rsidR="00727738">
          <w:rPr>
            <w:noProof/>
            <w:webHidden/>
          </w:rPr>
          <w:fldChar w:fldCharType="begin"/>
        </w:r>
        <w:r w:rsidR="00727738">
          <w:rPr>
            <w:noProof/>
            <w:webHidden/>
          </w:rPr>
          <w:instrText xml:space="preserve"> PAGEREF _Toc532894907 \h </w:instrText>
        </w:r>
        <w:r w:rsidR="00727738">
          <w:rPr>
            <w:noProof/>
            <w:webHidden/>
          </w:rPr>
        </w:r>
        <w:r w:rsidR="00727738">
          <w:rPr>
            <w:noProof/>
            <w:webHidden/>
          </w:rPr>
          <w:fldChar w:fldCharType="separate"/>
        </w:r>
        <w:r w:rsidR="00727738">
          <w:rPr>
            <w:noProof/>
            <w:webHidden/>
          </w:rPr>
          <w:t>5</w:t>
        </w:r>
        <w:r w:rsidR="00727738">
          <w:rPr>
            <w:noProof/>
            <w:webHidden/>
          </w:rPr>
          <w:fldChar w:fldCharType="end"/>
        </w:r>
      </w:hyperlink>
    </w:p>
    <w:p w14:paraId="6C8A8897" w14:textId="77777777" w:rsidR="00727738" w:rsidRDefault="0070724F">
      <w:pPr>
        <w:pStyle w:val="21"/>
        <w:tabs>
          <w:tab w:val="left" w:pos="840"/>
          <w:tab w:val="right" w:pos="8494"/>
        </w:tabs>
        <w:rPr>
          <w:rFonts w:asciiTheme="minorHAnsi" w:eastAsiaTheme="minorEastAsia" w:hAnsiTheme="minorHAnsi" w:cstheme="minorBidi"/>
          <w:smallCaps w:val="0"/>
          <w:noProof/>
          <w:szCs w:val="22"/>
        </w:rPr>
      </w:pPr>
      <w:hyperlink w:anchor="_Toc532894908" w:history="1">
        <w:r w:rsidR="00727738" w:rsidRPr="000E67AB">
          <w:rPr>
            <w:rStyle w:val="ac"/>
            <w:rFonts w:ascii="微软雅黑" w:eastAsia="微软雅黑" w:hAnsi="微软雅黑"/>
            <w:noProof/>
          </w:rPr>
          <w:t>1.1</w:t>
        </w:r>
        <w:r w:rsidR="00727738">
          <w:rPr>
            <w:rFonts w:asciiTheme="minorHAnsi" w:eastAsiaTheme="minorEastAsia" w:hAnsiTheme="minorHAnsi" w:cstheme="minorBidi"/>
            <w:smallCaps w:val="0"/>
            <w:noProof/>
            <w:szCs w:val="22"/>
          </w:rPr>
          <w:tab/>
        </w:r>
        <w:r w:rsidR="00727738" w:rsidRPr="000E67AB">
          <w:rPr>
            <w:rStyle w:val="ac"/>
            <w:rFonts w:ascii="微软雅黑" w:eastAsia="微软雅黑" w:hAnsi="微软雅黑" w:hint="eastAsia"/>
            <w:noProof/>
          </w:rPr>
          <w:t>需求背景</w:t>
        </w:r>
        <w:r w:rsidR="00727738">
          <w:rPr>
            <w:noProof/>
            <w:webHidden/>
          </w:rPr>
          <w:tab/>
        </w:r>
        <w:r w:rsidR="00727738">
          <w:rPr>
            <w:noProof/>
            <w:webHidden/>
          </w:rPr>
          <w:fldChar w:fldCharType="begin"/>
        </w:r>
        <w:r w:rsidR="00727738">
          <w:rPr>
            <w:noProof/>
            <w:webHidden/>
          </w:rPr>
          <w:instrText xml:space="preserve"> PAGEREF _Toc532894908 \h </w:instrText>
        </w:r>
        <w:r w:rsidR="00727738">
          <w:rPr>
            <w:noProof/>
            <w:webHidden/>
          </w:rPr>
        </w:r>
        <w:r w:rsidR="00727738">
          <w:rPr>
            <w:noProof/>
            <w:webHidden/>
          </w:rPr>
          <w:fldChar w:fldCharType="separate"/>
        </w:r>
        <w:r w:rsidR="00727738">
          <w:rPr>
            <w:noProof/>
            <w:webHidden/>
          </w:rPr>
          <w:t>5</w:t>
        </w:r>
        <w:r w:rsidR="00727738">
          <w:rPr>
            <w:noProof/>
            <w:webHidden/>
          </w:rPr>
          <w:fldChar w:fldCharType="end"/>
        </w:r>
      </w:hyperlink>
    </w:p>
    <w:p w14:paraId="19A6ED1D" w14:textId="77777777" w:rsidR="00727738" w:rsidRDefault="0070724F">
      <w:pPr>
        <w:pStyle w:val="21"/>
        <w:tabs>
          <w:tab w:val="left" w:pos="840"/>
          <w:tab w:val="right" w:pos="8494"/>
        </w:tabs>
        <w:rPr>
          <w:rFonts w:asciiTheme="minorHAnsi" w:eastAsiaTheme="minorEastAsia" w:hAnsiTheme="minorHAnsi" w:cstheme="minorBidi"/>
          <w:smallCaps w:val="0"/>
          <w:noProof/>
          <w:szCs w:val="22"/>
        </w:rPr>
      </w:pPr>
      <w:hyperlink w:anchor="_Toc532894909" w:history="1">
        <w:r w:rsidR="00727738" w:rsidRPr="000E67AB">
          <w:rPr>
            <w:rStyle w:val="ac"/>
            <w:rFonts w:ascii="微软雅黑" w:eastAsia="微软雅黑" w:hAnsi="微软雅黑"/>
            <w:noProof/>
          </w:rPr>
          <w:t>1.2</w:t>
        </w:r>
        <w:r w:rsidR="00727738">
          <w:rPr>
            <w:rFonts w:asciiTheme="minorHAnsi" w:eastAsiaTheme="minorEastAsia" w:hAnsiTheme="minorHAnsi" w:cstheme="minorBidi"/>
            <w:smallCaps w:val="0"/>
            <w:noProof/>
            <w:szCs w:val="22"/>
          </w:rPr>
          <w:tab/>
        </w:r>
        <w:r w:rsidR="00727738" w:rsidRPr="000E67AB">
          <w:rPr>
            <w:rStyle w:val="ac"/>
            <w:rFonts w:ascii="微软雅黑" w:eastAsia="微软雅黑" w:hAnsi="微软雅黑" w:hint="eastAsia"/>
            <w:noProof/>
          </w:rPr>
          <w:t>目标用户</w:t>
        </w:r>
        <w:r w:rsidR="00727738">
          <w:rPr>
            <w:noProof/>
            <w:webHidden/>
          </w:rPr>
          <w:tab/>
        </w:r>
        <w:r w:rsidR="00727738">
          <w:rPr>
            <w:noProof/>
            <w:webHidden/>
          </w:rPr>
          <w:fldChar w:fldCharType="begin"/>
        </w:r>
        <w:r w:rsidR="00727738">
          <w:rPr>
            <w:noProof/>
            <w:webHidden/>
          </w:rPr>
          <w:instrText xml:space="preserve"> PAGEREF _Toc532894909 \h </w:instrText>
        </w:r>
        <w:r w:rsidR="00727738">
          <w:rPr>
            <w:noProof/>
            <w:webHidden/>
          </w:rPr>
        </w:r>
        <w:r w:rsidR="00727738">
          <w:rPr>
            <w:noProof/>
            <w:webHidden/>
          </w:rPr>
          <w:fldChar w:fldCharType="separate"/>
        </w:r>
        <w:r w:rsidR="00727738">
          <w:rPr>
            <w:noProof/>
            <w:webHidden/>
          </w:rPr>
          <w:t>5</w:t>
        </w:r>
        <w:r w:rsidR="00727738">
          <w:rPr>
            <w:noProof/>
            <w:webHidden/>
          </w:rPr>
          <w:fldChar w:fldCharType="end"/>
        </w:r>
      </w:hyperlink>
    </w:p>
    <w:p w14:paraId="33E32683" w14:textId="77777777" w:rsidR="00727738" w:rsidRDefault="0070724F">
      <w:pPr>
        <w:pStyle w:val="21"/>
        <w:tabs>
          <w:tab w:val="left" w:pos="840"/>
          <w:tab w:val="right" w:pos="8494"/>
        </w:tabs>
        <w:rPr>
          <w:rFonts w:asciiTheme="minorHAnsi" w:eastAsiaTheme="minorEastAsia" w:hAnsiTheme="minorHAnsi" w:cstheme="minorBidi"/>
          <w:smallCaps w:val="0"/>
          <w:noProof/>
          <w:szCs w:val="22"/>
        </w:rPr>
      </w:pPr>
      <w:hyperlink w:anchor="_Toc532894910" w:history="1">
        <w:r w:rsidR="00727738" w:rsidRPr="000E67AB">
          <w:rPr>
            <w:rStyle w:val="ac"/>
            <w:rFonts w:ascii="微软雅黑" w:eastAsia="微软雅黑" w:hAnsi="微软雅黑"/>
            <w:noProof/>
          </w:rPr>
          <w:t>1.3</w:t>
        </w:r>
        <w:r w:rsidR="00727738">
          <w:rPr>
            <w:rFonts w:asciiTheme="minorHAnsi" w:eastAsiaTheme="minorEastAsia" w:hAnsiTheme="minorHAnsi" w:cstheme="minorBidi"/>
            <w:smallCaps w:val="0"/>
            <w:noProof/>
            <w:szCs w:val="22"/>
          </w:rPr>
          <w:tab/>
        </w:r>
        <w:r w:rsidR="00727738" w:rsidRPr="000E67AB">
          <w:rPr>
            <w:rStyle w:val="ac"/>
            <w:rFonts w:ascii="微软雅黑" w:eastAsia="微软雅黑" w:hAnsi="微软雅黑" w:hint="eastAsia"/>
            <w:noProof/>
          </w:rPr>
          <w:t>需求目标</w:t>
        </w:r>
        <w:r w:rsidR="00727738">
          <w:rPr>
            <w:noProof/>
            <w:webHidden/>
          </w:rPr>
          <w:tab/>
        </w:r>
        <w:r w:rsidR="00727738">
          <w:rPr>
            <w:noProof/>
            <w:webHidden/>
          </w:rPr>
          <w:fldChar w:fldCharType="begin"/>
        </w:r>
        <w:r w:rsidR="00727738">
          <w:rPr>
            <w:noProof/>
            <w:webHidden/>
          </w:rPr>
          <w:instrText xml:space="preserve"> PAGEREF _Toc532894910 \h </w:instrText>
        </w:r>
        <w:r w:rsidR="00727738">
          <w:rPr>
            <w:noProof/>
            <w:webHidden/>
          </w:rPr>
        </w:r>
        <w:r w:rsidR="00727738">
          <w:rPr>
            <w:noProof/>
            <w:webHidden/>
          </w:rPr>
          <w:fldChar w:fldCharType="separate"/>
        </w:r>
        <w:r w:rsidR="00727738">
          <w:rPr>
            <w:noProof/>
            <w:webHidden/>
          </w:rPr>
          <w:t>5</w:t>
        </w:r>
        <w:r w:rsidR="00727738">
          <w:rPr>
            <w:noProof/>
            <w:webHidden/>
          </w:rPr>
          <w:fldChar w:fldCharType="end"/>
        </w:r>
      </w:hyperlink>
    </w:p>
    <w:p w14:paraId="2C49332D" w14:textId="77777777" w:rsidR="00727738" w:rsidRDefault="0070724F">
      <w:pPr>
        <w:pStyle w:val="21"/>
        <w:tabs>
          <w:tab w:val="left" w:pos="840"/>
          <w:tab w:val="right" w:pos="8494"/>
        </w:tabs>
        <w:rPr>
          <w:rFonts w:asciiTheme="minorHAnsi" w:eastAsiaTheme="minorEastAsia" w:hAnsiTheme="minorHAnsi" w:cstheme="minorBidi"/>
          <w:smallCaps w:val="0"/>
          <w:noProof/>
          <w:szCs w:val="22"/>
        </w:rPr>
      </w:pPr>
      <w:hyperlink w:anchor="_Toc532894911" w:history="1">
        <w:r w:rsidR="00727738" w:rsidRPr="000E67AB">
          <w:rPr>
            <w:rStyle w:val="ac"/>
            <w:rFonts w:ascii="微软雅黑" w:eastAsia="微软雅黑" w:hAnsi="微软雅黑"/>
            <w:noProof/>
          </w:rPr>
          <w:t>1.4</w:t>
        </w:r>
        <w:r w:rsidR="00727738">
          <w:rPr>
            <w:rFonts w:asciiTheme="minorHAnsi" w:eastAsiaTheme="minorEastAsia" w:hAnsiTheme="minorHAnsi" w:cstheme="minorBidi"/>
            <w:smallCaps w:val="0"/>
            <w:noProof/>
            <w:szCs w:val="22"/>
          </w:rPr>
          <w:tab/>
        </w:r>
        <w:r w:rsidR="00727738" w:rsidRPr="000E67AB">
          <w:rPr>
            <w:rStyle w:val="ac"/>
            <w:rFonts w:ascii="微软雅黑" w:eastAsia="微软雅黑" w:hAnsi="微软雅黑" w:hint="eastAsia"/>
            <w:noProof/>
          </w:rPr>
          <w:t>需求收益</w:t>
        </w:r>
        <w:r w:rsidR="00727738">
          <w:rPr>
            <w:noProof/>
            <w:webHidden/>
          </w:rPr>
          <w:tab/>
        </w:r>
        <w:r w:rsidR="00727738">
          <w:rPr>
            <w:noProof/>
            <w:webHidden/>
          </w:rPr>
          <w:fldChar w:fldCharType="begin"/>
        </w:r>
        <w:r w:rsidR="00727738">
          <w:rPr>
            <w:noProof/>
            <w:webHidden/>
          </w:rPr>
          <w:instrText xml:space="preserve"> PAGEREF _Toc532894911 \h </w:instrText>
        </w:r>
        <w:r w:rsidR="00727738">
          <w:rPr>
            <w:noProof/>
            <w:webHidden/>
          </w:rPr>
        </w:r>
        <w:r w:rsidR="00727738">
          <w:rPr>
            <w:noProof/>
            <w:webHidden/>
          </w:rPr>
          <w:fldChar w:fldCharType="separate"/>
        </w:r>
        <w:r w:rsidR="00727738">
          <w:rPr>
            <w:noProof/>
            <w:webHidden/>
          </w:rPr>
          <w:t>6</w:t>
        </w:r>
        <w:r w:rsidR="00727738">
          <w:rPr>
            <w:noProof/>
            <w:webHidden/>
          </w:rPr>
          <w:fldChar w:fldCharType="end"/>
        </w:r>
      </w:hyperlink>
    </w:p>
    <w:p w14:paraId="0F3D190C" w14:textId="77777777" w:rsidR="00727738" w:rsidRDefault="0070724F">
      <w:pPr>
        <w:pStyle w:val="10"/>
        <w:tabs>
          <w:tab w:val="left" w:pos="420"/>
          <w:tab w:val="right" w:pos="8494"/>
        </w:tabs>
        <w:rPr>
          <w:rFonts w:asciiTheme="minorHAnsi" w:eastAsiaTheme="minorEastAsia" w:hAnsiTheme="minorHAnsi" w:cstheme="minorBidi"/>
          <w:b w:val="0"/>
          <w:bCs w:val="0"/>
          <w:caps w:val="0"/>
          <w:noProof/>
          <w:szCs w:val="22"/>
        </w:rPr>
      </w:pPr>
      <w:hyperlink w:anchor="_Toc532894912" w:history="1">
        <w:r w:rsidR="00727738" w:rsidRPr="000E67AB">
          <w:rPr>
            <w:rStyle w:val="ac"/>
            <w:rFonts w:ascii="微软雅黑" w:eastAsia="微软雅黑" w:hAnsi="微软雅黑"/>
            <w:noProof/>
          </w:rPr>
          <w:t>2.</w:t>
        </w:r>
        <w:r w:rsidR="00727738">
          <w:rPr>
            <w:rFonts w:asciiTheme="minorHAnsi" w:eastAsiaTheme="minorEastAsia" w:hAnsiTheme="minorHAnsi" w:cstheme="minorBidi"/>
            <w:b w:val="0"/>
            <w:bCs w:val="0"/>
            <w:caps w:val="0"/>
            <w:noProof/>
            <w:szCs w:val="22"/>
          </w:rPr>
          <w:tab/>
        </w:r>
        <w:r w:rsidR="00727738" w:rsidRPr="000E67AB">
          <w:rPr>
            <w:rStyle w:val="ac"/>
            <w:rFonts w:ascii="微软雅黑" w:eastAsia="微软雅黑" w:hAnsi="微软雅黑" w:hint="eastAsia"/>
            <w:noProof/>
          </w:rPr>
          <w:t>概述</w:t>
        </w:r>
        <w:r w:rsidR="00727738">
          <w:rPr>
            <w:noProof/>
            <w:webHidden/>
          </w:rPr>
          <w:tab/>
        </w:r>
        <w:r w:rsidR="00727738">
          <w:rPr>
            <w:noProof/>
            <w:webHidden/>
          </w:rPr>
          <w:fldChar w:fldCharType="begin"/>
        </w:r>
        <w:r w:rsidR="00727738">
          <w:rPr>
            <w:noProof/>
            <w:webHidden/>
          </w:rPr>
          <w:instrText xml:space="preserve"> PAGEREF _Toc532894912 \h </w:instrText>
        </w:r>
        <w:r w:rsidR="00727738">
          <w:rPr>
            <w:noProof/>
            <w:webHidden/>
          </w:rPr>
        </w:r>
        <w:r w:rsidR="00727738">
          <w:rPr>
            <w:noProof/>
            <w:webHidden/>
          </w:rPr>
          <w:fldChar w:fldCharType="separate"/>
        </w:r>
        <w:r w:rsidR="00727738">
          <w:rPr>
            <w:noProof/>
            <w:webHidden/>
          </w:rPr>
          <w:t>6</w:t>
        </w:r>
        <w:r w:rsidR="00727738">
          <w:rPr>
            <w:noProof/>
            <w:webHidden/>
          </w:rPr>
          <w:fldChar w:fldCharType="end"/>
        </w:r>
      </w:hyperlink>
    </w:p>
    <w:p w14:paraId="35F690B7"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13" w:history="1">
        <w:r w:rsidR="00727738" w:rsidRPr="000E67AB">
          <w:rPr>
            <w:rStyle w:val="ac"/>
            <w:rFonts w:ascii="微软雅黑" w:eastAsia="微软雅黑" w:hAnsi="微软雅黑"/>
            <w:noProof/>
          </w:rPr>
          <w:t>2.1</w:t>
        </w:r>
        <w:r w:rsidR="00727738" w:rsidRPr="000E67AB">
          <w:rPr>
            <w:rStyle w:val="ac"/>
            <w:rFonts w:ascii="微软雅黑" w:eastAsia="微软雅黑" w:hAnsi="微软雅黑" w:hint="eastAsia"/>
            <w:noProof/>
          </w:rPr>
          <w:t>范围</w:t>
        </w:r>
        <w:r w:rsidR="00727738">
          <w:rPr>
            <w:noProof/>
            <w:webHidden/>
          </w:rPr>
          <w:tab/>
        </w:r>
        <w:r w:rsidR="00727738">
          <w:rPr>
            <w:noProof/>
            <w:webHidden/>
          </w:rPr>
          <w:fldChar w:fldCharType="begin"/>
        </w:r>
        <w:r w:rsidR="00727738">
          <w:rPr>
            <w:noProof/>
            <w:webHidden/>
          </w:rPr>
          <w:instrText xml:space="preserve"> PAGEREF _Toc532894913 \h </w:instrText>
        </w:r>
        <w:r w:rsidR="00727738">
          <w:rPr>
            <w:noProof/>
            <w:webHidden/>
          </w:rPr>
        </w:r>
        <w:r w:rsidR="00727738">
          <w:rPr>
            <w:noProof/>
            <w:webHidden/>
          </w:rPr>
          <w:fldChar w:fldCharType="separate"/>
        </w:r>
        <w:r w:rsidR="00727738">
          <w:rPr>
            <w:noProof/>
            <w:webHidden/>
          </w:rPr>
          <w:t>6</w:t>
        </w:r>
        <w:r w:rsidR="00727738">
          <w:rPr>
            <w:noProof/>
            <w:webHidden/>
          </w:rPr>
          <w:fldChar w:fldCharType="end"/>
        </w:r>
      </w:hyperlink>
    </w:p>
    <w:p w14:paraId="4F1A8E87"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14" w:history="1">
        <w:r w:rsidR="00727738" w:rsidRPr="000E67AB">
          <w:rPr>
            <w:rStyle w:val="ac"/>
            <w:rFonts w:ascii="微软雅黑" w:eastAsia="微软雅黑" w:hAnsi="微软雅黑"/>
            <w:noProof/>
          </w:rPr>
          <w:t>2.2</w:t>
        </w:r>
        <w:r w:rsidR="00727738" w:rsidRPr="000E67AB">
          <w:rPr>
            <w:rStyle w:val="ac"/>
            <w:rFonts w:ascii="微软雅黑" w:eastAsia="微软雅黑" w:hAnsi="微软雅黑" w:hint="eastAsia"/>
            <w:noProof/>
          </w:rPr>
          <w:t>功能清单</w:t>
        </w:r>
        <w:r w:rsidR="00727738">
          <w:rPr>
            <w:noProof/>
            <w:webHidden/>
          </w:rPr>
          <w:tab/>
        </w:r>
        <w:r w:rsidR="00727738">
          <w:rPr>
            <w:noProof/>
            <w:webHidden/>
          </w:rPr>
          <w:fldChar w:fldCharType="begin"/>
        </w:r>
        <w:r w:rsidR="00727738">
          <w:rPr>
            <w:noProof/>
            <w:webHidden/>
          </w:rPr>
          <w:instrText xml:space="preserve"> PAGEREF _Toc532894914 \h </w:instrText>
        </w:r>
        <w:r w:rsidR="00727738">
          <w:rPr>
            <w:noProof/>
            <w:webHidden/>
          </w:rPr>
        </w:r>
        <w:r w:rsidR="00727738">
          <w:rPr>
            <w:noProof/>
            <w:webHidden/>
          </w:rPr>
          <w:fldChar w:fldCharType="separate"/>
        </w:r>
        <w:r w:rsidR="00727738">
          <w:rPr>
            <w:noProof/>
            <w:webHidden/>
          </w:rPr>
          <w:t>6</w:t>
        </w:r>
        <w:r w:rsidR="00727738">
          <w:rPr>
            <w:noProof/>
            <w:webHidden/>
          </w:rPr>
          <w:fldChar w:fldCharType="end"/>
        </w:r>
      </w:hyperlink>
    </w:p>
    <w:p w14:paraId="48DAA6E9"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15" w:history="1">
        <w:r w:rsidR="00727738" w:rsidRPr="000E67AB">
          <w:rPr>
            <w:rStyle w:val="ac"/>
            <w:rFonts w:ascii="微软雅黑" w:eastAsia="微软雅黑" w:hAnsi="微软雅黑"/>
            <w:noProof/>
          </w:rPr>
          <w:t>2.3</w:t>
        </w:r>
        <w:r w:rsidR="00727738" w:rsidRPr="000E67AB">
          <w:rPr>
            <w:rStyle w:val="ac"/>
            <w:rFonts w:ascii="微软雅黑" w:eastAsia="微软雅黑" w:hAnsi="微软雅黑" w:hint="eastAsia"/>
            <w:noProof/>
          </w:rPr>
          <w:t>二级页面交互说明</w:t>
        </w:r>
        <w:r w:rsidR="00727738">
          <w:rPr>
            <w:noProof/>
            <w:webHidden/>
          </w:rPr>
          <w:tab/>
        </w:r>
        <w:r w:rsidR="00727738">
          <w:rPr>
            <w:noProof/>
            <w:webHidden/>
          </w:rPr>
          <w:fldChar w:fldCharType="begin"/>
        </w:r>
        <w:r w:rsidR="00727738">
          <w:rPr>
            <w:noProof/>
            <w:webHidden/>
          </w:rPr>
          <w:instrText xml:space="preserve"> PAGEREF _Toc532894915 \h </w:instrText>
        </w:r>
        <w:r w:rsidR="00727738">
          <w:rPr>
            <w:noProof/>
            <w:webHidden/>
          </w:rPr>
        </w:r>
        <w:r w:rsidR="00727738">
          <w:rPr>
            <w:noProof/>
            <w:webHidden/>
          </w:rPr>
          <w:fldChar w:fldCharType="separate"/>
        </w:r>
        <w:r w:rsidR="00727738">
          <w:rPr>
            <w:noProof/>
            <w:webHidden/>
          </w:rPr>
          <w:t>7</w:t>
        </w:r>
        <w:r w:rsidR="00727738">
          <w:rPr>
            <w:noProof/>
            <w:webHidden/>
          </w:rPr>
          <w:fldChar w:fldCharType="end"/>
        </w:r>
      </w:hyperlink>
    </w:p>
    <w:p w14:paraId="074218A2" w14:textId="77777777" w:rsidR="00727738" w:rsidRDefault="0070724F">
      <w:pPr>
        <w:pStyle w:val="10"/>
        <w:tabs>
          <w:tab w:val="left" w:pos="420"/>
          <w:tab w:val="right" w:pos="8494"/>
        </w:tabs>
        <w:rPr>
          <w:rFonts w:asciiTheme="minorHAnsi" w:eastAsiaTheme="minorEastAsia" w:hAnsiTheme="minorHAnsi" w:cstheme="minorBidi"/>
          <w:b w:val="0"/>
          <w:bCs w:val="0"/>
          <w:caps w:val="0"/>
          <w:noProof/>
          <w:szCs w:val="22"/>
        </w:rPr>
      </w:pPr>
      <w:hyperlink w:anchor="_Toc532894916" w:history="1">
        <w:r w:rsidR="00727738" w:rsidRPr="000E67AB">
          <w:rPr>
            <w:rStyle w:val="ac"/>
            <w:rFonts w:ascii="微软雅黑" w:eastAsia="微软雅黑" w:hAnsi="微软雅黑"/>
            <w:noProof/>
          </w:rPr>
          <w:t>3.</w:t>
        </w:r>
        <w:r w:rsidR="00727738">
          <w:rPr>
            <w:rFonts w:asciiTheme="minorHAnsi" w:eastAsiaTheme="minorEastAsia" w:hAnsiTheme="minorHAnsi" w:cstheme="minorBidi"/>
            <w:b w:val="0"/>
            <w:bCs w:val="0"/>
            <w:caps w:val="0"/>
            <w:noProof/>
            <w:szCs w:val="22"/>
          </w:rPr>
          <w:tab/>
        </w:r>
        <w:r w:rsidR="00727738" w:rsidRPr="000E67AB">
          <w:rPr>
            <w:rStyle w:val="ac"/>
            <w:rFonts w:ascii="微软雅黑" w:eastAsia="微软雅黑" w:hAnsi="微软雅黑" w:hint="eastAsia"/>
            <w:noProof/>
          </w:rPr>
          <w:t>详述</w:t>
        </w:r>
        <w:r w:rsidR="00727738">
          <w:rPr>
            <w:noProof/>
            <w:webHidden/>
          </w:rPr>
          <w:tab/>
        </w:r>
        <w:r w:rsidR="00727738">
          <w:rPr>
            <w:noProof/>
            <w:webHidden/>
          </w:rPr>
          <w:fldChar w:fldCharType="begin"/>
        </w:r>
        <w:r w:rsidR="00727738">
          <w:rPr>
            <w:noProof/>
            <w:webHidden/>
          </w:rPr>
          <w:instrText xml:space="preserve"> PAGEREF _Toc532894916 \h </w:instrText>
        </w:r>
        <w:r w:rsidR="00727738">
          <w:rPr>
            <w:noProof/>
            <w:webHidden/>
          </w:rPr>
        </w:r>
        <w:r w:rsidR="00727738">
          <w:rPr>
            <w:noProof/>
            <w:webHidden/>
          </w:rPr>
          <w:fldChar w:fldCharType="separate"/>
        </w:r>
        <w:r w:rsidR="00727738">
          <w:rPr>
            <w:noProof/>
            <w:webHidden/>
          </w:rPr>
          <w:t>8</w:t>
        </w:r>
        <w:r w:rsidR="00727738">
          <w:rPr>
            <w:noProof/>
            <w:webHidden/>
          </w:rPr>
          <w:fldChar w:fldCharType="end"/>
        </w:r>
      </w:hyperlink>
    </w:p>
    <w:p w14:paraId="0DB7A61E"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17" w:history="1">
        <w:r w:rsidR="00727738" w:rsidRPr="000E67AB">
          <w:rPr>
            <w:rStyle w:val="ac"/>
            <w:rFonts w:ascii="微软雅黑" w:eastAsia="微软雅黑" w:hAnsi="微软雅黑"/>
            <w:noProof/>
          </w:rPr>
          <w:t>3.1</w:t>
        </w:r>
        <w:r w:rsidR="00727738" w:rsidRPr="000E67AB">
          <w:rPr>
            <w:rStyle w:val="ac"/>
            <w:rFonts w:ascii="微软雅黑" w:eastAsia="微软雅黑" w:hAnsi="微软雅黑" w:hint="eastAsia"/>
            <w:noProof/>
          </w:rPr>
          <w:t>开通存管</w:t>
        </w:r>
        <w:r w:rsidR="00727738" w:rsidRPr="000E67AB">
          <w:rPr>
            <w:rStyle w:val="ac"/>
            <w:rFonts w:ascii="微软雅黑" w:eastAsia="微软雅黑" w:hAnsi="微软雅黑"/>
            <w:noProof/>
          </w:rPr>
          <w:t>-</w:t>
        </w:r>
        <w:r w:rsidR="00727738" w:rsidRPr="000E67AB">
          <w:rPr>
            <w:rStyle w:val="ac"/>
            <w:rFonts w:ascii="微软雅黑" w:eastAsia="微软雅黑" w:hAnsi="微软雅黑" w:hint="eastAsia"/>
            <w:noProof/>
          </w:rPr>
          <w:t>开通存管页</w:t>
        </w:r>
        <w:r w:rsidR="00727738">
          <w:rPr>
            <w:noProof/>
            <w:webHidden/>
          </w:rPr>
          <w:tab/>
        </w:r>
        <w:r w:rsidR="00727738">
          <w:rPr>
            <w:noProof/>
            <w:webHidden/>
          </w:rPr>
          <w:fldChar w:fldCharType="begin"/>
        </w:r>
        <w:r w:rsidR="00727738">
          <w:rPr>
            <w:noProof/>
            <w:webHidden/>
          </w:rPr>
          <w:instrText xml:space="preserve"> PAGEREF _Toc532894917 \h </w:instrText>
        </w:r>
        <w:r w:rsidR="00727738">
          <w:rPr>
            <w:noProof/>
            <w:webHidden/>
          </w:rPr>
        </w:r>
        <w:r w:rsidR="00727738">
          <w:rPr>
            <w:noProof/>
            <w:webHidden/>
          </w:rPr>
          <w:fldChar w:fldCharType="separate"/>
        </w:r>
        <w:r w:rsidR="00727738">
          <w:rPr>
            <w:noProof/>
            <w:webHidden/>
          </w:rPr>
          <w:t>8</w:t>
        </w:r>
        <w:r w:rsidR="00727738">
          <w:rPr>
            <w:noProof/>
            <w:webHidden/>
          </w:rPr>
          <w:fldChar w:fldCharType="end"/>
        </w:r>
      </w:hyperlink>
    </w:p>
    <w:p w14:paraId="596C8744"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18" w:history="1">
        <w:r w:rsidR="00727738" w:rsidRPr="000E67AB">
          <w:rPr>
            <w:rStyle w:val="ac"/>
            <w:rFonts w:ascii="微软雅黑" w:eastAsia="微软雅黑" w:hAnsi="微软雅黑"/>
            <w:noProof/>
          </w:rPr>
          <w:t>3.2</w:t>
        </w:r>
        <w:r w:rsidR="00727738" w:rsidRPr="000E67AB">
          <w:rPr>
            <w:rStyle w:val="ac"/>
            <w:rFonts w:ascii="微软雅黑" w:eastAsia="微软雅黑" w:hAnsi="微软雅黑" w:hint="eastAsia"/>
            <w:noProof/>
          </w:rPr>
          <w:t>风险测评</w:t>
        </w:r>
        <w:r w:rsidR="00727738" w:rsidRPr="000E67AB">
          <w:rPr>
            <w:rStyle w:val="ac"/>
            <w:rFonts w:ascii="微软雅黑" w:eastAsia="微软雅黑" w:hAnsi="微软雅黑"/>
            <w:noProof/>
          </w:rPr>
          <w:t>-</w:t>
        </w:r>
        <w:r w:rsidR="00727738" w:rsidRPr="000E67AB">
          <w:rPr>
            <w:rStyle w:val="ac"/>
            <w:rFonts w:ascii="微软雅黑" w:eastAsia="微软雅黑" w:hAnsi="微软雅黑" w:hint="eastAsia"/>
            <w:noProof/>
          </w:rPr>
          <w:t>结果页</w:t>
        </w:r>
        <w:r w:rsidR="00727738">
          <w:rPr>
            <w:noProof/>
            <w:webHidden/>
          </w:rPr>
          <w:tab/>
        </w:r>
        <w:r w:rsidR="00727738">
          <w:rPr>
            <w:noProof/>
            <w:webHidden/>
          </w:rPr>
          <w:fldChar w:fldCharType="begin"/>
        </w:r>
        <w:r w:rsidR="00727738">
          <w:rPr>
            <w:noProof/>
            <w:webHidden/>
          </w:rPr>
          <w:instrText xml:space="preserve"> PAGEREF _Toc532894918 \h </w:instrText>
        </w:r>
        <w:r w:rsidR="00727738">
          <w:rPr>
            <w:noProof/>
            <w:webHidden/>
          </w:rPr>
        </w:r>
        <w:r w:rsidR="00727738">
          <w:rPr>
            <w:noProof/>
            <w:webHidden/>
          </w:rPr>
          <w:fldChar w:fldCharType="separate"/>
        </w:r>
        <w:r w:rsidR="00727738">
          <w:rPr>
            <w:noProof/>
            <w:webHidden/>
          </w:rPr>
          <w:t>11</w:t>
        </w:r>
        <w:r w:rsidR="00727738">
          <w:rPr>
            <w:noProof/>
            <w:webHidden/>
          </w:rPr>
          <w:fldChar w:fldCharType="end"/>
        </w:r>
      </w:hyperlink>
    </w:p>
    <w:p w14:paraId="338E28A6"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19" w:history="1">
        <w:r w:rsidR="00727738" w:rsidRPr="000E67AB">
          <w:rPr>
            <w:rStyle w:val="ac"/>
            <w:rFonts w:ascii="微软雅黑" w:eastAsia="微软雅黑" w:hAnsi="微软雅黑"/>
            <w:noProof/>
          </w:rPr>
          <w:t>3.3</w:t>
        </w:r>
        <w:r w:rsidR="00727738" w:rsidRPr="000E67AB">
          <w:rPr>
            <w:rStyle w:val="ac"/>
            <w:rFonts w:ascii="微软雅黑" w:eastAsia="微软雅黑" w:hAnsi="微软雅黑" w:hint="eastAsia"/>
            <w:noProof/>
          </w:rPr>
          <w:t>充值页</w:t>
        </w:r>
        <w:r w:rsidR="00727738">
          <w:rPr>
            <w:noProof/>
            <w:webHidden/>
          </w:rPr>
          <w:tab/>
        </w:r>
        <w:r w:rsidR="00727738">
          <w:rPr>
            <w:noProof/>
            <w:webHidden/>
          </w:rPr>
          <w:fldChar w:fldCharType="begin"/>
        </w:r>
        <w:r w:rsidR="00727738">
          <w:rPr>
            <w:noProof/>
            <w:webHidden/>
          </w:rPr>
          <w:instrText xml:space="preserve"> PAGEREF _Toc532894919 \h </w:instrText>
        </w:r>
        <w:r w:rsidR="00727738">
          <w:rPr>
            <w:noProof/>
            <w:webHidden/>
          </w:rPr>
        </w:r>
        <w:r w:rsidR="00727738">
          <w:rPr>
            <w:noProof/>
            <w:webHidden/>
          </w:rPr>
          <w:fldChar w:fldCharType="separate"/>
        </w:r>
        <w:r w:rsidR="00727738">
          <w:rPr>
            <w:noProof/>
            <w:webHidden/>
          </w:rPr>
          <w:t>13</w:t>
        </w:r>
        <w:r w:rsidR="00727738">
          <w:rPr>
            <w:noProof/>
            <w:webHidden/>
          </w:rPr>
          <w:fldChar w:fldCharType="end"/>
        </w:r>
      </w:hyperlink>
    </w:p>
    <w:p w14:paraId="6FBA4630"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20" w:history="1">
        <w:r w:rsidR="00727738" w:rsidRPr="000E67AB">
          <w:rPr>
            <w:rStyle w:val="ac"/>
            <w:rFonts w:ascii="微软雅黑" w:eastAsia="微软雅黑" w:hAnsi="微软雅黑"/>
            <w:noProof/>
          </w:rPr>
          <w:t>3.4</w:t>
        </w:r>
        <w:r w:rsidR="00727738" w:rsidRPr="000E67AB">
          <w:rPr>
            <w:rStyle w:val="ac"/>
            <w:rFonts w:ascii="微软雅黑" w:eastAsia="微软雅黑" w:hAnsi="微软雅黑" w:hint="eastAsia"/>
            <w:noProof/>
          </w:rPr>
          <w:t>项目详情页</w:t>
        </w:r>
        <w:r w:rsidR="00727738">
          <w:rPr>
            <w:noProof/>
            <w:webHidden/>
          </w:rPr>
          <w:tab/>
        </w:r>
        <w:r w:rsidR="00727738">
          <w:rPr>
            <w:noProof/>
            <w:webHidden/>
          </w:rPr>
          <w:fldChar w:fldCharType="begin"/>
        </w:r>
        <w:r w:rsidR="00727738">
          <w:rPr>
            <w:noProof/>
            <w:webHidden/>
          </w:rPr>
          <w:instrText xml:space="preserve"> PAGEREF _Toc532894920 \h </w:instrText>
        </w:r>
        <w:r w:rsidR="00727738">
          <w:rPr>
            <w:noProof/>
            <w:webHidden/>
          </w:rPr>
        </w:r>
        <w:r w:rsidR="00727738">
          <w:rPr>
            <w:noProof/>
            <w:webHidden/>
          </w:rPr>
          <w:fldChar w:fldCharType="separate"/>
        </w:r>
        <w:r w:rsidR="00727738">
          <w:rPr>
            <w:noProof/>
            <w:webHidden/>
          </w:rPr>
          <w:t>21</w:t>
        </w:r>
        <w:r w:rsidR="00727738">
          <w:rPr>
            <w:noProof/>
            <w:webHidden/>
          </w:rPr>
          <w:fldChar w:fldCharType="end"/>
        </w:r>
      </w:hyperlink>
    </w:p>
    <w:p w14:paraId="58239021"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21" w:history="1">
        <w:r w:rsidR="00727738" w:rsidRPr="000E67AB">
          <w:rPr>
            <w:rStyle w:val="ac"/>
            <w:rFonts w:ascii="微软雅黑" w:eastAsia="微软雅黑" w:hAnsi="微软雅黑"/>
            <w:noProof/>
          </w:rPr>
          <w:t>3.5</w:t>
        </w:r>
        <w:r w:rsidR="00727738" w:rsidRPr="000E67AB">
          <w:rPr>
            <w:rStyle w:val="ac"/>
            <w:rFonts w:ascii="微软雅黑" w:eastAsia="微软雅黑" w:hAnsi="微软雅黑" w:hint="eastAsia"/>
            <w:noProof/>
          </w:rPr>
          <w:t>项目出借页</w:t>
        </w:r>
        <w:r w:rsidR="00727738">
          <w:rPr>
            <w:noProof/>
            <w:webHidden/>
          </w:rPr>
          <w:tab/>
        </w:r>
        <w:r w:rsidR="00727738">
          <w:rPr>
            <w:noProof/>
            <w:webHidden/>
          </w:rPr>
          <w:fldChar w:fldCharType="begin"/>
        </w:r>
        <w:r w:rsidR="00727738">
          <w:rPr>
            <w:noProof/>
            <w:webHidden/>
          </w:rPr>
          <w:instrText xml:space="preserve"> PAGEREF _Toc532894921 \h </w:instrText>
        </w:r>
        <w:r w:rsidR="00727738">
          <w:rPr>
            <w:noProof/>
            <w:webHidden/>
          </w:rPr>
        </w:r>
        <w:r w:rsidR="00727738">
          <w:rPr>
            <w:noProof/>
            <w:webHidden/>
          </w:rPr>
          <w:fldChar w:fldCharType="separate"/>
        </w:r>
        <w:r w:rsidR="00727738">
          <w:rPr>
            <w:noProof/>
            <w:webHidden/>
          </w:rPr>
          <w:t>30</w:t>
        </w:r>
        <w:r w:rsidR="00727738">
          <w:rPr>
            <w:noProof/>
            <w:webHidden/>
          </w:rPr>
          <w:fldChar w:fldCharType="end"/>
        </w:r>
      </w:hyperlink>
    </w:p>
    <w:p w14:paraId="675D2305"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22" w:history="1">
        <w:r w:rsidR="00727738" w:rsidRPr="000E67AB">
          <w:rPr>
            <w:rStyle w:val="ac"/>
            <w:rFonts w:ascii="微软雅黑" w:eastAsia="微软雅黑" w:hAnsi="微软雅黑"/>
            <w:noProof/>
          </w:rPr>
          <w:t xml:space="preserve">3.6 </w:t>
        </w:r>
        <w:r w:rsidR="00727738" w:rsidRPr="000E67AB">
          <w:rPr>
            <w:rStyle w:val="ac"/>
            <w:rFonts w:ascii="微软雅黑" w:eastAsia="微软雅黑" w:hAnsi="微软雅黑" w:hint="eastAsia"/>
            <w:noProof/>
          </w:rPr>
          <w:t>提现</w:t>
        </w:r>
        <w:r w:rsidR="00727738">
          <w:rPr>
            <w:noProof/>
            <w:webHidden/>
          </w:rPr>
          <w:tab/>
        </w:r>
        <w:r w:rsidR="00727738">
          <w:rPr>
            <w:noProof/>
            <w:webHidden/>
          </w:rPr>
          <w:fldChar w:fldCharType="begin"/>
        </w:r>
        <w:r w:rsidR="00727738">
          <w:rPr>
            <w:noProof/>
            <w:webHidden/>
          </w:rPr>
          <w:instrText xml:space="preserve"> PAGEREF _Toc532894922 \h </w:instrText>
        </w:r>
        <w:r w:rsidR="00727738">
          <w:rPr>
            <w:noProof/>
            <w:webHidden/>
          </w:rPr>
        </w:r>
        <w:r w:rsidR="00727738">
          <w:rPr>
            <w:noProof/>
            <w:webHidden/>
          </w:rPr>
          <w:fldChar w:fldCharType="separate"/>
        </w:r>
        <w:r w:rsidR="00727738">
          <w:rPr>
            <w:noProof/>
            <w:webHidden/>
          </w:rPr>
          <w:t>40</w:t>
        </w:r>
        <w:r w:rsidR="00727738">
          <w:rPr>
            <w:noProof/>
            <w:webHidden/>
          </w:rPr>
          <w:fldChar w:fldCharType="end"/>
        </w:r>
      </w:hyperlink>
    </w:p>
    <w:p w14:paraId="7B155945" w14:textId="77777777" w:rsidR="00727738" w:rsidRDefault="0070724F">
      <w:pPr>
        <w:pStyle w:val="10"/>
        <w:tabs>
          <w:tab w:val="left" w:pos="420"/>
          <w:tab w:val="right" w:pos="8494"/>
        </w:tabs>
        <w:rPr>
          <w:rFonts w:asciiTheme="minorHAnsi" w:eastAsiaTheme="minorEastAsia" w:hAnsiTheme="minorHAnsi" w:cstheme="minorBidi"/>
          <w:b w:val="0"/>
          <w:bCs w:val="0"/>
          <w:caps w:val="0"/>
          <w:noProof/>
          <w:szCs w:val="22"/>
        </w:rPr>
      </w:pPr>
      <w:hyperlink w:anchor="_Toc532894923" w:history="1">
        <w:r w:rsidR="00727738" w:rsidRPr="000E67AB">
          <w:rPr>
            <w:rStyle w:val="ac"/>
            <w:rFonts w:ascii="微软雅黑" w:eastAsia="微软雅黑" w:hAnsi="微软雅黑"/>
            <w:noProof/>
          </w:rPr>
          <w:t>4.</w:t>
        </w:r>
        <w:r w:rsidR="00727738">
          <w:rPr>
            <w:rFonts w:asciiTheme="minorHAnsi" w:eastAsiaTheme="minorEastAsia" w:hAnsiTheme="minorHAnsi" w:cstheme="minorBidi"/>
            <w:b w:val="0"/>
            <w:bCs w:val="0"/>
            <w:caps w:val="0"/>
            <w:noProof/>
            <w:szCs w:val="22"/>
          </w:rPr>
          <w:tab/>
        </w:r>
        <w:r w:rsidR="00727738" w:rsidRPr="000E67AB">
          <w:rPr>
            <w:rStyle w:val="ac"/>
            <w:rFonts w:ascii="微软雅黑" w:eastAsia="微软雅黑" w:hAnsi="微软雅黑" w:hint="eastAsia"/>
            <w:noProof/>
          </w:rPr>
          <w:t>数据</w:t>
        </w:r>
        <w:r w:rsidR="00727738">
          <w:rPr>
            <w:noProof/>
            <w:webHidden/>
          </w:rPr>
          <w:tab/>
        </w:r>
        <w:r w:rsidR="00727738">
          <w:rPr>
            <w:noProof/>
            <w:webHidden/>
          </w:rPr>
          <w:fldChar w:fldCharType="begin"/>
        </w:r>
        <w:r w:rsidR="00727738">
          <w:rPr>
            <w:noProof/>
            <w:webHidden/>
          </w:rPr>
          <w:instrText xml:space="preserve"> PAGEREF _Toc532894923 \h </w:instrText>
        </w:r>
        <w:r w:rsidR="00727738">
          <w:rPr>
            <w:noProof/>
            <w:webHidden/>
          </w:rPr>
        </w:r>
        <w:r w:rsidR="00727738">
          <w:rPr>
            <w:noProof/>
            <w:webHidden/>
          </w:rPr>
          <w:fldChar w:fldCharType="separate"/>
        </w:r>
        <w:r w:rsidR="00727738">
          <w:rPr>
            <w:noProof/>
            <w:webHidden/>
          </w:rPr>
          <w:t>42</w:t>
        </w:r>
        <w:r w:rsidR="00727738">
          <w:rPr>
            <w:noProof/>
            <w:webHidden/>
          </w:rPr>
          <w:fldChar w:fldCharType="end"/>
        </w:r>
      </w:hyperlink>
    </w:p>
    <w:p w14:paraId="7D0E9FD4" w14:textId="77777777" w:rsidR="00727738" w:rsidRDefault="0070724F">
      <w:pPr>
        <w:pStyle w:val="10"/>
        <w:tabs>
          <w:tab w:val="right" w:pos="8494"/>
        </w:tabs>
        <w:rPr>
          <w:rFonts w:asciiTheme="minorHAnsi" w:eastAsiaTheme="minorEastAsia" w:hAnsiTheme="minorHAnsi" w:cstheme="minorBidi"/>
          <w:b w:val="0"/>
          <w:bCs w:val="0"/>
          <w:caps w:val="0"/>
          <w:noProof/>
          <w:szCs w:val="22"/>
        </w:rPr>
      </w:pPr>
      <w:hyperlink w:anchor="_Toc532894924" w:history="1">
        <w:r w:rsidR="00727738" w:rsidRPr="000E67AB">
          <w:rPr>
            <w:rStyle w:val="ac"/>
            <w:rFonts w:ascii="微软雅黑" w:eastAsia="微软雅黑" w:hAnsi="微软雅黑"/>
            <w:noProof/>
          </w:rPr>
          <w:t>4.1</w:t>
        </w:r>
        <w:r w:rsidR="00727738" w:rsidRPr="000E67AB">
          <w:rPr>
            <w:rStyle w:val="ac"/>
            <w:rFonts w:ascii="微软雅黑" w:eastAsia="微软雅黑" w:hAnsi="微软雅黑" w:hint="eastAsia"/>
            <w:noProof/>
          </w:rPr>
          <w:t>数据说明</w:t>
        </w:r>
        <w:r w:rsidR="00727738">
          <w:rPr>
            <w:noProof/>
            <w:webHidden/>
          </w:rPr>
          <w:tab/>
        </w:r>
        <w:r w:rsidR="00727738">
          <w:rPr>
            <w:noProof/>
            <w:webHidden/>
          </w:rPr>
          <w:fldChar w:fldCharType="begin"/>
        </w:r>
        <w:r w:rsidR="00727738">
          <w:rPr>
            <w:noProof/>
            <w:webHidden/>
          </w:rPr>
          <w:instrText xml:space="preserve"> PAGEREF _Toc532894924 \h </w:instrText>
        </w:r>
        <w:r w:rsidR="00727738">
          <w:rPr>
            <w:noProof/>
            <w:webHidden/>
          </w:rPr>
        </w:r>
        <w:r w:rsidR="00727738">
          <w:rPr>
            <w:noProof/>
            <w:webHidden/>
          </w:rPr>
          <w:fldChar w:fldCharType="separate"/>
        </w:r>
        <w:r w:rsidR="00727738">
          <w:rPr>
            <w:noProof/>
            <w:webHidden/>
          </w:rPr>
          <w:t>42</w:t>
        </w:r>
        <w:r w:rsidR="00727738">
          <w:rPr>
            <w:noProof/>
            <w:webHidden/>
          </w:rPr>
          <w:fldChar w:fldCharType="end"/>
        </w:r>
      </w:hyperlink>
    </w:p>
    <w:p w14:paraId="35167A48"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25" w:history="1">
        <w:r w:rsidR="00727738" w:rsidRPr="000E67AB">
          <w:rPr>
            <w:rStyle w:val="ac"/>
            <w:rFonts w:ascii="微软雅黑" w:eastAsia="微软雅黑" w:hAnsi="微软雅黑"/>
            <w:noProof/>
          </w:rPr>
          <w:t>4.2</w:t>
        </w:r>
        <w:r w:rsidR="00727738" w:rsidRPr="000E67AB">
          <w:rPr>
            <w:rStyle w:val="ac"/>
            <w:rFonts w:ascii="微软雅黑" w:eastAsia="微软雅黑" w:hAnsi="微软雅黑" w:hint="eastAsia"/>
            <w:noProof/>
          </w:rPr>
          <w:t>数据埋点</w:t>
        </w:r>
        <w:r w:rsidR="00727738">
          <w:rPr>
            <w:noProof/>
            <w:webHidden/>
          </w:rPr>
          <w:tab/>
        </w:r>
        <w:r w:rsidR="00727738">
          <w:rPr>
            <w:noProof/>
            <w:webHidden/>
          </w:rPr>
          <w:fldChar w:fldCharType="begin"/>
        </w:r>
        <w:r w:rsidR="00727738">
          <w:rPr>
            <w:noProof/>
            <w:webHidden/>
          </w:rPr>
          <w:instrText xml:space="preserve"> PAGEREF _Toc532894925 \h </w:instrText>
        </w:r>
        <w:r w:rsidR="00727738">
          <w:rPr>
            <w:noProof/>
            <w:webHidden/>
          </w:rPr>
        </w:r>
        <w:r w:rsidR="00727738">
          <w:rPr>
            <w:noProof/>
            <w:webHidden/>
          </w:rPr>
          <w:fldChar w:fldCharType="separate"/>
        </w:r>
        <w:r w:rsidR="00727738">
          <w:rPr>
            <w:noProof/>
            <w:webHidden/>
          </w:rPr>
          <w:t>42</w:t>
        </w:r>
        <w:r w:rsidR="00727738">
          <w:rPr>
            <w:noProof/>
            <w:webHidden/>
          </w:rPr>
          <w:fldChar w:fldCharType="end"/>
        </w:r>
      </w:hyperlink>
    </w:p>
    <w:p w14:paraId="3A5DF625" w14:textId="77777777" w:rsidR="00727738" w:rsidRDefault="0070724F">
      <w:pPr>
        <w:pStyle w:val="21"/>
        <w:tabs>
          <w:tab w:val="right" w:pos="8494"/>
        </w:tabs>
        <w:rPr>
          <w:rFonts w:asciiTheme="minorHAnsi" w:eastAsiaTheme="minorEastAsia" w:hAnsiTheme="minorHAnsi" w:cstheme="minorBidi"/>
          <w:smallCaps w:val="0"/>
          <w:noProof/>
          <w:szCs w:val="22"/>
        </w:rPr>
      </w:pPr>
      <w:hyperlink w:anchor="_Toc532894926" w:history="1">
        <w:r w:rsidR="00727738" w:rsidRPr="000E67AB">
          <w:rPr>
            <w:rStyle w:val="ac"/>
            <w:rFonts w:ascii="微软雅黑" w:eastAsia="微软雅黑" w:hAnsi="微软雅黑"/>
            <w:noProof/>
          </w:rPr>
          <w:t>4.3</w:t>
        </w:r>
        <w:r w:rsidR="00727738" w:rsidRPr="000E67AB">
          <w:rPr>
            <w:rStyle w:val="ac"/>
            <w:rFonts w:ascii="微软雅黑" w:eastAsia="微软雅黑" w:hAnsi="微软雅黑" w:hint="eastAsia"/>
            <w:noProof/>
          </w:rPr>
          <w:t>存量数据处理</w:t>
        </w:r>
        <w:r w:rsidR="00727738">
          <w:rPr>
            <w:noProof/>
            <w:webHidden/>
          </w:rPr>
          <w:tab/>
        </w:r>
        <w:r w:rsidR="00727738">
          <w:rPr>
            <w:noProof/>
            <w:webHidden/>
          </w:rPr>
          <w:fldChar w:fldCharType="begin"/>
        </w:r>
        <w:r w:rsidR="00727738">
          <w:rPr>
            <w:noProof/>
            <w:webHidden/>
          </w:rPr>
          <w:instrText xml:space="preserve"> PAGEREF _Toc532894926 \h </w:instrText>
        </w:r>
        <w:r w:rsidR="00727738">
          <w:rPr>
            <w:noProof/>
            <w:webHidden/>
          </w:rPr>
        </w:r>
        <w:r w:rsidR="00727738">
          <w:rPr>
            <w:noProof/>
            <w:webHidden/>
          </w:rPr>
          <w:fldChar w:fldCharType="separate"/>
        </w:r>
        <w:r w:rsidR="00727738">
          <w:rPr>
            <w:noProof/>
            <w:webHidden/>
          </w:rPr>
          <w:t>43</w:t>
        </w:r>
        <w:r w:rsidR="00727738">
          <w:rPr>
            <w:noProof/>
            <w:webHidden/>
          </w:rPr>
          <w:fldChar w:fldCharType="end"/>
        </w:r>
      </w:hyperlink>
    </w:p>
    <w:p w14:paraId="022B14D7" w14:textId="77777777" w:rsidR="00532673" w:rsidRPr="00B20246" w:rsidRDefault="00E928A6">
      <w:pPr>
        <w:rPr>
          <w:rFonts w:ascii="微软雅黑" w:eastAsia="微软雅黑" w:hAnsi="微软雅黑"/>
          <w:iCs/>
        </w:rPr>
      </w:pPr>
      <w:r w:rsidRPr="00B20246">
        <w:rPr>
          <w:rFonts w:ascii="微软雅黑" w:eastAsia="微软雅黑" w:hAnsi="微软雅黑"/>
          <w:color w:val="1F497D" w:themeColor="text2"/>
        </w:rPr>
        <w:fldChar w:fldCharType="end"/>
      </w:r>
    </w:p>
    <w:p w14:paraId="49CB1E0C" w14:textId="77777777" w:rsidR="00532673" w:rsidRPr="00B20246" w:rsidRDefault="00E928A6">
      <w:pPr>
        <w:pStyle w:val="1"/>
        <w:numPr>
          <w:ilvl w:val="0"/>
          <w:numId w:val="1"/>
        </w:numPr>
        <w:spacing w:before="175" w:after="175"/>
        <w:rPr>
          <w:rFonts w:ascii="微软雅黑" w:eastAsia="微软雅黑" w:hAnsi="微软雅黑"/>
          <w:color w:val="1F497D" w:themeColor="text2"/>
        </w:rPr>
      </w:pPr>
      <w:r w:rsidRPr="00B20246">
        <w:rPr>
          <w:rFonts w:ascii="微软雅黑" w:eastAsia="微软雅黑" w:hAnsi="微软雅黑"/>
        </w:rPr>
        <w:br w:type="page"/>
      </w:r>
      <w:bookmarkStart w:id="0" w:name="_Toc532894907"/>
      <w:r w:rsidRPr="00B20246">
        <w:rPr>
          <w:rFonts w:ascii="微软雅黑" w:eastAsia="微软雅黑" w:hAnsi="微软雅黑" w:hint="eastAsia"/>
          <w:color w:val="1F497D" w:themeColor="text2"/>
        </w:rPr>
        <w:lastRenderedPageBreak/>
        <w:t>背景</w:t>
      </w:r>
      <w:bookmarkEnd w:id="0"/>
    </w:p>
    <w:p w14:paraId="104C9712" w14:textId="77777777" w:rsidR="00532673" w:rsidRPr="00B20246" w:rsidRDefault="00574470">
      <w:pPr>
        <w:pStyle w:val="2"/>
        <w:numPr>
          <w:ilvl w:val="1"/>
          <w:numId w:val="1"/>
        </w:numPr>
        <w:rPr>
          <w:rFonts w:ascii="微软雅黑" w:eastAsia="微软雅黑" w:hAnsi="微软雅黑"/>
          <w:color w:val="1F497D" w:themeColor="text2"/>
        </w:rPr>
      </w:pPr>
      <w:bookmarkStart w:id="1" w:name="_Toc532894908"/>
      <w:bookmarkStart w:id="2" w:name="_Toc521667307"/>
      <w:r w:rsidRPr="00B20246">
        <w:rPr>
          <w:rFonts w:ascii="微软雅黑" w:eastAsia="微软雅黑" w:hAnsi="微软雅黑" w:hint="eastAsia"/>
          <w:color w:val="1F497D" w:themeColor="text2"/>
        </w:rPr>
        <w:t>需求背景</w:t>
      </w:r>
      <w:bookmarkEnd w:id="1"/>
    </w:p>
    <w:p w14:paraId="654C3673" w14:textId="77777777" w:rsidR="00C66403" w:rsidRDefault="00C66403" w:rsidP="00524418">
      <w:pPr>
        <w:ind w:firstLineChars="200" w:firstLine="508"/>
        <w:rPr>
          <w:rFonts w:ascii="微软雅黑" w:eastAsia="微软雅黑" w:hAnsi="微软雅黑"/>
          <w:iCs/>
          <w:sz w:val="24"/>
        </w:rPr>
      </w:pPr>
      <w:r w:rsidRPr="00C66403">
        <w:rPr>
          <w:rFonts w:ascii="微软雅黑" w:eastAsia="微软雅黑" w:hAnsi="微软雅黑" w:hint="eastAsia"/>
          <w:iCs/>
          <w:sz w:val="24"/>
        </w:rPr>
        <w:t>智能手机的普及以及移动互联网的发展，已经改变了人们的传统理财和投资习惯。从便捷性上来说，</w:t>
      </w:r>
      <w:proofErr w:type="gramStart"/>
      <w:r w:rsidRPr="00C66403">
        <w:rPr>
          <w:rFonts w:ascii="微软雅黑" w:eastAsia="微软雅黑" w:hAnsi="微软雅黑" w:hint="eastAsia"/>
          <w:iCs/>
          <w:sz w:val="24"/>
        </w:rPr>
        <w:t>移动端更方便</w:t>
      </w:r>
      <w:proofErr w:type="gramEnd"/>
      <w:r w:rsidRPr="00C66403">
        <w:rPr>
          <w:rFonts w:ascii="微软雅黑" w:eastAsia="微软雅黑" w:hAnsi="微软雅黑" w:hint="eastAsia"/>
          <w:iCs/>
          <w:sz w:val="24"/>
        </w:rPr>
        <w:t>人们在闲暇的时间进行投资理财。流畅的使用体验，满足用户个性化服务需求更能吸引用户以及维持用户粘性。</w:t>
      </w:r>
    </w:p>
    <w:p w14:paraId="37D1BA5C" w14:textId="77777777" w:rsidR="009F1F1A" w:rsidRPr="00524418" w:rsidRDefault="00524418" w:rsidP="00524418">
      <w:pPr>
        <w:ind w:firstLineChars="200" w:firstLine="508"/>
        <w:rPr>
          <w:rFonts w:ascii="微软雅黑" w:eastAsia="微软雅黑" w:hAnsi="微软雅黑"/>
          <w:iCs/>
          <w:sz w:val="24"/>
        </w:rPr>
      </w:pPr>
      <w:r w:rsidRPr="00524418">
        <w:rPr>
          <w:rFonts w:ascii="微软雅黑" w:eastAsia="微软雅黑" w:hAnsi="微软雅黑" w:hint="eastAsia"/>
          <w:iCs/>
          <w:sz w:val="24"/>
        </w:rPr>
        <w:t>通过改版，</w:t>
      </w:r>
      <w:r w:rsidR="00531ADC">
        <w:rPr>
          <w:rFonts w:ascii="微软雅黑" w:eastAsia="微软雅黑" w:hAnsi="微软雅黑" w:hint="eastAsia"/>
          <w:iCs/>
          <w:sz w:val="24"/>
        </w:rPr>
        <w:t>突出</w:t>
      </w:r>
      <w:r w:rsidR="00531ADC">
        <w:rPr>
          <w:rFonts w:ascii="微软雅黑" w:eastAsia="微软雅黑" w:hAnsi="微软雅黑"/>
          <w:iCs/>
          <w:sz w:val="24"/>
        </w:rPr>
        <w:t>品牌特性，</w:t>
      </w:r>
      <w:r w:rsidRPr="00524418">
        <w:rPr>
          <w:rFonts w:ascii="微软雅黑" w:eastAsia="微软雅黑" w:hAnsi="微软雅黑" w:hint="eastAsia"/>
          <w:iCs/>
          <w:sz w:val="24"/>
        </w:rPr>
        <w:t>提升</w:t>
      </w:r>
      <w:r>
        <w:rPr>
          <w:rFonts w:ascii="微软雅黑" w:eastAsia="微软雅黑" w:hAnsi="微软雅黑" w:hint="eastAsia"/>
          <w:iCs/>
          <w:sz w:val="24"/>
        </w:rPr>
        <w:t>用户在网页移动端使用体验，优化</w:t>
      </w:r>
      <w:r w:rsidR="00C66403">
        <w:rPr>
          <w:rFonts w:ascii="微软雅黑" w:eastAsia="微软雅黑" w:hAnsi="微软雅黑" w:hint="eastAsia"/>
          <w:iCs/>
          <w:sz w:val="24"/>
        </w:rPr>
        <w:t>新手</w:t>
      </w:r>
      <w:r w:rsidR="00C66403">
        <w:rPr>
          <w:rFonts w:ascii="微软雅黑" w:eastAsia="微软雅黑" w:hAnsi="微软雅黑"/>
          <w:iCs/>
          <w:sz w:val="24"/>
        </w:rPr>
        <w:t>投资</w:t>
      </w:r>
      <w:r>
        <w:rPr>
          <w:rFonts w:ascii="微软雅黑" w:eastAsia="微软雅黑" w:hAnsi="微软雅黑"/>
          <w:iCs/>
          <w:sz w:val="24"/>
        </w:rPr>
        <w:t>流程，</w:t>
      </w:r>
      <w:r w:rsidRPr="00524418">
        <w:rPr>
          <w:rFonts w:ascii="微软雅黑" w:eastAsia="微软雅黑" w:hAnsi="微软雅黑" w:hint="eastAsia"/>
          <w:iCs/>
          <w:sz w:val="24"/>
        </w:rPr>
        <w:t>促进用户活跃度。</w:t>
      </w:r>
    </w:p>
    <w:p w14:paraId="03E73A6F" w14:textId="77777777" w:rsidR="00532673" w:rsidRPr="00B20246" w:rsidRDefault="001F6AA8">
      <w:pPr>
        <w:pStyle w:val="2"/>
        <w:numPr>
          <w:ilvl w:val="1"/>
          <w:numId w:val="1"/>
        </w:numPr>
        <w:rPr>
          <w:rFonts w:ascii="微软雅黑" w:eastAsia="微软雅黑" w:hAnsi="微软雅黑"/>
          <w:color w:val="1F497D" w:themeColor="text2"/>
        </w:rPr>
      </w:pPr>
      <w:bookmarkStart w:id="3" w:name="_Toc532894909"/>
      <w:bookmarkEnd w:id="2"/>
      <w:r w:rsidRPr="00B20246">
        <w:rPr>
          <w:rFonts w:ascii="微软雅黑" w:eastAsia="微软雅黑" w:hAnsi="微软雅黑" w:hint="eastAsia"/>
          <w:color w:val="1F497D" w:themeColor="text2"/>
        </w:rPr>
        <w:t>目标用户</w:t>
      </w:r>
      <w:bookmarkEnd w:id="3"/>
    </w:p>
    <w:p w14:paraId="5DA75FEF" w14:textId="76ECDBDF" w:rsidR="009F1F1A" w:rsidRPr="00B20246" w:rsidRDefault="00531ADC" w:rsidP="00DF13C7">
      <w:pPr>
        <w:ind w:firstLine="420"/>
        <w:rPr>
          <w:rFonts w:ascii="微软雅黑" w:eastAsia="微软雅黑" w:hAnsi="微软雅黑"/>
          <w:iCs/>
          <w:sz w:val="24"/>
        </w:rPr>
      </w:pPr>
      <w:bookmarkStart w:id="4" w:name="_功能结构图"/>
      <w:bookmarkEnd w:id="4"/>
      <w:r>
        <w:rPr>
          <w:rFonts w:ascii="微软雅黑" w:eastAsia="微软雅黑" w:hAnsi="微软雅黑" w:hint="eastAsia"/>
          <w:b/>
          <w:iCs/>
          <w:sz w:val="24"/>
        </w:rPr>
        <w:t>所有</w:t>
      </w:r>
      <w:r>
        <w:rPr>
          <w:rFonts w:ascii="微软雅黑" w:eastAsia="微软雅黑" w:hAnsi="微软雅黑"/>
          <w:b/>
          <w:iCs/>
          <w:sz w:val="24"/>
        </w:rPr>
        <w:t>友金所用户</w:t>
      </w:r>
      <w:r>
        <w:rPr>
          <w:rFonts w:ascii="微软雅黑" w:eastAsia="微软雅黑" w:hAnsi="微软雅黑" w:hint="eastAsia"/>
          <w:b/>
          <w:iCs/>
          <w:sz w:val="24"/>
        </w:rPr>
        <w:t>，</w:t>
      </w:r>
      <w:r>
        <w:rPr>
          <w:rFonts w:ascii="微软雅黑" w:eastAsia="微软雅黑" w:hAnsi="微软雅黑"/>
          <w:b/>
          <w:iCs/>
          <w:sz w:val="24"/>
        </w:rPr>
        <w:t>但新用户</w:t>
      </w:r>
      <w:proofErr w:type="gramStart"/>
      <w:r>
        <w:rPr>
          <w:rFonts w:ascii="微软雅黑" w:eastAsia="微软雅黑" w:hAnsi="微软雅黑"/>
          <w:b/>
          <w:iCs/>
          <w:sz w:val="24"/>
        </w:rPr>
        <w:t>占比较</w:t>
      </w:r>
      <w:proofErr w:type="gramEnd"/>
      <w:r>
        <w:rPr>
          <w:rFonts w:ascii="微软雅黑" w:eastAsia="微软雅黑" w:hAnsi="微软雅黑"/>
          <w:b/>
          <w:iCs/>
          <w:sz w:val="24"/>
        </w:rPr>
        <w:t>多。</w:t>
      </w:r>
    </w:p>
    <w:p w14:paraId="79183BE5" w14:textId="77777777" w:rsidR="00532673" w:rsidRPr="00B20246" w:rsidRDefault="001F6AA8">
      <w:pPr>
        <w:pStyle w:val="2"/>
        <w:numPr>
          <w:ilvl w:val="1"/>
          <w:numId w:val="1"/>
        </w:numPr>
        <w:rPr>
          <w:rFonts w:ascii="微软雅黑" w:eastAsia="微软雅黑" w:hAnsi="微软雅黑"/>
          <w:color w:val="1F497D" w:themeColor="text2"/>
        </w:rPr>
      </w:pPr>
      <w:bookmarkStart w:id="5" w:name="_Toc532894910"/>
      <w:r w:rsidRPr="00B20246">
        <w:rPr>
          <w:rFonts w:ascii="微软雅黑" w:eastAsia="微软雅黑" w:hAnsi="微软雅黑" w:hint="eastAsia"/>
          <w:color w:val="1F497D" w:themeColor="text2"/>
        </w:rPr>
        <w:t>需求</w:t>
      </w:r>
      <w:r w:rsidRPr="00B20246">
        <w:rPr>
          <w:rFonts w:ascii="微软雅黑" w:eastAsia="微软雅黑" w:hAnsi="微软雅黑"/>
          <w:color w:val="1F497D" w:themeColor="text2"/>
        </w:rPr>
        <w:t>目标</w:t>
      </w:r>
      <w:bookmarkEnd w:id="5"/>
    </w:p>
    <w:p w14:paraId="31BECBDC" w14:textId="77777777" w:rsidR="00DE4473" w:rsidRPr="00DE4473" w:rsidRDefault="00DE4473" w:rsidP="00DE4473">
      <w:pPr>
        <w:ind w:firstLineChars="200" w:firstLine="508"/>
        <w:rPr>
          <w:rFonts w:ascii="微软雅黑" w:eastAsia="微软雅黑" w:hAnsi="微软雅黑"/>
          <w:iCs/>
          <w:sz w:val="24"/>
        </w:rPr>
      </w:pPr>
      <w:r w:rsidRPr="00DE4473">
        <w:rPr>
          <w:rFonts w:ascii="微软雅黑" w:eastAsia="微软雅黑" w:hAnsi="微软雅黑" w:hint="eastAsia"/>
          <w:iCs/>
          <w:sz w:val="24"/>
        </w:rPr>
        <w:t>从界面视觉、交互流程、功能再设计、性能优化等方面进行改版和升级。</w:t>
      </w:r>
    </w:p>
    <w:p w14:paraId="7F9F8093" w14:textId="77777777" w:rsidR="009F1F1A" w:rsidRPr="00B20246" w:rsidRDefault="00DE4473" w:rsidP="00DE4473">
      <w:pPr>
        <w:rPr>
          <w:rFonts w:ascii="微软雅黑" w:eastAsia="微软雅黑" w:hAnsi="微软雅黑"/>
          <w:iCs/>
          <w:sz w:val="24"/>
        </w:rPr>
      </w:pPr>
      <w:r>
        <w:rPr>
          <w:rFonts w:ascii="微软雅黑" w:eastAsia="微软雅黑" w:hAnsi="微软雅黑" w:hint="eastAsia"/>
          <w:iCs/>
          <w:sz w:val="24"/>
        </w:rPr>
        <w:t xml:space="preserve">    </w:t>
      </w:r>
      <w:r w:rsidRPr="00DE4473">
        <w:rPr>
          <w:rFonts w:ascii="微软雅黑" w:eastAsia="微软雅黑" w:hAnsi="微软雅黑" w:hint="eastAsia"/>
          <w:iCs/>
          <w:sz w:val="24"/>
        </w:rPr>
        <w:t>根据用户状态，将用户操作行为流程化。以流程为主线，对</w:t>
      </w:r>
      <w:proofErr w:type="gramStart"/>
      <w:r w:rsidRPr="00DE4473">
        <w:rPr>
          <w:rFonts w:ascii="微软雅黑" w:eastAsia="微软雅黑" w:hAnsi="微软雅黑" w:hint="eastAsia"/>
          <w:iCs/>
          <w:sz w:val="24"/>
        </w:rPr>
        <w:t>移动官网端的</w:t>
      </w:r>
      <w:proofErr w:type="gramEnd"/>
      <w:r w:rsidRPr="00DE4473">
        <w:rPr>
          <w:rFonts w:ascii="微软雅黑" w:eastAsia="微软雅黑" w:hAnsi="微软雅黑" w:hint="eastAsia"/>
          <w:iCs/>
          <w:sz w:val="24"/>
        </w:rPr>
        <w:t>页面和功能进行改版，主要流程有：新手开户流程、投资流程、充值流程。新增功能回款计划。增加运营数据页等信息页面帮助用户了解平台。优化</w:t>
      </w:r>
      <w:r>
        <w:rPr>
          <w:rFonts w:ascii="微软雅黑" w:eastAsia="微软雅黑" w:hAnsi="微软雅黑" w:hint="eastAsia"/>
          <w:iCs/>
          <w:sz w:val="24"/>
        </w:rPr>
        <w:t>账户相关页面，突出移动</w:t>
      </w:r>
      <w:proofErr w:type="gramStart"/>
      <w:r>
        <w:rPr>
          <w:rFonts w:ascii="微软雅黑" w:eastAsia="微软雅黑" w:hAnsi="微软雅黑" w:hint="eastAsia"/>
          <w:iCs/>
          <w:sz w:val="24"/>
        </w:rPr>
        <w:t>官网端</w:t>
      </w:r>
      <w:proofErr w:type="gramEnd"/>
      <w:r>
        <w:rPr>
          <w:rFonts w:ascii="微软雅黑" w:eastAsia="微软雅黑" w:hAnsi="微软雅黑" w:hint="eastAsia"/>
          <w:iCs/>
          <w:sz w:val="24"/>
        </w:rPr>
        <w:t>专于快速投资和投资查询的功能特色。</w:t>
      </w:r>
    </w:p>
    <w:p w14:paraId="25147673" w14:textId="77777777" w:rsidR="00532673" w:rsidRDefault="001F6AA8">
      <w:pPr>
        <w:pStyle w:val="2"/>
        <w:numPr>
          <w:ilvl w:val="1"/>
          <w:numId w:val="1"/>
        </w:numPr>
        <w:rPr>
          <w:rFonts w:ascii="微软雅黑" w:eastAsia="微软雅黑" w:hAnsi="微软雅黑"/>
          <w:color w:val="1F497D" w:themeColor="text2"/>
        </w:rPr>
      </w:pPr>
      <w:bookmarkStart w:id="6" w:name="_交互流程图"/>
      <w:bookmarkStart w:id="7" w:name="_Toc532894911"/>
      <w:bookmarkEnd w:id="6"/>
      <w:r w:rsidRPr="00B20246">
        <w:rPr>
          <w:rFonts w:ascii="微软雅黑" w:eastAsia="微软雅黑" w:hAnsi="微软雅黑" w:hint="eastAsia"/>
          <w:color w:val="1F497D" w:themeColor="text2"/>
        </w:rPr>
        <w:t>需求收益</w:t>
      </w:r>
      <w:bookmarkEnd w:id="7"/>
    </w:p>
    <w:p w14:paraId="1D10D4C0" w14:textId="77777777" w:rsidR="00DE4473" w:rsidRPr="00DE4473" w:rsidRDefault="00DE4473" w:rsidP="00DE4473">
      <w:pPr>
        <w:ind w:firstLineChars="200" w:firstLine="508"/>
        <w:rPr>
          <w:rFonts w:ascii="微软雅黑" w:eastAsia="微软雅黑" w:hAnsi="微软雅黑"/>
          <w:iCs/>
          <w:sz w:val="24"/>
        </w:rPr>
      </w:pPr>
      <w:r w:rsidRPr="00DE4473">
        <w:rPr>
          <w:rFonts w:ascii="微软雅黑" w:eastAsia="微软雅黑" w:hAnsi="微软雅黑" w:hint="eastAsia"/>
          <w:iCs/>
          <w:sz w:val="24"/>
        </w:rPr>
        <w:t>通过对新手引导流程优化、丰富平台介绍内容和投资操作流程优化，以提</w:t>
      </w:r>
      <w:r w:rsidRPr="00DE4473">
        <w:rPr>
          <w:rFonts w:ascii="微软雅黑" w:eastAsia="微软雅黑" w:hAnsi="微软雅黑" w:hint="eastAsia"/>
          <w:iCs/>
          <w:sz w:val="24"/>
        </w:rPr>
        <w:lastRenderedPageBreak/>
        <w:t>升整体用户转化率。</w:t>
      </w:r>
    </w:p>
    <w:p w14:paraId="0B8F0EFB" w14:textId="77777777" w:rsidR="009F1F1A" w:rsidRPr="00E34718" w:rsidRDefault="009F1F1A" w:rsidP="009F1F1A">
      <w:pPr>
        <w:rPr>
          <w:rFonts w:ascii="微软雅黑" w:eastAsia="微软雅黑" w:hAnsi="微软雅黑"/>
        </w:rPr>
      </w:pPr>
    </w:p>
    <w:p w14:paraId="0A3E5A26" w14:textId="77777777" w:rsidR="00532673" w:rsidRPr="00B20246" w:rsidRDefault="001F6AA8">
      <w:pPr>
        <w:pStyle w:val="1"/>
        <w:numPr>
          <w:ilvl w:val="0"/>
          <w:numId w:val="1"/>
        </w:numPr>
        <w:spacing w:before="175" w:after="175"/>
        <w:rPr>
          <w:rFonts w:ascii="微软雅黑" w:eastAsia="微软雅黑" w:hAnsi="微软雅黑"/>
          <w:color w:val="1F497D" w:themeColor="text2"/>
        </w:rPr>
      </w:pPr>
      <w:bookmarkStart w:id="8" w:name="_Toc532894912"/>
      <w:r w:rsidRPr="00B20246">
        <w:rPr>
          <w:rFonts w:ascii="微软雅黑" w:eastAsia="微软雅黑" w:hAnsi="微软雅黑" w:hint="eastAsia"/>
          <w:color w:val="1F497D" w:themeColor="text2"/>
        </w:rPr>
        <w:t>概述</w:t>
      </w:r>
      <w:bookmarkEnd w:id="8"/>
    </w:p>
    <w:p w14:paraId="151528AB" w14:textId="1793A121" w:rsidR="00532673" w:rsidRPr="00B20246" w:rsidRDefault="0029436E" w:rsidP="0029436E">
      <w:pPr>
        <w:pStyle w:val="2"/>
        <w:rPr>
          <w:rFonts w:ascii="微软雅黑" w:eastAsia="微软雅黑" w:hAnsi="微软雅黑"/>
          <w:color w:val="1F497D" w:themeColor="text2"/>
        </w:rPr>
      </w:pPr>
      <w:bookmarkStart w:id="9" w:name="_相关介绍"/>
      <w:bookmarkStart w:id="10" w:name="_Toc532894913"/>
      <w:bookmarkEnd w:id="9"/>
      <w:r>
        <w:rPr>
          <w:rFonts w:ascii="微软雅黑" w:eastAsia="微软雅黑" w:hAnsi="微软雅黑" w:hint="eastAsia"/>
          <w:color w:val="1F497D" w:themeColor="text2"/>
        </w:rPr>
        <w:t>2.1</w:t>
      </w:r>
      <w:r w:rsidR="00E579F1">
        <w:rPr>
          <w:rFonts w:ascii="微软雅黑" w:eastAsia="微软雅黑" w:hAnsi="微软雅黑" w:hint="eastAsia"/>
          <w:color w:val="1F497D" w:themeColor="text2"/>
        </w:rPr>
        <w:t>范围</w:t>
      </w:r>
      <w:bookmarkEnd w:id="10"/>
    </w:p>
    <w:p w14:paraId="67C5D8D3" w14:textId="77777777" w:rsidR="00532673" w:rsidRPr="00E34718" w:rsidRDefault="00E579F1">
      <w:pPr>
        <w:ind w:firstLineChars="200" w:firstLine="508"/>
        <w:rPr>
          <w:rFonts w:ascii="微软雅黑" w:eastAsia="微软雅黑" w:hAnsi="微软雅黑"/>
        </w:rPr>
      </w:pPr>
      <w:r>
        <w:rPr>
          <w:rFonts w:ascii="微软雅黑" w:eastAsia="微软雅黑" w:hAnsi="微软雅黑" w:hint="eastAsia"/>
          <w:iCs/>
          <w:sz w:val="24"/>
        </w:rPr>
        <w:t>该</w:t>
      </w:r>
      <w:r>
        <w:rPr>
          <w:rFonts w:ascii="微软雅黑" w:eastAsia="微软雅黑" w:hAnsi="微软雅黑"/>
          <w:iCs/>
          <w:sz w:val="24"/>
        </w:rPr>
        <w:t>说明文档主要阐述友金所</w:t>
      </w:r>
      <w:proofErr w:type="gramStart"/>
      <w:r>
        <w:rPr>
          <w:rFonts w:ascii="微软雅黑" w:eastAsia="微软雅黑" w:hAnsi="微软雅黑"/>
          <w:iCs/>
          <w:sz w:val="24"/>
        </w:rPr>
        <w:t>移动官网所有</w:t>
      </w:r>
      <w:proofErr w:type="gramEnd"/>
      <w:r>
        <w:rPr>
          <w:rFonts w:ascii="微软雅黑" w:eastAsia="微软雅黑" w:hAnsi="微软雅黑"/>
          <w:iCs/>
          <w:sz w:val="24"/>
        </w:rPr>
        <w:t>页面。主要为</w:t>
      </w:r>
      <w:r>
        <w:rPr>
          <w:rFonts w:ascii="微软雅黑" w:eastAsia="微软雅黑" w:hAnsi="微软雅黑" w:hint="eastAsia"/>
          <w:iCs/>
          <w:sz w:val="24"/>
        </w:rPr>
        <w:t>前端</w:t>
      </w:r>
      <w:r>
        <w:rPr>
          <w:rFonts w:ascii="微软雅黑" w:eastAsia="微软雅黑" w:hAnsi="微软雅黑"/>
          <w:iCs/>
          <w:sz w:val="24"/>
        </w:rPr>
        <w:t>需求，</w:t>
      </w:r>
      <w:r>
        <w:rPr>
          <w:rFonts w:ascii="微软雅黑" w:eastAsia="微软雅黑" w:hAnsi="微软雅黑" w:hint="eastAsia"/>
          <w:iCs/>
          <w:sz w:val="24"/>
        </w:rPr>
        <w:t>需要</w:t>
      </w:r>
      <w:r>
        <w:rPr>
          <w:rFonts w:ascii="微软雅黑" w:eastAsia="微软雅黑" w:hAnsi="微软雅黑"/>
          <w:iCs/>
          <w:sz w:val="24"/>
        </w:rPr>
        <w:t>后台配合。</w:t>
      </w:r>
    </w:p>
    <w:p w14:paraId="2C1BF30A" w14:textId="2D57ACF9" w:rsidR="009F1F1A" w:rsidRDefault="0029436E" w:rsidP="0029436E">
      <w:pPr>
        <w:pStyle w:val="2"/>
        <w:rPr>
          <w:rFonts w:ascii="微软雅黑" w:eastAsia="微软雅黑" w:hAnsi="微软雅黑"/>
          <w:color w:val="1F497D" w:themeColor="text2"/>
        </w:rPr>
      </w:pPr>
      <w:bookmarkStart w:id="11" w:name="_Toc532894914"/>
      <w:r>
        <w:rPr>
          <w:rFonts w:ascii="微软雅黑" w:eastAsia="微软雅黑" w:hAnsi="微软雅黑" w:hint="eastAsia"/>
          <w:color w:val="1F497D" w:themeColor="text2"/>
        </w:rPr>
        <w:t>2.2</w:t>
      </w:r>
      <w:r w:rsidR="009F1F1A" w:rsidRPr="00B20246">
        <w:rPr>
          <w:rFonts w:ascii="微软雅黑" w:eastAsia="微软雅黑" w:hAnsi="微软雅黑" w:hint="eastAsia"/>
          <w:color w:val="1F497D" w:themeColor="text2"/>
        </w:rPr>
        <w:t>功能</w:t>
      </w:r>
      <w:r w:rsidR="001F6AA8" w:rsidRPr="00B20246">
        <w:rPr>
          <w:rFonts w:ascii="微软雅黑" w:eastAsia="微软雅黑" w:hAnsi="微软雅黑" w:hint="eastAsia"/>
          <w:color w:val="1F497D" w:themeColor="text2"/>
        </w:rPr>
        <w:t>清单</w:t>
      </w:r>
      <w:bookmarkEnd w:id="11"/>
    </w:p>
    <w:p w14:paraId="47479F0C" w14:textId="77777777" w:rsidR="00E579F1" w:rsidRDefault="00667075" w:rsidP="004524F7">
      <w:r>
        <w:rPr>
          <w:noProof/>
        </w:rPr>
        <w:drawing>
          <wp:inline distT="0" distB="0" distL="0" distR="0" wp14:anchorId="02C00AF1" wp14:editId="1C707F8B">
            <wp:extent cx="5583929" cy="32772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785" cy="3283581"/>
                    </a:xfrm>
                    <a:prstGeom prst="rect">
                      <a:avLst/>
                    </a:prstGeom>
                  </pic:spPr>
                </pic:pic>
              </a:graphicData>
            </a:graphic>
          </wp:inline>
        </w:drawing>
      </w:r>
    </w:p>
    <w:p w14:paraId="21AD7617" w14:textId="77777777" w:rsidR="004524F7" w:rsidRDefault="004524F7" w:rsidP="004524F7">
      <w:pPr>
        <w:rPr>
          <w:rFonts w:ascii="微软雅黑" w:eastAsia="微软雅黑" w:hAnsi="微软雅黑"/>
          <w:sz w:val="18"/>
        </w:rPr>
      </w:pPr>
      <w:r w:rsidRPr="004524F7">
        <w:rPr>
          <w:rFonts w:ascii="微软雅黑" w:eastAsia="微软雅黑" w:hAnsi="微软雅黑" w:hint="eastAsia"/>
          <w:sz w:val="18"/>
        </w:rPr>
        <w:t>注释</w:t>
      </w:r>
      <w:r w:rsidRPr="004524F7">
        <w:rPr>
          <w:rFonts w:ascii="微软雅黑" w:eastAsia="微软雅黑" w:hAnsi="微软雅黑"/>
          <w:sz w:val="18"/>
        </w:rPr>
        <w:t>：</w:t>
      </w:r>
      <w:r w:rsidR="007C5783">
        <w:rPr>
          <w:rFonts w:ascii="微软雅黑" w:eastAsia="微软雅黑" w:hAnsi="微软雅黑" w:hint="eastAsia"/>
          <w:sz w:val="18"/>
        </w:rPr>
        <w:t>本</w:t>
      </w:r>
      <w:r w:rsidR="007C5783">
        <w:rPr>
          <w:rFonts w:ascii="微软雅黑" w:eastAsia="微软雅黑" w:hAnsi="微软雅黑"/>
          <w:sz w:val="18"/>
        </w:rPr>
        <w:t>文档主要描述编号</w:t>
      </w:r>
      <w:r w:rsidR="007C5783">
        <w:rPr>
          <w:rFonts w:ascii="微软雅黑" w:eastAsia="微软雅黑" w:hAnsi="微软雅黑" w:hint="eastAsia"/>
          <w:sz w:val="18"/>
        </w:rPr>
        <w:t>2的</w:t>
      </w:r>
      <w:r w:rsidR="007C5783">
        <w:rPr>
          <w:rFonts w:ascii="微软雅黑" w:eastAsia="微软雅黑" w:hAnsi="微软雅黑"/>
          <w:sz w:val="18"/>
        </w:rPr>
        <w:t>功能点</w:t>
      </w:r>
      <w:r w:rsidRPr="004524F7">
        <w:rPr>
          <w:rFonts w:ascii="微软雅黑" w:eastAsia="微软雅黑" w:hAnsi="微软雅黑"/>
          <w:sz w:val="18"/>
        </w:rPr>
        <w:t>，</w:t>
      </w:r>
      <w:r w:rsidRPr="004524F7">
        <w:rPr>
          <w:rFonts w:ascii="微软雅黑" w:eastAsia="微软雅黑" w:hAnsi="微软雅黑" w:hint="eastAsia"/>
          <w:sz w:val="18"/>
        </w:rPr>
        <w:t>红色</w:t>
      </w:r>
      <w:r w:rsidRPr="004524F7">
        <w:rPr>
          <w:rFonts w:ascii="微软雅黑" w:eastAsia="微软雅黑" w:hAnsi="微软雅黑"/>
          <w:sz w:val="18"/>
        </w:rPr>
        <w:t>旗帜延用现在</w:t>
      </w:r>
      <w:r w:rsidRPr="004524F7">
        <w:rPr>
          <w:rFonts w:ascii="微软雅黑" w:eastAsia="微软雅黑" w:hAnsi="微软雅黑" w:hint="eastAsia"/>
          <w:sz w:val="18"/>
        </w:rPr>
        <w:t>的</w:t>
      </w:r>
      <w:r w:rsidR="00222663">
        <w:rPr>
          <w:rFonts w:ascii="微软雅黑" w:eastAsia="微软雅黑" w:hAnsi="微软雅黑"/>
          <w:sz w:val="18"/>
        </w:rPr>
        <w:t>功能</w:t>
      </w:r>
      <w:r w:rsidR="00222663">
        <w:rPr>
          <w:rFonts w:ascii="微软雅黑" w:eastAsia="微软雅黑" w:hAnsi="微软雅黑" w:hint="eastAsia"/>
          <w:sz w:val="18"/>
        </w:rPr>
        <w:t>（页面</w:t>
      </w:r>
      <w:r w:rsidR="00222663">
        <w:rPr>
          <w:rFonts w:ascii="微软雅黑" w:eastAsia="微软雅黑" w:hAnsi="微软雅黑"/>
          <w:sz w:val="18"/>
        </w:rPr>
        <w:t>视觉更改</w:t>
      </w:r>
      <w:r w:rsidR="00222663">
        <w:rPr>
          <w:rFonts w:ascii="微软雅黑" w:eastAsia="微软雅黑" w:hAnsi="微软雅黑" w:hint="eastAsia"/>
          <w:sz w:val="18"/>
        </w:rPr>
        <w:t>）</w:t>
      </w:r>
      <w:r w:rsidRPr="004524F7">
        <w:rPr>
          <w:rFonts w:ascii="微软雅黑" w:eastAsia="微软雅黑" w:hAnsi="微软雅黑"/>
          <w:sz w:val="18"/>
        </w:rPr>
        <w:t>，灰色旗帜为暂不开发</w:t>
      </w:r>
      <w:r w:rsidR="005A2BDC">
        <w:rPr>
          <w:rFonts w:ascii="微软雅黑" w:eastAsia="微软雅黑" w:hAnsi="微软雅黑" w:hint="eastAsia"/>
          <w:sz w:val="18"/>
        </w:rPr>
        <w:t>功能</w:t>
      </w:r>
      <w:r w:rsidRPr="004524F7">
        <w:rPr>
          <w:rFonts w:ascii="微软雅黑" w:eastAsia="微软雅黑" w:hAnsi="微软雅黑"/>
          <w:sz w:val="18"/>
        </w:rPr>
        <w:t>。</w:t>
      </w:r>
    </w:p>
    <w:p w14:paraId="169804F5" w14:textId="77777777" w:rsidR="00E579F1" w:rsidRPr="004524F7" w:rsidRDefault="00E579F1" w:rsidP="004524F7">
      <w:pPr>
        <w:rPr>
          <w:rFonts w:ascii="微软雅黑" w:eastAsia="微软雅黑" w:hAnsi="微软雅黑"/>
          <w:sz w:val="18"/>
        </w:rPr>
      </w:pPr>
    </w:p>
    <w:tbl>
      <w:tblPr>
        <w:tblStyle w:val="ad"/>
        <w:tblW w:w="8500" w:type="dxa"/>
        <w:tblLook w:val="04A0" w:firstRow="1" w:lastRow="0" w:firstColumn="1" w:lastColumn="0" w:noHBand="0" w:noVBand="1"/>
      </w:tblPr>
      <w:tblGrid>
        <w:gridCol w:w="1432"/>
        <w:gridCol w:w="1734"/>
        <w:gridCol w:w="3653"/>
        <w:gridCol w:w="1681"/>
      </w:tblGrid>
      <w:tr w:rsidR="009F6248" w:rsidRPr="00B20246" w14:paraId="58ABD8CB" w14:textId="77777777" w:rsidTr="007C5783">
        <w:tc>
          <w:tcPr>
            <w:tcW w:w="1432" w:type="dxa"/>
            <w:vAlign w:val="center"/>
          </w:tcPr>
          <w:p w14:paraId="6102F21C" w14:textId="77777777"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hint="eastAsia"/>
                <w:b/>
              </w:rPr>
              <w:t>所属</w:t>
            </w:r>
            <w:r w:rsidRPr="00B20246">
              <w:rPr>
                <w:rFonts w:ascii="微软雅黑" w:eastAsia="微软雅黑" w:hAnsi="微软雅黑" w:cs="微软雅黑"/>
                <w:b/>
              </w:rPr>
              <w:t>模块</w:t>
            </w:r>
          </w:p>
        </w:tc>
        <w:tc>
          <w:tcPr>
            <w:tcW w:w="1734" w:type="dxa"/>
            <w:vAlign w:val="center"/>
          </w:tcPr>
          <w:p w14:paraId="490F0479" w14:textId="77777777"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hint="eastAsia"/>
                <w:b/>
              </w:rPr>
              <w:t>功能</w:t>
            </w:r>
            <w:r w:rsidRPr="00B20246">
              <w:rPr>
                <w:rFonts w:ascii="微软雅黑" w:eastAsia="微软雅黑" w:hAnsi="微软雅黑" w:cs="微软雅黑"/>
                <w:b/>
              </w:rPr>
              <w:t>点</w:t>
            </w:r>
          </w:p>
        </w:tc>
        <w:tc>
          <w:tcPr>
            <w:tcW w:w="3653" w:type="dxa"/>
            <w:vAlign w:val="center"/>
          </w:tcPr>
          <w:p w14:paraId="602B69CD" w14:textId="77777777"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b/>
              </w:rPr>
              <w:t>说明</w:t>
            </w:r>
          </w:p>
        </w:tc>
        <w:tc>
          <w:tcPr>
            <w:tcW w:w="1681" w:type="dxa"/>
            <w:vAlign w:val="center"/>
          </w:tcPr>
          <w:p w14:paraId="7C86C120" w14:textId="77777777" w:rsidR="009F6248" w:rsidRPr="00B20246" w:rsidRDefault="009F6248" w:rsidP="009F1F1A">
            <w:pPr>
              <w:jc w:val="center"/>
              <w:rPr>
                <w:rFonts w:ascii="微软雅黑" w:eastAsia="微软雅黑" w:hAnsi="微软雅黑" w:cs="微软雅黑"/>
                <w:b/>
              </w:rPr>
            </w:pPr>
            <w:r w:rsidRPr="00B20246">
              <w:rPr>
                <w:rFonts w:ascii="微软雅黑" w:eastAsia="微软雅黑" w:hAnsi="微软雅黑" w:cs="微软雅黑" w:hint="eastAsia"/>
                <w:b/>
              </w:rPr>
              <w:t>备注</w:t>
            </w:r>
          </w:p>
        </w:tc>
      </w:tr>
      <w:tr w:rsidR="00DE2E49" w:rsidRPr="00B20246" w14:paraId="4CFAA6CD" w14:textId="77777777" w:rsidTr="007C5783">
        <w:tc>
          <w:tcPr>
            <w:tcW w:w="1432" w:type="dxa"/>
            <w:vAlign w:val="center"/>
          </w:tcPr>
          <w:p w14:paraId="53A8BA70" w14:textId="77777777" w:rsidR="00DE2E49" w:rsidRPr="00B20246" w:rsidRDefault="007C5783" w:rsidP="009F1F1A">
            <w:pPr>
              <w:jc w:val="center"/>
              <w:rPr>
                <w:rFonts w:ascii="微软雅黑" w:eastAsia="微软雅黑" w:hAnsi="微软雅黑" w:cs="微软雅黑"/>
              </w:rPr>
            </w:pPr>
            <w:r>
              <w:rPr>
                <w:rFonts w:ascii="微软雅黑" w:eastAsia="微软雅黑" w:hAnsi="微软雅黑" w:cs="微软雅黑" w:hint="eastAsia"/>
              </w:rPr>
              <w:t>开通存管</w:t>
            </w:r>
          </w:p>
        </w:tc>
        <w:tc>
          <w:tcPr>
            <w:tcW w:w="1734" w:type="dxa"/>
            <w:vAlign w:val="center"/>
          </w:tcPr>
          <w:p w14:paraId="0B053A99" w14:textId="77777777" w:rsidR="00DE2E49" w:rsidRPr="00173BCE" w:rsidRDefault="00D161AC" w:rsidP="00D161AC">
            <w:pPr>
              <w:rPr>
                <w:rFonts w:ascii="微软雅黑" w:eastAsia="微软雅黑" w:hAnsi="微软雅黑" w:cs="微软雅黑"/>
                <w:sz w:val="18"/>
              </w:rPr>
            </w:pPr>
            <w:r>
              <w:rPr>
                <w:rFonts w:ascii="微软雅黑" w:eastAsia="微软雅黑" w:hAnsi="微软雅黑" w:cs="微软雅黑" w:hint="eastAsia"/>
                <w:sz w:val="18"/>
              </w:rPr>
              <w:t>开通存管</w:t>
            </w:r>
            <w:r>
              <w:rPr>
                <w:rFonts w:ascii="微软雅黑" w:eastAsia="微软雅黑" w:hAnsi="微软雅黑" w:cs="微软雅黑"/>
                <w:sz w:val="18"/>
              </w:rPr>
              <w:t>页</w:t>
            </w:r>
          </w:p>
        </w:tc>
        <w:tc>
          <w:tcPr>
            <w:tcW w:w="3653" w:type="dxa"/>
            <w:vAlign w:val="center"/>
          </w:tcPr>
          <w:p w14:paraId="62A5C63D" w14:textId="77777777" w:rsidR="00DE2E49" w:rsidRDefault="00BA202C" w:rsidP="00665745">
            <w:pPr>
              <w:rPr>
                <w:rFonts w:ascii="微软雅黑" w:eastAsia="微软雅黑" w:hAnsi="微软雅黑" w:cs="微软雅黑"/>
                <w:sz w:val="18"/>
              </w:rPr>
            </w:pPr>
            <w:r>
              <w:rPr>
                <w:rFonts w:ascii="微软雅黑" w:eastAsia="微软雅黑" w:hAnsi="微软雅黑" w:cs="微软雅黑" w:hint="eastAsia"/>
                <w:sz w:val="18"/>
              </w:rPr>
              <w:t>对</w:t>
            </w:r>
            <w:r w:rsidR="00F772FF">
              <w:rPr>
                <w:rFonts w:ascii="微软雅黑" w:eastAsia="微软雅黑" w:hAnsi="微软雅黑" w:cs="微软雅黑" w:hint="eastAsia"/>
                <w:sz w:val="18"/>
              </w:rPr>
              <w:t>表单</w:t>
            </w:r>
            <w:r>
              <w:rPr>
                <w:rFonts w:ascii="微软雅黑" w:eastAsia="微软雅黑" w:hAnsi="微软雅黑" w:cs="微软雅黑"/>
                <w:sz w:val="18"/>
              </w:rPr>
              <w:t>页面</w:t>
            </w:r>
            <w:proofErr w:type="gramStart"/>
            <w:r>
              <w:rPr>
                <w:rFonts w:ascii="微软雅黑" w:eastAsia="微软雅黑" w:hAnsi="微软雅黑" w:cs="微软雅黑" w:hint="eastAsia"/>
                <w:sz w:val="18"/>
              </w:rPr>
              <w:t>交互</w:t>
            </w:r>
            <w:r>
              <w:rPr>
                <w:rFonts w:ascii="微软雅黑" w:eastAsia="微软雅黑" w:hAnsi="微软雅黑" w:cs="微软雅黑"/>
                <w:sz w:val="18"/>
              </w:rPr>
              <w:t>和</w:t>
            </w:r>
            <w:proofErr w:type="gramEnd"/>
            <w:r>
              <w:rPr>
                <w:rFonts w:ascii="微软雅黑" w:eastAsia="微软雅黑" w:hAnsi="微软雅黑" w:cs="微软雅黑"/>
                <w:sz w:val="18"/>
              </w:rPr>
              <w:t>视觉</w:t>
            </w:r>
            <w:r>
              <w:rPr>
                <w:rFonts w:ascii="微软雅黑" w:eastAsia="微软雅黑" w:hAnsi="微软雅黑" w:cs="微软雅黑" w:hint="eastAsia"/>
                <w:sz w:val="18"/>
              </w:rPr>
              <w:t>做了</w:t>
            </w:r>
            <w:r>
              <w:rPr>
                <w:rFonts w:ascii="微软雅黑" w:eastAsia="微软雅黑" w:hAnsi="微软雅黑" w:cs="微软雅黑"/>
                <w:sz w:val="18"/>
              </w:rPr>
              <w:t>优化，功能上无改变，</w:t>
            </w:r>
            <w:r>
              <w:rPr>
                <w:rFonts w:ascii="微软雅黑" w:eastAsia="微软雅黑" w:hAnsi="微软雅黑" w:cs="微软雅黑" w:hint="eastAsia"/>
                <w:sz w:val="18"/>
              </w:rPr>
              <w:t>错误</w:t>
            </w:r>
            <w:r>
              <w:rPr>
                <w:rFonts w:ascii="微软雅黑" w:eastAsia="微软雅黑" w:hAnsi="微软雅黑" w:cs="微软雅黑"/>
                <w:sz w:val="18"/>
              </w:rPr>
              <w:t>提示机制与现状相同。</w:t>
            </w:r>
          </w:p>
          <w:p w14:paraId="0CB2F704" w14:textId="77777777" w:rsidR="000D3A9F" w:rsidRPr="00173BCE" w:rsidRDefault="000D3A9F" w:rsidP="00665745">
            <w:pPr>
              <w:rPr>
                <w:rFonts w:ascii="微软雅黑" w:eastAsia="微软雅黑" w:hAnsi="微软雅黑" w:cs="微软雅黑"/>
                <w:sz w:val="18"/>
              </w:rPr>
            </w:pPr>
            <w:r>
              <w:rPr>
                <w:rFonts w:ascii="微软雅黑" w:eastAsia="微软雅黑" w:hAnsi="微软雅黑" w:cs="微软雅黑" w:hint="eastAsia"/>
                <w:sz w:val="18"/>
              </w:rPr>
              <w:lastRenderedPageBreak/>
              <w:t>增加</w:t>
            </w:r>
            <w:r>
              <w:rPr>
                <w:rFonts w:ascii="微软雅黑" w:eastAsia="微软雅黑" w:hAnsi="微软雅黑" w:cs="微软雅黑"/>
                <w:sz w:val="18"/>
              </w:rPr>
              <w:t>“</w:t>
            </w:r>
            <w:r>
              <w:rPr>
                <w:rFonts w:ascii="微软雅黑" w:eastAsia="微软雅黑" w:hAnsi="微软雅黑" w:cs="微软雅黑" w:hint="eastAsia"/>
                <w:sz w:val="18"/>
              </w:rPr>
              <w:t>推荐</w:t>
            </w:r>
            <w:r w:rsidR="004F3B76">
              <w:rPr>
                <w:rFonts w:ascii="微软雅黑" w:eastAsia="微软雅黑" w:hAnsi="微软雅黑" w:cs="微软雅黑" w:hint="eastAsia"/>
                <w:sz w:val="18"/>
              </w:rPr>
              <w:t>银行</w:t>
            </w:r>
            <w:r>
              <w:rPr>
                <w:rFonts w:ascii="微软雅黑" w:eastAsia="微软雅黑" w:hAnsi="微软雅黑" w:cs="微软雅黑"/>
                <w:sz w:val="18"/>
              </w:rPr>
              <w:t>”</w:t>
            </w:r>
            <w:r>
              <w:rPr>
                <w:rFonts w:ascii="微软雅黑" w:eastAsia="微软雅黑" w:hAnsi="微软雅黑" w:cs="微软雅黑" w:hint="eastAsia"/>
                <w:sz w:val="18"/>
              </w:rPr>
              <w:t>信息</w:t>
            </w:r>
            <w:r>
              <w:rPr>
                <w:rFonts w:ascii="微软雅黑" w:eastAsia="微软雅黑" w:hAnsi="微软雅黑" w:cs="微软雅黑"/>
                <w:sz w:val="18"/>
              </w:rPr>
              <w:t>。</w:t>
            </w:r>
          </w:p>
        </w:tc>
        <w:tc>
          <w:tcPr>
            <w:tcW w:w="1681" w:type="dxa"/>
            <w:vAlign w:val="center"/>
          </w:tcPr>
          <w:p w14:paraId="48BB1AA9" w14:textId="77777777" w:rsidR="00DE2E49" w:rsidRPr="000D3A9F" w:rsidRDefault="000D3A9F" w:rsidP="009F1F1A">
            <w:pPr>
              <w:rPr>
                <w:rFonts w:ascii="微软雅黑" w:eastAsia="微软雅黑" w:hAnsi="微软雅黑" w:cs="微软雅黑"/>
                <w:sz w:val="18"/>
              </w:rPr>
            </w:pPr>
            <w:r>
              <w:rPr>
                <w:rFonts w:ascii="微软雅黑" w:eastAsia="微软雅黑" w:hAnsi="微软雅黑" w:cs="微软雅黑" w:hint="eastAsia"/>
                <w:sz w:val="18"/>
              </w:rPr>
              <w:lastRenderedPageBreak/>
              <w:t>后台</w:t>
            </w:r>
            <w:r>
              <w:rPr>
                <w:rFonts w:ascii="微软雅黑" w:eastAsia="微软雅黑" w:hAnsi="微软雅黑" w:cs="微软雅黑"/>
                <w:sz w:val="18"/>
              </w:rPr>
              <w:t>对支持</w:t>
            </w:r>
            <w:proofErr w:type="gramStart"/>
            <w:r>
              <w:rPr>
                <w:rFonts w:ascii="微软雅黑" w:eastAsia="微软雅黑" w:hAnsi="微软雅黑" w:cs="微软雅黑"/>
                <w:sz w:val="18"/>
              </w:rPr>
              <w:t>银行卡</w:t>
            </w:r>
            <w:r>
              <w:rPr>
                <w:rFonts w:ascii="微软雅黑" w:eastAsia="微软雅黑" w:hAnsi="微软雅黑" w:cs="微软雅黑" w:hint="eastAsia"/>
                <w:sz w:val="18"/>
              </w:rPr>
              <w:t>做</w:t>
            </w:r>
            <w:r>
              <w:rPr>
                <w:rFonts w:ascii="微软雅黑" w:eastAsia="微软雅黑" w:hAnsi="微软雅黑" w:cs="微软雅黑"/>
                <w:sz w:val="18"/>
              </w:rPr>
              <w:t>推荐</w:t>
            </w:r>
            <w:proofErr w:type="gramEnd"/>
            <w:r>
              <w:rPr>
                <w:rFonts w:ascii="微软雅黑" w:eastAsia="微软雅黑" w:hAnsi="微软雅黑" w:cs="微软雅黑"/>
                <w:sz w:val="18"/>
              </w:rPr>
              <w:t>功能。</w:t>
            </w:r>
          </w:p>
        </w:tc>
      </w:tr>
      <w:tr w:rsidR="007C5783" w:rsidRPr="00B20246" w14:paraId="3571D51A" w14:textId="77777777" w:rsidTr="007C5783">
        <w:tc>
          <w:tcPr>
            <w:tcW w:w="1432" w:type="dxa"/>
            <w:vMerge w:val="restart"/>
            <w:vAlign w:val="center"/>
          </w:tcPr>
          <w:p w14:paraId="46DDE568" w14:textId="77777777" w:rsidR="007C5783" w:rsidRPr="00B20246" w:rsidRDefault="007C5783" w:rsidP="00994167">
            <w:pPr>
              <w:jc w:val="center"/>
              <w:rPr>
                <w:rFonts w:ascii="微软雅黑" w:eastAsia="微软雅黑" w:hAnsi="微软雅黑" w:cs="微软雅黑"/>
              </w:rPr>
            </w:pPr>
            <w:r>
              <w:rPr>
                <w:rFonts w:ascii="微软雅黑" w:eastAsia="微软雅黑" w:hAnsi="微软雅黑" w:cs="微软雅黑" w:hint="eastAsia"/>
              </w:rPr>
              <w:t>风险测评</w:t>
            </w:r>
          </w:p>
        </w:tc>
        <w:tc>
          <w:tcPr>
            <w:tcW w:w="1734" w:type="dxa"/>
            <w:vAlign w:val="center"/>
          </w:tcPr>
          <w:p w14:paraId="49B6A5F1" w14:textId="77777777" w:rsidR="007C5783" w:rsidRPr="0080749B" w:rsidRDefault="007C5783" w:rsidP="00994167">
            <w:pPr>
              <w:rPr>
                <w:rFonts w:ascii="微软雅黑" w:eastAsia="微软雅黑" w:hAnsi="微软雅黑" w:cs="微软雅黑"/>
                <w:sz w:val="18"/>
              </w:rPr>
            </w:pPr>
            <w:r>
              <w:rPr>
                <w:rFonts w:ascii="微软雅黑" w:eastAsia="微软雅黑" w:hAnsi="微软雅黑" w:cs="微软雅黑" w:hint="eastAsia"/>
                <w:sz w:val="18"/>
              </w:rPr>
              <w:t>测评题目</w:t>
            </w:r>
            <w:r>
              <w:rPr>
                <w:rFonts w:ascii="微软雅黑" w:eastAsia="微软雅黑" w:hAnsi="微软雅黑" w:cs="微软雅黑"/>
                <w:sz w:val="18"/>
              </w:rPr>
              <w:t>和结果</w:t>
            </w:r>
            <w:r>
              <w:rPr>
                <w:rFonts w:ascii="微软雅黑" w:eastAsia="微软雅黑" w:hAnsi="微软雅黑" w:cs="微软雅黑" w:hint="eastAsia"/>
                <w:sz w:val="18"/>
              </w:rPr>
              <w:t>为同一个</w:t>
            </w:r>
            <w:r>
              <w:rPr>
                <w:rFonts w:ascii="微软雅黑" w:eastAsia="微软雅黑" w:hAnsi="微软雅黑" w:cs="微软雅黑"/>
                <w:sz w:val="18"/>
              </w:rPr>
              <w:t>页面</w:t>
            </w:r>
          </w:p>
        </w:tc>
        <w:tc>
          <w:tcPr>
            <w:tcW w:w="3653" w:type="dxa"/>
            <w:vAlign w:val="center"/>
          </w:tcPr>
          <w:p w14:paraId="7F08DC3F" w14:textId="77777777" w:rsidR="007C5783" w:rsidRPr="0080749B" w:rsidRDefault="007C5783" w:rsidP="00994167">
            <w:pPr>
              <w:rPr>
                <w:rFonts w:ascii="微软雅黑" w:eastAsia="微软雅黑" w:hAnsi="微软雅黑" w:cs="微软雅黑"/>
                <w:sz w:val="18"/>
              </w:rPr>
            </w:pPr>
            <w:r>
              <w:rPr>
                <w:rFonts w:ascii="微软雅黑" w:eastAsia="微软雅黑" w:hAnsi="微软雅黑" w:cs="微软雅黑" w:hint="eastAsia"/>
                <w:sz w:val="18"/>
              </w:rPr>
              <w:t>测评题目</w:t>
            </w:r>
            <w:r>
              <w:rPr>
                <w:rFonts w:ascii="微软雅黑" w:eastAsia="微软雅黑" w:hAnsi="微软雅黑" w:cs="微软雅黑"/>
                <w:sz w:val="18"/>
              </w:rPr>
              <w:t>和结果</w:t>
            </w:r>
            <w:r>
              <w:rPr>
                <w:rFonts w:ascii="微软雅黑" w:eastAsia="微软雅黑" w:hAnsi="微软雅黑" w:cs="微软雅黑" w:hint="eastAsia"/>
                <w:sz w:val="18"/>
              </w:rPr>
              <w:t>为同一个</w:t>
            </w:r>
            <w:r>
              <w:rPr>
                <w:rFonts w:ascii="微软雅黑" w:eastAsia="微软雅黑" w:hAnsi="微软雅黑" w:cs="微软雅黑"/>
                <w:sz w:val="18"/>
              </w:rPr>
              <w:t>页面</w:t>
            </w:r>
            <w:r>
              <w:rPr>
                <w:rFonts w:ascii="微软雅黑" w:eastAsia="微软雅黑" w:hAnsi="微软雅黑" w:cs="微软雅黑" w:hint="eastAsia"/>
                <w:sz w:val="18"/>
              </w:rPr>
              <w:t>，</w:t>
            </w:r>
            <w:r>
              <w:rPr>
                <w:rFonts w:ascii="微软雅黑" w:eastAsia="微软雅黑" w:hAnsi="微软雅黑" w:cs="微软雅黑"/>
                <w:sz w:val="18"/>
              </w:rPr>
              <w:t>即在结果页返回上一级时，不返回到测评题目，而是进入测评的那一个页面。</w:t>
            </w:r>
          </w:p>
        </w:tc>
        <w:tc>
          <w:tcPr>
            <w:tcW w:w="1681" w:type="dxa"/>
            <w:vAlign w:val="center"/>
          </w:tcPr>
          <w:p w14:paraId="11F66AF4" w14:textId="77777777" w:rsidR="007C5783" w:rsidRPr="00617781" w:rsidRDefault="007C5783" w:rsidP="00994167">
            <w:pPr>
              <w:rPr>
                <w:rFonts w:ascii="微软雅黑" w:eastAsia="微软雅黑" w:hAnsi="微软雅黑" w:cs="微软雅黑"/>
                <w:sz w:val="18"/>
              </w:rPr>
            </w:pPr>
          </w:p>
        </w:tc>
      </w:tr>
      <w:tr w:rsidR="007C5783" w:rsidRPr="00B20246" w14:paraId="56003045" w14:textId="77777777" w:rsidTr="007C5783">
        <w:tc>
          <w:tcPr>
            <w:tcW w:w="1432" w:type="dxa"/>
            <w:vMerge/>
            <w:vAlign w:val="center"/>
          </w:tcPr>
          <w:p w14:paraId="6B0924B4" w14:textId="77777777" w:rsidR="007C5783" w:rsidRDefault="007C5783" w:rsidP="00994167">
            <w:pPr>
              <w:jc w:val="center"/>
              <w:rPr>
                <w:rFonts w:ascii="微软雅黑" w:eastAsia="微软雅黑" w:hAnsi="微软雅黑" w:cs="微软雅黑"/>
              </w:rPr>
            </w:pPr>
          </w:p>
        </w:tc>
        <w:tc>
          <w:tcPr>
            <w:tcW w:w="1734" w:type="dxa"/>
            <w:vAlign w:val="center"/>
          </w:tcPr>
          <w:p w14:paraId="58D1FA8F" w14:textId="77777777" w:rsidR="007C5783" w:rsidRDefault="007C5783" w:rsidP="00994167">
            <w:pPr>
              <w:rPr>
                <w:rFonts w:ascii="微软雅黑" w:eastAsia="微软雅黑" w:hAnsi="微软雅黑" w:cs="微软雅黑"/>
                <w:sz w:val="18"/>
              </w:rPr>
            </w:pPr>
            <w:r>
              <w:rPr>
                <w:rFonts w:ascii="微软雅黑" w:eastAsia="微软雅黑" w:hAnsi="微软雅黑" w:cs="微软雅黑" w:hint="eastAsia"/>
                <w:sz w:val="18"/>
              </w:rPr>
              <w:t>测试结果</w:t>
            </w:r>
            <w:r>
              <w:rPr>
                <w:rFonts w:ascii="微软雅黑" w:eastAsia="微软雅黑" w:hAnsi="微软雅黑" w:cs="微软雅黑"/>
                <w:sz w:val="18"/>
              </w:rPr>
              <w:t>页</w:t>
            </w:r>
          </w:p>
        </w:tc>
        <w:tc>
          <w:tcPr>
            <w:tcW w:w="3653" w:type="dxa"/>
            <w:vAlign w:val="center"/>
          </w:tcPr>
          <w:p w14:paraId="0A8632D1" w14:textId="77777777" w:rsidR="007C5783" w:rsidRDefault="003D639C" w:rsidP="00994167">
            <w:pPr>
              <w:rPr>
                <w:rFonts w:ascii="微软雅黑" w:eastAsia="微软雅黑" w:hAnsi="微软雅黑" w:cs="微软雅黑"/>
                <w:sz w:val="18"/>
              </w:rPr>
            </w:pPr>
            <w:r>
              <w:rPr>
                <w:rFonts w:ascii="微软雅黑" w:eastAsia="微软雅黑" w:hAnsi="微软雅黑" w:cs="微软雅黑" w:hint="eastAsia"/>
                <w:sz w:val="18"/>
              </w:rPr>
              <w:t>基于</w:t>
            </w:r>
            <w:r>
              <w:rPr>
                <w:rFonts w:ascii="微软雅黑" w:eastAsia="微软雅黑" w:hAnsi="微软雅黑" w:cs="微软雅黑"/>
                <w:sz w:val="18"/>
              </w:rPr>
              <w:t>platform-2107</w:t>
            </w:r>
            <w:r>
              <w:rPr>
                <w:rFonts w:ascii="微软雅黑" w:eastAsia="微软雅黑" w:hAnsi="微软雅黑" w:cs="微软雅黑" w:hint="eastAsia"/>
                <w:sz w:val="18"/>
              </w:rPr>
              <w:t>对</w:t>
            </w:r>
            <w:r>
              <w:rPr>
                <w:rFonts w:ascii="微软雅黑" w:eastAsia="微软雅黑" w:hAnsi="微软雅黑" w:cs="微软雅黑"/>
                <w:sz w:val="18"/>
              </w:rPr>
              <w:t>保守型结果文案作了优化</w:t>
            </w:r>
            <w:r>
              <w:rPr>
                <w:rFonts w:ascii="微软雅黑" w:eastAsia="微软雅黑" w:hAnsi="微软雅黑" w:cs="微软雅黑" w:hint="eastAsia"/>
                <w:sz w:val="18"/>
              </w:rPr>
              <w:t>；</w:t>
            </w:r>
            <w:r>
              <w:rPr>
                <w:rFonts w:ascii="微软雅黑" w:eastAsia="微软雅黑" w:hAnsi="微软雅黑" w:cs="微软雅黑"/>
                <w:sz w:val="18"/>
              </w:rPr>
              <w:t>其他类型</w:t>
            </w:r>
            <w:r>
              <w:rPr>
                <w:rFonts w:ascii="微软雅黑" w:eastAsia="微软雅黑" w:hAnsi="微软雅黑" w:cs="微软雅黑" w:hint="eastAsia"/>
                <w:sz w:val="18"/>
              </w:rPr>
              <w:t>结果</w:t>
            </w:r>
            <w:proofErr w:type="gramStart"/>
            <w:r>
              <w:rPr>
                <w:rFonts w:ascii="微软雅黑" w:eastAsia="微软雅黑" w:hAnsi="微软雅黑" w:cs="微软雅黑" w:hint="eastAsia"/>
                <w:sz w:val="18"/>
              </w:rPr>
              <w:t>页</w:t>
            </w:r>
            <w:r>
              <w:rPr>
                <w:rFonts w:ascii="微软雅黑" w:eastAsia="微软雅黑" w:hAnsi="微软雅黑" w:cs="微软雅黑"/>
                <w:sz w:val="18"/>
              </w:rPr>
              <w:t>增加</w:t>
            </w:r>
            <w:proofErr w:type="gramEnd"/>
            <w:r>
              <w:rPr>
                <w:rFonts w:ascii="微软雅黑" w:eastAsia="微软雅黑" w:hAnsi="微软雅黑" w:cs="微软雅黑"/>
                <w:sz w:val="18"/>
              </w:rPr>
              <w:t>【</w:t>
            </w:r>
            <w:r>
              <w:rPr>
                <w:rFonts w:ascii="微软雅黑" w:eastAsia="微软雅黑" w:hAnsi="微软雅黑" w:cs="微软雅黑" w:hint="eastAsia"/>
                <w:sz w:val="18"/>
              </w:rPr>
              <w:t>前往</w:t>
            </w:r>
            <w:r>
              <w:rPr>
                <w:rFonts w:ascii="微软雅黑" w:eastAsia="微软雅黑" w:hAnsi="微软雅黑" w:cs="微软雅黑"/>
                <w:sz w:val="18"/>
              </w:rPr>
              <w:t>出借】</w:t>
            </w:r>
            <w:r>
              <w:rPr>
                <w:rFonts w:ascii="微软雅黑" w:eastAsia="微软雅黑" w:hAnsi="微软雅黑" w:cs="微软雅黑" w:hint="eastAsia"/>
                <w:sz w:val="18"/>
              </w:rPr>
              <w:t>转跳</w:t>
            </w:r>
            <w:r>
              <w:rPr>
                <w:rFonts w:ascii="微软雅黑" w:eastAsia="微软雅黑" w:hAnsi="微软雅黑" w:cs="微软雅黑"/>
                <w:sz w:val="18"/>
              </w:rPr>
              <w:t>。</w:t>
            </w:r>
          </w:p>
        </w:tc>
        <w:tc>
          <w:tcPr>
            <w:tcW w:w="1681" w:type="dxa"/>
            <w:vAlign w:val="center"/>
          </w:tcPr>
          <w:p w14:paraId="595840DC" w14:textId="77777777" w:rsidR="00BA202C" w:rsidRDefault="00BA202C" w:rsidP="00994167">
            <w:pPr>
              <w:rPr>
                <w:rFonts w:ascii="微软雅黑" w:eastAsia="微软雅黑" w:hAnsi="微软雅黑" w:cs="微软雅黑"/>
                <w:sz w:val="18"/>
              </w:rPr>
            </w:pPr>
            <w:r>
              <w:rPr>
                <w:rFonts w:ascii="微软雅黑" w:eastAsia="微软雅黑" w:hAnsi="微软雅黑" w:cs="微软雅黑" w:hint="eastAsia"/>
                <w:sz w:val="18"/>
              </w:rPr>
              <w:t>相关</w:t>
            </w:r>
            <w:r>
              <w:rPr>
                <w:rFonts w:ascii="微软雅黑" w:eastAsia="微软雅黑" w:hAnsi="微软雅黑" w:cs="微软雅黑"/>
                <w:sz w:val="18"/>
              </w:rPr>
              <w:t>功能</w:t>
            </w:r>
          </w:p>
          <w:p w14:paraId="29BD15F5" w14:textId="77777777" w:rsidR="007C5783" w:rsidRPr="00617781" w:rsidRDefault="00BA202C" w:rsidP="00994167">
            <w:pPr>
              <w:rPr>
                <w:rFonts w:ascii="微软雅黑" w:eastAsia="微软雅黑" w:hAnsi="微软雅黑" w:cs="微软雅黑"/>
                <w:sz w:val="18"/>
              </w:rPr>
            </w:pPr>
            <w:r>
              <w:rPr>
                <w:rFonts w:ascii="微软雅黑" w:eastAsia="微软雅黑" w:hAnsi="微软雅黑" w:cs="微软雅黑" w:hint="eastAsia"/>
                <w:sz w:val="18"/>
              </w:rPr>
              <w:t>P</w:t>
            </w:r>
            <w:r>
              <w:rPr>
                <w:rFonts w:ascii="微软雅黑" w:eastAsia="微软雅黑" w:hAnsi="微软雅黑" w:cs="微软雅黑"/>
                <w:sz w:val="18"/>
              </w:rPr>
              <w:t>latform-2107</w:t>
            </w:r>
          </w:p>
        </w:tc>
      </w:tr>
      <w:tr w:rsidR="00BA202C" w:rsidRPr="00240117" w14:paraId="26DBA319" w14:textId="77777777" w:rsidTr="007C5783">
        <w:tc>
          <w:tcPr>
            <w:tcW w:w="1432" w:type="dxa"/>
            <w:vAlign w:val="center"/>
          </w:tcPr>
          <w:p w14:paraId="60489FDB" w14:textId="77777777" w:rsidR="00BA202C" w:rsidRPr="00B20246" w:rsidRDefault="00BA202C" w:rsidP="00BA202C">
            <w:pPr>
              <w:jc w:val="center"/>
              <w:rPr>
                <w:rFonts w:ascii="微软雅黑" w:eastAsia="微软雅黑" w:hAnsi="微软雅黑" w:cs="微软雅黑"/>
              </w:rPr>
            </w:pPr>
            <w:r>
              <w:rPr>
                <w:rFonts w:ascii="微软雅黑" w:eastAsia="微软雅黑" w:hAnsi="微软雅黑" w:cs="微软雅黑" w:hint="eastAsia"/>
              </w:rPr>
              <w:t>充值</w:t>
            </w:r>
          </w:p>
        </w:tc>
        <w:tc>
          <w:tcPr>
            <w:tcW w:w="1734" w:type="dxa"/>
            <w:vAlign w:val="center"/>
          </w:tcPr>
          <w:p w14:paraId="5D2977C3" w14:textId="77777777" w:rsidR="00BA202C" w:rsidRPr="00173BCE" w:rsidRDefault="00BA202C" w:rsidP="00BA202C">
            <w:pPr>
              <w:rPr>
                <w:rFonts w:ascii="微软雅黑" w:eastAsia="微软雅黑" w:hAnsi="微软雅黑" w:cs="微软雅黑"/>
                <w:sz w:val="18"/>
              </w:rPr>
            </w:pPr>
            <w:r>
              <w:rPr>
                <w:rFonts w:ascii="微软雅黑" w:eastAsia="微软雅黑" w:hAnsi="微软雅黑" w:cs="微软雅黑" w:hint="eastAsia"/>
                <w:sz w:val="18"/>
              </w:rPr>
              <w:t>仅页面</w:t>
            </w:r>
            <w:r>
              <w:rPr>
                <w:rFonts w:ascii="微软雅黑" w:eastAsia="微软雅黑" w:hAnsi="微软雅黑" w:cs="微软雅黑"/>
                <w:sz w:val="18"/>
              </w:rPr>
              <w:t>样式改版，功能上无改变</w:t>
            </w:r>
          </w:p>
        </w:tc>
        <w:tc>
          <w:tcPr>
            <w:tcW w:w="3653" w:type="dxa"/>
            <w:vAlign w:val="center"/>
          </w:tcPr>
          <w:p w14:paraId="1AE46090" w14:textId="77777777" w:rsidR="00BA202C" w:rsidRPr="00BA523A" w:rsidRDefault="00BA523A" w:rsidP="00BA523A">
            <w:pPr>
              <w:rPr>
                <w:rFonts w:ascii="微软雅黑" w:eastAsia="微软雅黑" w:hAnsi="微软雅黑" w:cs="微软雅黑"/>
                <w:sz w:val="18"/>
              </w:rPr>
            </w:pPr>
            <w:r w:rsidRPr="00BA523A">
              <w:rPr>
                <w:rFonts w:ascii="微软雅黑" w:eastAsia="微软雅黑" w:hAnsi="微软雅黑" w:cs="微软雅黑" w:hint="eastAsia"/>
                <w:sz w:val="18"/>
              </w:rPr>
              <w:t>对</w:t>
            </w:r>
            <w:r w:rsidRPr="00BA523A">
              <w:rPr>
                <w:rFonts w:ascii="微软雅黑" w:eastAsia="微软雅黑" w:hAnsi="微软雅黑" w:cs="微软雅黑"/>
                <w:sz w:val="18"/>
              </w:rPr>
              <w:t>页面</w:t>
            </w:r>
            <w:proofErr w:type="gramStart"/>
            <w:r w:rsidRPr="00BA523A">
              <w:rPr>
                <w:rFonts w:ascii="微软雅黑" w:eastAsia="微软雅黑" w:hAnsi="微软雅黑" w:cs="微软雅黑" w:hint="eastAsia"/>
                <w:sz w:val="18"/>
              </w:rPr>
              <w:t>交互</w:t>
            </w:r>
            <w:r w:rsidRPr="00BA523A">
              <w:rPr>
                <w:rFonts w:ascii="微软雅黑" w:eastAsia="微软雅黑" w:hAnsi="微软雅黑" w:cs="微软雅黑"/>
                <w:sz w:val="18"/>
              </w:rPr>
              <w:t>和</w:t>
            </w:r>
            <w:proofErr w:type="gramEnd"/>
            <w:r w:rsidRPr="00BA523A">
              <w:rPr>
                <w:rFonts w:ascii="微软雅黑" w:eastAsia="微软雅黑" w:hAnsi="微软雅黑" w:cs="微软雅黑"/>
                <w:sz w:val="18"/>
              </w:rPr>
              <w:t>视觉</w:t>
            </w:r>
            <w:r w:rsidRPr="00BA523A">
              <w:rPr>
                <w:rFonts w:ascii="微软雅黑" w:eastAsia="微软雅黑" w:hAnsi="微软雅黑" w:cs="微软雅黑" w:hint="eastAsia"/>
                <w:sz w:val="18"/>
              </w:rPr>
              <w:t>做了</w:t>
            </w:r>
            <w:r w:rsidRPr="00BA523A">
              <w:rPr>
                <w:rFonts w:ascii="微软雅黑" w:eastAsia="微软雅黑" w:hAnsi="微软雅黑" w:cs="微软雅黑"/>
                <w:sz w:val="18"/>
              </w:rPr>
              <w:t>优化，功能</w:t>
            </w:r>
            <w:r w:rsidRPr="00BA523A">
              <w:rPr>
                <w:rFonts w:ascii="微软雅黑" w:eastAsia="微软雅黑" w:hAnsi="微软雅黑" w:cs="微软雅黑" w:hint="eastAsia"/>
                <w:sz w:val="18"/>
              </w:rPr>
              <w:t>和</w:t>
            </w:r>
            <w:r w:rsidRPr="00BA523A">
              <w:rPr>
                <w:rFonts w:ascii="微软雅黑" w:eastAsia="微软雅黑" w:hAnsi="微软雅黑" w:cs="微软雅黑"/>
                <w:sz w:val="18"/>
              </w:rPr>
              <w:t>业务逻辑以</w:t>
            </w:r>
            <w:r w:rsidRPr="00BA523A">
              <w:rPr>
                <w:rFonts w:ascii="微软雅黑" w:eastAsia="微软雅黑" w:hAnsi="微软雅黑" w:cs="微软雅黑" w:hint="eastAsia"/>
                <w:sz w:val="18"/>
              </w:rPr>
              <w:t>PLATFORM-1037为准</w:t>
            </w:r>
            <w:r w:rsidRPr="00BA523A">
              <w:rPr>
                <w:rFonts w:ascii="微软雅黑" w:eastAsia="微软雅黑" w:hAnsi="微软雅黑" w:cs="微软雅黑"/>
                <w:sz w:val="18"/>
              </w:rPr>
              <w:t>。</w:t>
            </w:r>
          </w:p>
        </w:tc>
        <w:tc>
          <w:tcPr>
            <w:tcW w:w="1681" w:type="dxa"/>
            <w:vAlign w:val="center"/>
          </w:tcPr>
          <w:p w14:paraId="46593D4B" w14:textId="77777777" w:rsidR="00F0761C" w:rsidRDefault="00F0761C" w:rsidP="00F0761C">
            <w:pPr>
              <w:rPr>
                <w:rFonts w:ascii="微软雅黑" w:eastAsia="微软雅黑" w:hAnsi="微软雅黑" w:cs="微软雅黑"/>
                <w:sz w:val="18"/>
              </w:rPr>
            </w:pPr>
            <w:r>
              <w:rPr>
                <w:rFonts w:ascii="微软雅黑" w:eastAsia="微软雅黑" w:hAnsi="微软雅黑" w:cs="微软雅黑" w:hint="eastAsia"/>
                <w:sz w:val="18"/>
              </w:rPr>
              <w:t>相关</w:t>
            </w:r>
            <w:r>
              <w:rPr>
                <w:rFonts w:ascii="微软雅黑" w:eastAsia="微软雅黑" w:hAnsi="微软雅黑" w:cs="微软雅黑"/>
                <w:sz w:val="18"/>
              </w:rPr>
              <w:t>功能</w:t>
            </w:r>
          </w:p>
          <w:p w14:paraId="68913CF0" w14:textId="77777777" w:rsidR="00BA202C" w:rsidRPr="00F73ECE" w:rsidRDefault="00F0761C" w:rsidP="00F0761C">
            <w:pPr>
              <w:rPr>
                <w:rFonts w:ascii="微软雅黑" w:eastAsia="微软雅黑" w:hAnsi="微软雅黑" w:cs="微软雅黑"/>
                <w:sz w:val="18"/>
              </w:rPr>
            </w:pPr>
            <w:r>
              <w:rPr>
                <w:rFonts w:ascii="微软雅黑" w:eastAsia="微软雅黑" w:hAnsi="微软雅黑" w:cs="微软雅黑" w:hint="eastAsia"/>
                <w:sz w:val="18"/>
              </w:rPr>
              <w:t>P</w:t>
            </w:r>
            <w:r>
              <w:rPr>
                <w:rFonts w:ascii="微软雅黑" w:eastAsia="微软雅黑" w:hAnsi="微软雅黑" w:cs="微软雅黑"/>
                <w:sz w:val="18"/>
              </w:rPr>
              <w:t>latform-1037</w:t>
            </w:r>
          </w:p>
        </w:tc>
      </w:tr>
      <w:tr w:rsidR="007C5783" w:rsidRPr="00B20246" w14:paraId="081AA3E9" w14:textId="77777777" w:rsidTr="00BA523A">
        <w:trPr>
          <w:trHeight w:val="772"/>
        </w:trPr>
        <w:tc>
          <w:tcPr>
            <w:tcW w:w="1432" w:type="dxa"/>
            <w:vMerge w:val="restart"/>
            <w:vAlign w:val="center"/>
          </w:tcPr>
          <w:p w14:paraId="530CBCBD" w14:textId="77777777" w:rsidR="007C5783" w:rsidRDefault="00163729" w:rsidP="00994167">
            <w:pPr>
              <w:jc w:val="center"/>
              <w:rPr>
                <w:rFonts w:ascii="微软雅黑" w:eastAsia="微软雅黑" w:hAnsi="微软雅黑" w:cs="微软雅黑"/>
              </w:rPr>
            </w:pPr>
            <w:r>
              <w:rPr>
                <w:rFonts w:ascii="微软雅黑" w:eastAsia="微软雅黑" w:hAnsi="微软雅黑" w:cs="微软雅黑" w:hint="eastAsia"/>
              </w:rPr>
              <w:t>项目</w:t>
            </w:r>
            <w:r w:rsidR="007C5783">
              <w:rPr>
                <w:rFonts w:ascii="微软雅黑" w:eastAsia="微软雅黑" w:hAnsi="微软雅黑" w:cs="微软雅黑"/>
              </w:rPr>
              <w:t>详情与出借</w:t>
            </w:r>
          </w:p>
        </w:tc>
        <w:tc>
          <w:tcPr>
            <w:tcW w:w="1734" w:type="dxa"/>
            <w:vAlign w:val="center"/>
          </w:tcPr>
          <w:p w14:paraId="2AB18384" w14:textId="77777777" w:rsidR="007C5783" w:rsidRPr="00F73ECE" w:rsidRDefault="00163729" w:rsidP="00994167">
            <w:pPr>
              <w:rPr>
                <w:rFonts w:ascii="微软雅黑" w:eastAsia="微软雅黑" w:hAnsi="微软雅黑" w:cs="微软雅黑"/>
                <w:sz w:val="18"/>
              </w:rPr>
            </w:pPr>
            <w:r w:rsidRPr="00BA523A">
              <w:rPr>
                <w:rFonts w:ascii="微软雅黑" w:eastAsia="微软雅黑" w:hAnsi="微软雅黑" w:cs="微软雅黑" w:hint="eastAsia"/>
                <w:sz w:val="18"/>
              </w:rPr>
              <w:t>项目</w:t>
            </w:r>
            <w:r w:rsidRPr="00BA523A">
              <w:rPr>
                <w:rFonts w:ascii="微软雅黑" w:eastAsia="微软雅黑" w:hAnsi="微软雅黑" w:cs="微软雅黑"/>
                <w:sz w:val="18"/>
              </w:rPr>
              <w:t>详情</w:t>
            </w:r>
            <w:r w:rsidRPr="00BA523A">
              <w:rPr>
                <w:rFonts w:ascii="微软雅黑" w:eastAsia="微软雅黑" w:hAnsi="微软雅黑" w:cs="微软雅黑" w:hint="eastAsia"/>
                <w:sz w:val="18"/>
              </w:rPr>
              <w:t>页</w:t>
            </w:r>
          </w:p>
        </w:tc>
        <w:tc>
          <w:tcPr>
            <w:tcW w:w="3653" w:type="dxa"/>
            <w:vAlign w:val="center"/>
          </w:tcPr>
          <w:p w14:paraId="770F2528" w14:textId="77777777" w:rsidR="007C5783" w:rsidRPr="00F73ECE" w:rsidRDefault="00BA523A" w:rsidP="00994167">
            <w:pPr>
              <w:rPr>
                <w:rFonts w:ascii="微软雅黑" w:eastAsia="微软雅黑" w:hAnsi="微软雅黑" w:cs="微软雅黑"/>
                <w:sz w:val="18"/>
              </w:rPr>
            </w:pPr>
            <w:r>
              <w:rPr>
                <w:rFonts w:ascii="微软雅黑" w:eastAsia="微软雅黑" w:hAnsi="微软雅黑" w:cs="微软雅黑" w:hint="eastAsia"/>
                <w:sz w:val="18"/>
              </w:rPr>
              <w:t>对页面</w:t>
            </w:r>
            <w:r>
              <w:rPr>
                <w:rFonts w:ascii="微软雅黑" w:eastAsia="微软雅黑" w:hAnsi="微软雅黑" w:cs="微软雅黑"/>
                <w:sz w:val="18"/>
              </w:rPr>
              <w:t>信息整合和优化</w:t>
            </w:r>
            <w:r>
              <w:rPr>
                <w:rFonts w:ascii="微软雅黑" w:eastAsia="微软雅黑" w:hAnsi="微软雅黑" w:cs="微软雅黑" w:hint="eastAsia"/>
                <w:sz w:val="18"/>
              </w:rPr>
              <w:t>。</w:t>
            </w:r>
          </w:p>
        </w:tc>
        <w:tc>
          <w:tcPr>
            <w:tcW w:w="1681" w:type="dxa"/>
            <w:vMerge w:val="restart"/>
            <w:vAlign w:val="center"/>
          </w:tcPr>
          <w:p w14:paraId="1B11774E" w14:textId="77777777" w:rsidR="007C5783" w:rsidRPr="005158E9" w:rsidRDefault="007C5783" w:rsidP="00994167">
            <w:pPr>
              <w:rPr>
                <w:rFonts w:ascii="微软雅黑" w:eastAsia="微软雅黑" w:hAnsi="微软雅黑" w:cs="微软雅黑"/>
                <w:sz w:val="18"/>
              </w:rPr>
            </w:pPr>
            <w:r>
              <w:rPr>
                <w:rFonts w:ascii="微软雅黑" w:eastAsia="微软雅黑" w:hAnsi="微软雅黑" w:cs="微软雅黑" w:hint="eastAsia"/>
                <w:sz w:val="18"/>
              </w:rPr>
              <w:t>不同</w:t>
            </w:r>
            <w:r>
              <w:rPr>
                <w:rFonts w:ascii="微软雅黑" w:eastAsia="微软雅黑" w:hAnsi="微软雅黑" w:cs="微软雅黑"/>
                <w:sz w:val="18"/>
              </w:rPr>
              <w:t>以前版本，这里将详情内容和出借动作分开。</w:t>
            </w:r>
          </w:p>
        </w:tc>
      </w:tr>
      <w:tr w:rsidR="007C5783" w:rsidRPr="00B20246" w14:paraId="68E4BD64" w14:textId="77777777" w:rsidTr="007C5783">
        <w:tc>
          <w:tcPr>
            <w:tcW w:w="1432" w:type="dxa"/>
            <w:vMerge/>
            <w:vAlign w:val="center"/>
          </w:tcPr>
          <w:p w14:paraId="010EDA72" w14:textId="77777777" w:rsidR="007C5783" w:rsidRDefault="007C5783" w:rsidP="003A1A94">
            <w:pPr>
              <w:rPr>
                <w:rFonts w:ascii="微软雅黑" w:eastAsia="微软雅黑" w:hAnsi="微软雅黑" w:cs="微软雅黑"/>
              </w:rPr>
            </w:pPr>
          </w:p>
        </w:tc>
        <w:tc>
          <w:tcPr>
            <w:tcW w:w="1734" w:type="dxa"/>
            <w:vAlign w:val="center"/>
          </w:tcPr>
          <w:p w14:paraId="31DEEEC1" w14:textId="77777777" w:rsidR="007C5783" w:rsidRPr="00F73ECE" w:rsidRDefault="00163729" w:rsidP="00994167">
            <w:pPr>
              <w:rPr>
                <w:rFonts w:ascii="微软雅黑" w:eastAsia="微软雅黑" w:hAnsi="微软雅黑" w:cs="微软雅黑"/>
                <w:sz w:val="18"/>
              </w:rPr>
            </w:pPr>
            <w:r>
              <w:rPr>
                <w:rFonts w:ascii="微软雅黑" w:eastAsia="微软雅黑" w:hAnsi="微软雅黑" w:cs="微软雅黑" w:hint="eastAsia"/>
                <w:sz w:val="18"/>
              </w:rPr>
              <w:t>项目出借</w:t>
            </w:r>
            <w:r>
              <w:rPr>
                <w:rFonts w:ascii="微软雅黑" w:eastAsia="微软雅黑" w:hAnsi="微软雅黑" w:cs="微软雅黑"/>
                <w:sz w:val="18"/>
              </w:rPr>
              <w:t>页</w:t>
            </w:r>
          </w:p>
        </w:tc>
        <w:tc>
          <w:tcPr>
            <w:tcW w:w="3653" w:type="dxa"/>
            <w:vAlign w:val="center"/>
          </w:tcPr>
          <w:p w14:paraId="507A2374" w14:textId="77777777" w:rsidR="007C5783" w:rsidRPr="00F73ECE" w:rsidRDefault="00BA523A" w:rsidP="00542AB1">
            <w:pPr>
              <w:rPr>
                <w:rFonts w:ascii="微软雅黑" w:eastAsia="微软雅黑" w:hAnsi="微软雅黑" w:cs="微软雅黑"/>
                <w:sz w:val="18"/>
              </w:rPr>
            </w:pPr>
            <w:r>
              <w:rPr>
                <w:rFonts w:ascii="微软雅黑" w:eastAsia="微软雅黑" w:hAnsi="微软雅黑" w:cs="微软雅黑" w:hint="eastAsia"/>
                <w:sz w:val="18"/>
              </w:rPr>
              <w:t>承载出借</w:t>
            </w:r>
            <w:r>
              <w:rPr>
                <w:rFonts w:ascii="微软雅黑" w:eastAsia="微软雅黑" w:hAnsi="微软雅黑" w:cs="微软雅黑"/>
                <w:sz w:val="18"/>
              </w:rPr>
              <w:t>功能页面，</w:t>
            </w:r>
            <w:r>
              <w:rPr>
                <w:rFonts w:ascii="微软雅黑" w:eastAsia="微软雅黑" w:hAnsi="微软雅黑" w:cs="微软雅黑" w:hint="eastAsia"/>
                <w:sz w:val="18"/>
              </w:rPr>
              <w:t>功能</w:t>
            </w:r>
            <w:r>
              <w:rPr>
                <w:rFonts w:ascii="微软雅黑" w:eastAsia="微软雅黑" w:hAnsi="微软雅黑" w:cs="微软雅黑"/>
                <w:sz w:val="18"/>
              </w:rPr>
              <w:t>逻辑上无改变，对</w:t>
            </w:r>
            <w:proofErr w:type="gramStart"/>
            <w:r>
              <w:rPr>
                <w:rFonts w:ascii="微软雅黑" w:eastAsia="微软雅黑" w:hAnsi="微软雅黑" w:cs="微软雅黑" w:hint="eastAsia"/>
                <w:sz w:val="18"/>
              </w:rPr>
              <w:t>交互</w:t>
            </w:r>
            <w:r>
              <w:rPr>
                <w:rFonts w:ascii="微软雅黑" w:eastAsia="微软雅黑" w:hAnsi="微软雅黑" w:cs="微软雅黑"/>
                <w:sz w:val="18"/>
              </w:rPr>
              <w:t>和</w:t>
            </w:r>
            <w:proofErr w:type="gramEnd"/>
            <w:r>
              <w:rPr>
                <w:rFonts w:ascii="微软雅黑" w:eastAsia="微软雅黑" w:hAnsi="微软雅黑" w:cs="微软雅黑"/>
                <w:sz w:val="18"/>
              </w:rPr>
              <w:t>视觉做了优化。</w:t>
            </w:r>
          </w:p>
        </w:tc>
        <w:tc>
          <w:tcPr>
            <w:tcW w:w="1681" w:type="dxa"/>
            <w:vMerge/>
            <w:vAlign w:val="center"/>
          </w:tcPr>
          <w:p w14:paraId="78AEE71A" w14:textId="77777777" w:rsidR="007C5783" w:rsidRPr="00F73ECE" w:rsidRDefault="007C5783" w:rsidP="00994167">
            <w:pPr>
              <w:rPr>
                <w:rFonts w:ascii="微软雅黑" w:eastAsia="微软雅黑" w:hAnsi="微软雅黑" w:cs="微软雅黑"/>
                <w:sz w:val="18"/>
              </w:rPr>
            </w:pPr>
          </w:p>
        </w:tc>
      </w:tr>
      <w:tr w:rsidR="007C5783" w:rsidRPr="00B20246" w14:paraId="02E7E694" w14:textId="77777777" w:rsidTr="007C5783">
        <w:tc>
          <w:tcPr>
            <w:tcW w:w="1432" w:type="dxa"/>
            <w:vAlign w:val="center"/>
          </w:tcPr>
          <w:p w14:paraId="2A42835D" w14:textId="77777777" w:rsidR="007C5783" w:rsidRDefault="007C5783" w:rsidP="003A1A94">
            <w:pPr>
              <w:rPr>
                <w:rFonts w:ascii="微软雅黑" w:eastAsia="微软雅黑" w:hAnsi="微软雅黑" w:cs="微软雅黑"/>
              </w:rPr>
            </w:pPr>
            <w:r>
              <w:rPr>
                <w:rFonts w:ascii="微软雅黑" w:eastAsia="微软雅黑" w:hAnsi="微软雅黑" w:cs="微软雅黑" w:hint="eastAsia"/>
              </w:rPr>
              <w:t>提现</w:t>
            </w:r>
          </w:p>
        </w:tc>
        <w:tc>
          <w:tcPr>
            <w:tcW w:w="1734" w:type="dxa"/>
            <w:vAlign w:val="center"/>
          </w:tcPr>
          <w:p w14:paraId="54B65F0D" w14:textId="77777777" w:rsidR="007C5783" w:rsidRPr="005158E9" w:rsidRDefault="007C5783" w:rsidP="00994167">
            <w:pPr>
              <w:rPr>
                <w:rFonts w:ascii="微软雅黑" w:eastAsia="微软雅黑" w:hAnsi="微软雅黑" w:cs="微软雅黑"/>
                <w:sz w:val="18"/>
              </w:rPr>
            </w:pPr>
            <w:r>
              <w:rPr>
                <w:rFonts w:ascii="微软雅黑" w:eastAsia="微软雅黑" w:hAnsi="微软雅黑" w:cs="微软雅黑" w:hint="eastAsia"/>
                <w:sz w:val="18"/>
              </w:rPr>
              <w:t>/</w:t>
            </w:r>
          </w:p>
        </w:tc>
        <w:tc>
          <w:tcPr>
            <w:tcW w:w="3653" w:type="dxa"/>
            <w:vAlign w:val="center"/>
          </w:tcPr>
          <w:p w14:paraId="73694E83" w14:textId="77777777" w:rsidR="007C5783" w:rsidRDefault="007C5783" w:rsidP="00994167">
            <w:pPr>
              <w:rPr>
                <w:rFonts w:ascii="微软雅黑" w:eastAsia="微软雅黑" w:hAnsi="微软雅黑" w:cs="微软雅黑"/>
                <w:sz w:val="18"/>
              </w:rPr>
            </w:pPr>
            <w:r>
              <w:rPr>
                <w:rFonts w:ascii="微软雅黑" w:eastAsia="微软雅黑" w:hAnsi="微软雅黑" w:cs="微软雅黑" w:hint="eastAsia"/>
                <w:sz w:val="18"/>
              </w:rPr>
              <w:t>功能</w:t>
            </w:r>
            <w:r>
              <w:rPr>
                <w:rFonts w:ascii="微软雅黑" w:eastAsia="微软雅黑" w:hAnsi="微软雅黑" w:cs="微软雅黑"/>
                <w:sz w:val="18"/>
              </w:rPr>
              <w:t>及页面延用</w:t>
            </w:r>
            <w:r>
              <w:rPr>
                <w:rFonts w:ascii="微软雅黑" w:eastAsia="微软雅黑" w:hAnsi="微软雅黑" w:cs="微软雅黑" w:hint="eastAsia"/>
                <w:sz w:val="18"/>
              </w:rPr>
              <w:t>P</w:t>
            </w:r>
            <w:r w:rsidR="00222663">
              <w:rPr>
                <w:rFonts w:ascii="微软雅黑" w:eastAsia="微软雅黑" w:hAnsi="微软雅黑" w:cs="微软雅黑"/>
                <w:sz w:val="18"/>
              </w:rPr>
              <w:t>latform-2658</w:t>
            </w:r>
          </w:p>
        </w:tc>
        <w:tc>
          <w:tcPr>
            <w:tcW w:w="1681" w:type="dxa"/>
            <w:vAlign w:val="center"/>
          </w:tcPr>
          <w:p w14:paraId="29F5DACC" w14:textId="77777777" w:rsidR="003D639C" w:rsidRDefault="003D639C" w:rsidP="003D639C">
            <w:pPr>
              <w:rPr>
                <w:rFonts w:ascii="微软雅黑" w:eastAsia="微软雅黑" w:hAnsi="微软雅黑" w:cs="微软雅黑"/>
                <w:sz w:val="18"/>
              </w:rPr>
            </w:pPr>
            <w:r>
              <w:rPr>
                <w:rFonts w:ascii="微软雅黑" w:eastAsia="微软雅黑" w:hAnsi="微软雅黑" w:cs="微软雅黑" w:hint="eastAsia"/>
                <w:sz w:val="18"/>
              </w:rPr>
              <w:t>相关</w:t>
            </w:r>
            <w:r>
              <w:rPr>
                <w:rFonts w:ascii="微软雅黑" w:eastAsia="微软雅黑" w:hAnsi="微软雅黑" w:cs="微软雅黑"/>
                <w:sz w:val="18"/>
              </w:rPr>
              <w:t>功能</w:t>
            </w:r>
          </w:p>
          <w:p w14:paraId="57D78A77" w14:textId="77777777" w:rsidR="007C5783" w:rsidRPr="00F73ECE" w:rsidRDefault="003D639C" w:rsidP="003D639C">
            <w:pPr>
              <w:rPr>
                <w:rFonts w:ascii="微软雅黑" w:eastAsia="微软雅黑" w:hAnsi="微软雅黑" w:cs="微软雅黑"/>
                <w:sz w:val="18"/>
              </w:rPr>
            </w:pPr>
            <w:r>
              <w:rPr>
                <w:rFonts w:ascii="微软雅黑" w:eastAsia="微软雅黑" w:hAnsi="微软雅黑" w:cs="微软雅黑" w:hint="eastAsia"/>
                <w:sz w:val="18"/>
              </w:rPr>
              <w:t>P</w:t>
            </w:r>
            <w:r w:rsidR="00222663">
              <w:rPr>
                <w:rFonts w:ascii="微软雅黑" w:eastAsia="微软雅黑" w:hAnsi="微软雅黑" w:cs="微软雅黑"/>
                <w:sz w:val="18"/>
              </w:rPr>
              <w:t>latform-2658</w:t>
            </w:r>
          </w:p>
        </w:tc>
      </w:tr>
    </w:tbl>
    <w:p w14:paraId="3576AD95" w14:textId="2F500EE1" w:rsidR="003572F7" w:rsidRDefault="0029436E" w:rsidP="0029436E">
      <w:pPr>
        <w:pStyle w:val="2"/>
        <w:rPr>
          <w:rFonts w:ascii="微软雅黑" w:eastAsia="微软雅黑" w:hAnsi="微软雅黑"/>
          <w:color w:val="1F497D" w:themeColor="text2"/>
        </w:rPr>
      </w:pPr>
      <w:bookmarkStart w:id="12" w:name="_Toc532894915"/>
      <w:r>
        <w:rPr>
          <w:rFonts w:ascii="微软雅黑" w:eastAsia="微软雅黑" w:hAnsi="微软雅黑" w:hint="eastAsia"/>
          <w:color w:val="1F497D" w:themeColor="text2"/>
        </w:rPr>
        <w:t>2.3</w:t>
      </w:r>
      <w:proofErr w:type="gramStart"/>
      <w:r w:rsidR="003572F7">
        <w:rPr>
          <w:rFonts w:ascii="微软雅黑" w:eastAsia="微软雅黑" w:hAnsi="微软雅黑" w:hint="eastAsia"/>
          <w:color w:val="1F497D" w:themeColor="text2"/>
        </w:rPr>
        <w:t>二</w:t>
      </w:r>
      <w:proofErr w:type="gramEnd"/>
      <w:r w:rsidR="003572F7">
        <w:rPr>
          <w:rFonts w:ascii="微软雅黑" w:eastAsia="微软雅黑" w:hAnsi="微软雅黑" w:hint="eastAsia"/>
          <w:color w:val="1F497D" w:themeColor="text2"/>
        </w:rPr>
        <w:t>级</w:t>
      </w:r>
      <w:r w:rsidR="003572F7">
        <w:rPr>
          <w:rFonts w:ascii="微软雅黑" w:eastAsia="微软雅黑" w:hAnsi="微软雅黑"/>
          <w:color w:val="1F497D" w:themeColor="text2"/>
        </w:rPr>
        <w:t>页面交互说明</w:t>
      </w:r>
      <w:bookmarkEnd w:id="12"/>
    </w:p>
    <w:p w14:paraId="24EE0519" w14:textId="77777777" w:rsidR="003572F7" w:rsidRPr="003572F7" w:rsidRDefault="00D96FF8" w:rsidP="003572F7">
      <w:r>
        <w:rPr>
          <w:noProof/>
        </w:rPr>
        <mc:AlternateContent>
          <mc:Choice Requires="wps">
            <w:drawing>
              <wp:anchor distT="45720" distB="45720" distL="114300" distR="114300" simplePos="0" relativeHeight="251659264" behindDoc="0" locked="0" layoutInCell="1" allowOverlap="1" wp14:anchorId="22D9AF9F" wp14:editId="1433331E">
                <wp:simplePos x="0" y="0"/>
                <wp:positionH relativeFrom="margin">
                  <wp:align>right</wp:align>
                </wp:positionH>
                <wp:positionV relativeFrom="paragraph">
                  <wp:posOffset>37465</wp:posOffset>
                </wp:positionV>
                <wp:extent cx="3698240" cy="1404620"/>
                <wp:effectExtent l="0" t="0" r="0" b="762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1404620"/>
                        </a:xfrm>
                        <a:prstGeom prst="rect">
                          <a:avLst/>
                        </a:prstGeom>
                        <a:solidFill>
                          <a:srgbClr val="FFFFFF"/>
                        </a:solidFill>
                        <a:ln w="9525">
                          <a:noFill/>
                          <a:miter lim="800000"/>
                          <a:headEnd/>
                          <a:tailEnd/>
                        </a:ln>
                      </wps:spPr>
                      <wps:txbx>
                        <w:txbxContent>
                          <w:p w14:paraId="6603776A" w14:textId="77777777" w:rsidR="00FF236F" w:rsidRPr="00D96FF8" w:rsidRDefault="00FF236F" w:rsidP="00D96FF8">
                            <w:pPr>
                              <w:rPr>
                                <w:rFonts w:ascii="微软雅黑" w:eastAsia="微软雅黑" w:hAnsi="微软雅黑"/>
                              </w:rPr>
                            </w:pPr>
                            <w:r w:rsidRPr="00D96FF8">
                              <w:rPr>
                                <w:rFonts w:ascii="微软雅黑" w:eastAsia="微软雅黑" w:hAnsi="微软雅黑" w:hint="eastAsia"/>
                              </w:rPr>
                              <w:t>1.页面</w:t>
                            </w:r>
                            <w:r w:rsidRPr="00D96FF8">
                              <w:rPr>
                                <w:rFonts w:ascii="微软雅黑" w:eastAsia="微软雅黑" w:hAnsi="微软雅黑"/>
                              </w:rPr>
                              <w:t>向上滑动时，页头</w:t>
                            </w:r>
                            <w:r w:rsidRPr="00D96FF8">
                              <w:rPr>
                                <w:rFonts w:ascii="微软雅黑" w:eastAsia="微软雅黑" w:hAnsi="微软雅黑" w:hint="eastAsia"/>
                              </w:rPr>
                              <w:t>不固定</w:t>
                            </w:r>
                            <w:r w:rsidRPr="00D96FF8">
                              <w:rPr>
                                <w:rFonts w:ascii="微软雅黑" w:eastAsia="微软雅黑" w:hAnsi="微软雅黑"/>
                              </w:rPr>
                              <w:t>，跟随主体向上移动。</w:t>
                            </w:r>
                          </w:p>
                          <w:p w14:paraId="2E0904C3" w14:textId="77777777" w:rsidR="00FF236F" w:rsidRPr="008769A2" w:rsidRDefault="00FF236F">
                            <w:pPr>
                              <w:rPr>
                                <w:rFonts w:ascii="微软雅黑" w:eastAsia="微软雅黑" w:hAnsi="微软雅黑"/>
                              </w:rPr>
                            </w:pPr>
                            <w:r w:rsidRPr="00D96FF8">
                              <w:rPr>
                                <w:rFonts w:ascii="微软雅黑" w:eastAsia="微软雅黑" w:hAnsi="微软雅黑"/>
                              </w:rPr>
                              <w:t>2.</w:t>
                            </w:r>
                            <w:r w:rsidRPr="00D96FF8">
                              <w:rPr>
                                <w:rFonts w:ascii="微软雅黑" w:eastAsia="微软雅黑" w:hAnsi="微软雅黑" w:hint="eastAsia"/>
                              </w:rPr>
                              <w:t>页面</w:t>
                            </w:r>
                            <w:r w:rsidRPr="00D96FF8">
                              <w:rPr>
                                <w:rFonts w:ascii="微软雅黑" w:eastAsia="微软雅黑" w:hAnsi="微软雅黑"/>
                              </w:rPr>
                              <w:t>中有</w:t>
                            </w:r>
                            <w:r w:rsidRPr="00D96FF8">
                              <w:rPr>
                                <w:rFonts w:ascii="微软雅黑" w:eastAsia="微软雅黑" w:hAnsi="微软雅黑" w:hint="eastAsia"/>
                              </w:rPr>
                              <w:t>选择</w:t>
                            </w:r>
                            <w:r w:rsidRPr="00D96FF8">
                              <w:rPr>
                                <w:rFonts w:ascii="微软雅黑" w:eastAsia="微软雅黑" w:hAnsi="微软雅黑"/>
                              </w:rPr>
                              <w:t>bar时，向上滑动bar</w:t>
                            </w:r>
                            <w:r w:rsidRPr="00D96FF8">
                              <w:rPr>
                                <w:rFonts w:ascii="微软雅黑" w:eastAsia="微软雅黑" w:hAnsi="微软雅黑" w:hint="eastAsia"/>
                              </w:rPr>
                              <w:t>置顶</w:t>
                            </w:r>
                            <w:r w:rsidRPr="00D96FF8">
                              <w:rPr>
                                <w:rFonts w:ascii="微软雅黑" w:eastAsia="微软雅黑" w:hAnsi="微软雅黑"/>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D9AF9F" id="_x0000_t202" coordsize="21600,21600" o:spt="202" path="m,l,21600r21600,l21600,xe">
                <v:stroke joinstyle="miter"/>
                <v:path gradientshapeok="t" o:connecttype="rect"/>
              </v:shapetype>
              <v:shape id="文本框 2" o:spid="_x0000_s1027" type="#_x0000_t202" style="position:absolute;left:0;text-align:left;margin-left:240pt;margin-top:2.95pt;width:291.2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" stroked="f">
                <v:textbox style="mso-fit-shape-to-text:t">
                  <w:txbxContent>
                    <w:p w14:paraId="6603776A" w14:textId="77777777" w:rsidR="00FF236F" w:rsidRPr="00D96FF8" w:rsidRDefault="00FF236F" w:rsidP="00D96FF8">
                      <w:pPr>
                        <w:rPr>
                          <w:rFonts w:ascii="微软雅黑" w:eastAsia="微软雅黑" w:hAnsi="微软雅黑"/>
                        </w:rPr>
                      </w:pPr>
                      <w:r w:rsidRPr="00D96FF8">
                        <w:rPr>
                          <w:rFonts w:ascii="微软雅黑" w:eastAsia="微软雅黑" w:hAnsi="微软雅黑" w:hint="eastAsia"/>
                        </w:rPr>
                        <w:t>1.页面</w:t>
                      </w:r>
                      <w:r w:rsidRPr="00D96FF8">
                        <w:rPr>
                          <w:rFonts w:ascii="微软雅黑" w:eastAsia="微软雅黑" w:hAnsi="微软雅黑"/>
                        </w:rPr>
                        <w:t>向上滑动时，页头</w:t>
                      </w:r>
                      <w:r w:rsidRPr="00D96FF8">
                        <w:rPr>
                          <w:rFonts w:ascii="微软雅黑" w:eastAsia="微软雅黑" w:hAnsi="微软雅黑" w:hint="eastAsia"/>
                        </w:rPr>
                        <w:t>不固定</w:t>
                      </w:r>
                      <w:r w:rsidRPr="00D96FF8">
                        <w:rPr>
                          <w:rFonts w:ascii="微软雅黑" w:eastAsia="微软雅黑" w:hAnsi="微软雅黑"/>
                        </w:rPr>
                        <w:t>，跟随主体向上移动。</w:t>
                      </w:r>
                    </w:p>
                    <w:p w14:paraId="2E0904C3" w14:textId="77777777" w:rsidR="00FF236F" w:rsidRPr="008769A2" w:rsidRDefault="00FF236F">
                      <w:pPr>
                        <w:rPr>
                          <w:rFonts w:ascii="微软雅黑" w:eastAsia="微软雅黑" w:hAnsi="微软雅黑"/>
                        </w:rPr>
                      </w:pPr>
                      <w:r w:rsidRPr="00D96FF8">
                        <w:rPr>
                          <w:rFonts w:ascii="微软雅黑" w:eastAsia="微软雅黑" w:hAnsi="微软雅黑"/>
                        </w:rPr>
                        <w:t>2.</w:t>
                      </w:r>
                      <w:r w:rsidRPr="00D96FF8">
                        <w:rPr>
                          <w:rFonts w:ascii="微软雅黑" w:eastAsia="微软雅黑" w:hAnsi="微软雅黑" w:hint="eastAsia"/>
                        </w:rPr>
                        <w:t>页面</w:t>
                      </w:r>
                      <w:r w:rsidRPr="00D96FF8">
                        <w:rPr>
                          <w:rFonts w:ascii="微软雅黑" w:eastAsia="微软雅黑" w:hAnsi="微软雅黑"/>
                        </w:rPr>
                        <w:t>中有</w:t>
                      </w:r>
                      <w:r w:rsidRPr="00D96FF8">
                        <w:rPr>
                          <w:rFonts w:ascii="微软雅黑" w:eastAsia="微软雅黑" w:hAnsi="微软雅黑" w:hint="eastAsia"/>
                        </w:rPr>
                        <w:t>选择</w:t>
                      </w:r>
                      <w:r w:rsidRPr="00D96FF8">
                        <w:rPr>
                          <w:rFonts w:ascii="微软雅黑" w:eastAsia="微软雅黑" w:hAnsi="微软雅黑"/>
                        </w:rPr>
                        <w:t>bar时，向上滑动bar</w:t>
                      </w:r>
                      <w:r w:rsidRPr="00D96FF8">
                        <w:rPr>
                          <w:rFonts w:ascii="微软雅黑" w:eastAsia="微软雅黑" w:hAnsi="微软雅黑" w:hint="eastAsia"/>
                        </w:rPr>
                        <w:t>置顶</w:t>
                      </w:r>
                      <w:r w:rsidRPr="00D96FF8">
                        <w:rPr>
                          <w:rFonts w:ascii="微软雅黑" w:eastAsia="微软雅黑" w:hAnsi="微软雅黑"/>
                        </w:rPr>
                        <w:t>。</w:t>
                      </w:r>
                    </w:p>
                  </w:txbxContent>
                </v:textbox>
                <w10:wrap type="square" anchorx="margin"/>
              </v:shape>
            </w:pict>
          </mc:Fallback>
        </mc:AlternateContent>
      </w:r>
      <w:r>
        <w:rPr>
          <w:noProof/>
        </w:rPr>
        <w:drawing>
          <wp:inline distT="0" distB="0" distL="0" distR="0" wp14:anchorId="0B3CBCE6" wp14:editId="34278378">
            <wp:extent cx="1439839" cy="2567184"/>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3481" cy="2591507"/>
                    </a:xfrm>
                    <a:prstGeom prst="rect">
                      <a:avLst/>
                    </a:prstGeom>
                  </pic:spPr>
                </pic:pic>
              </a:graphicData>
            </a:graphic>
          </wp:inline>
        </w:drawing>
      </w:r>
      <w:r w:rsidR="0011451D">
        <w:rPr>
          <w:rFonts w:hint="eastAsia"/>
        </w:rPr>
        <w:t xml:space="preserve"> </w:t>
      </w:r>
    </w:p>
    <w:p w14:paraId="5A464CFF" w14:textId="77777777" w:rsidR="00E318FC" w:rsidRPr="00B20246" w:rsidRDefault="00E318FC" w:rsidP="00E579F1">
      <w:pPr>
        <w:rPr>
          <w:rFonts w:ascii="微软雅黑" w:eastAsia="微软雅黑" w:hAnsi="微软雅黑"/>
        </w:rPr>
      </w:pPr>
    </w:p>
    <w:p w14:paraId="5604C653" w14:textId="77777777" w:rsidR="003A0DA3" w:rsidRPr="00B20246" w:rsidRDefault="003A0DA3" w:rsidP="003A0DA3">
      <w:pPr>
        <w:pStyle w:val="1"/>
        <w:numPr>
          <w:ilvl w:val="0"/>
          <w:numId w:val="1"/>
        </w:numPr>
        <w:spacing w:before="175" w:after="175"/>
        <w:rPr>
          <w:rFonts w:ascii="微软雅黑" w:eastAsia="微软雅黑" w:hAnsi="微软雅黑"/>
          <w:color w:val="1F497D" w:themeColor="text2"/>
        </w:rPr>
      </w:pPr>
      <w:bookmarkStart w:id="13" w:name="_Toc532894916"/>
      <w:r w:rsidRPr="00B20246">
        <w:rPr>
          <w:rFonts w:ascii="微软雅黑" w:eastAsia="微软雅黑" w:hAnsi="微软雅黑" w:hint="eastAsia"/>
          <w:color w:val="1F497D" w:themeColor="text2"/>
        </w:rPr>
        <w:lastRenderedPageBreak/>
        <w:t>详述</w:t>
      </w:r>
      <w:bookmarkEnd w:id="13"/>
    </w:p>
    <w:p w14:paraId="10394961" w14:textId="7640CEF2" w:rsidR="00225145" w:rsidRDefault="0029436E" w:rsidP="0029436E">
      <w:pPr>
        <w:pStyle w:val="2"/>
        <w:rPr>
          <w:rFonts w:ascii="微软雅黑" w:eastAsia="微软雅黑" w:hAnsi="微软雅黑"/>
          <w:color w:val="1F497D" w:themeColor="text2"/>
        </w:rPr>
      </w:pPr>
      <w:bookmarkStart w:id="14" w:name="_Toc532894917"/>
      <w:r>
        <w:rPr>
          <w:rFonts w:ascii="微软雅黑" w:eastAsia="微软雅黑" w:hAnsi="微软雅黑" w:hint="eastAsia"/>
          <w:color w:val="1F497D" w:themeColor="text2"/>
        </w:rPr>
        <w:t>3.1</w:t>
      </w:r>
      <w:r w:rsidR="00D01622">
        <w:rPr>
          <w:rFonts w:ascii="微软雅黑" w:eastAsia="微软雅黑" w:hAnsi="微软雅黑" w:hint="eastAsia"/>
          <w:color w:val="1F497D" w:themeColor="text2"/>
        </w:rPr>
        <w:t>开通存管</w:t>
      </w:r>
      <w:r w:rsidR="00AC0227">
        <w:rPr>
          <w:rFonts w:ascii="微软雅黑" w:eastAsia="微软雅黑" w:hAnsi="微软雅黑" w:hint="eastAsia"/>
          <w:color w:val="1F497D" w:themeColor="text2"/>
        </w:rPr>
        <w:t>-</w:t>
      </w:r>
      <w:r w:rsidR="00AC0227">
        <w:rPr>
          <w:rFonts w:ascii="微软雅黑" w:eastAsia="微软雅黑" w:hAnsi="微软雅黑"/>
          <w:color w:val="1F497D" w:themeColor="text2"/>
        </w:rPr>
        <w:t>开通存管页</w:t>
      </w:r>
      <w:bookmarkEnd w:id="14"/>
    </w:p>
    <w:p w14:paraId="00C0BEF2" w14:textId="77777777" w:rsidR="00156908" w:rsidRDefault="00156908" w:rsidP="00B97F4A">
      <w:pPr>
        <w:pStyle w:val="ae"/>
        <w:numPr>
          <w:ilvl w:val="0"/>
          <w:numId w:val="3"/>
        </w:numPr>
        <w:ind w:firstLineChars="0"/>
        <w:rPr>
          <w:rFonts w:ascii="微软雅黑" w:eastAsia="微软雅黑" w:hAnsi="微软雅黑"/>
        </w:rPr>
      </w:pPr>
      <w:r>
        <w:rPr>
          <w:rFonts w:ascii="微软雅黑" w:eastAsia="微软雅黑" w:hAnsi="微软雅黑" w:hint="eastAsia"/>
        </w:rPr>
        <w:t>用户</w:t>
      </w:r>
      <w:r>
        <w:rPr>
          <w:rFonts w:ascii="微软雅黑" w:eastAsia="微软雅黑" w:hAnsi="微软雅黑"/>
        </w:rPr>
        <w:t>场景</w:t>
      </w:r>
    </w:p>
    <w:p w14:paraId="7D69FFEF" w14:textId="77777777" w:rsidR="00156908" w:rsidRDefault="00156908" w:rsidP="00156908">
      <w:pPr>
        <w:pStyle w:val="ae"/>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通过存管介绍页</w:t>
      </w:r>
      <w:r w:rsidR="00AC0227">
        <w:rPr>
          <w:rFonts w:ascii="微软雅黑" w:eastAsia="微软雅黑" w:hAnsi="微软雅黑" w:hint="eastAsia"/>
        </w:rPr>
        <w:t>（“为什么要</w:t>
      </w:r>
      <w:r w:rsidR="00AC0227">
        <w:rPr>
          <w:rFonts w:ascii="微软雅黑" w:eastAsia="微软雅黑" w:hAnsi="微软雅黑"/>
        </w:rPr>
        <w:t>开通存管</w:t>
      </w:r>
      <w:r w:rsidR="00AC0227">
        <w:rPr>
          <w:rFonts w:ascii="微软雅黑" w:eastAsia="微软雅黑" w:hAnsi="微软雅黑" w:hint="eastAsia"/>
        </w:rPr>
        <w:t>”）</w:t>
      </w:r>
      <w:proofErr w:type="gramStart"/>
      <w:r w:rsidR="00AC0227">
        <w:rPr>
          <w:rFonts w:ascii="微软雅黑" w:eastAsia="微软雅黑" w:hAnsi="微软雅黑" w:hint="eastAsia"/>
        </w:rPr>
        <w:t>或弹窗</w:t>
      </w:r>
      <w:proofErr w:type="gramEnd"/>
      <w:r w:rsidR="00AC0227">
        <w:rPr>
          <w:rFonts w:ascii="微软雅黑" w:eastAsia="微软雅黑" w:hAnsi="微软雅黑"/>
        </w:rPr>
        <w:t>-“开通存管账户”</w:t>
      </w:r>
      <w:r w:rsidR="00AC0227">
        <w:rPr>
          <w:rFonts w:ascii="微软雅黑" w:eastAsia="微软雅黑" w:hAnsi="微软雅黑" w:hint="eastAsia"/>
        </w:rPr>
        <w:t>进入</w:t>
      </w:r>
      <w:r w:rsidR="00AC0227">
        <w:rPr>
          <w:rFonts w:ascii="微软雅黑" w:eastAsia="微软雅黑" w:hAnsi="微软雅黑"/>
        </w:rPr>
        <w:t>此页面。</w:t>
      </w:r>
    </w:p>
    <w:p w14:paraId="668C729A" w14:textId="77777777" w:rsidR="00156908" w:rsidRDefault="00156908" w:rsidP="00B97F4A">
      <w:pPr>
        <w:pStyle w:val="ae"/>
        <w:numPr>
          <w:ilvl w:val="0"/>
          <w:numId w:val="3"/>
        </w:numPr>
        <w:ind w:firstLineChars="0"/>
        <w:rPr>
          <w:rFonts w:ascii="微软雅黑" w:eastAsia="微软雅黑" w:hAnsi="微软雅黑"/>
        </w:rPr>
      </w:pPr>
      <w:r>
        <w:rPr>
          <w:rFonts w:ascii="微软雅黑" w:eastAsia="微软雅黑" w:hAnsi="微软雅黑" w:hint="eastAsia"/>
        </w:rPr>
        <w:t>输入/前置</w:t>
      </w:r>
      <w:r>
        <w:rPr>
          <w:rFonts w:ascii="微软雅黑" w:eastAsia="微软雅黑" w:hAnsi="微软雅黑"/>
        </w:rPr>
        <w:t>条件</w:t>
      </w:r>
    </w:p>
    <w:p w14:paraId="35157036" w14:textId="77777777" w:rsidR="00156908" w:rsidRPr="00156908" w:rsidRDefault="00AC0227" w:rsidP="00AC0227">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p>
    <w:p w14:paraId="127EA189" w14:textId="77777777" w:rsidR="0020204D" w:rsidRDefault="00B133BC" w:rsidP="00B97F4A">
      <w:pPr>
        <w:pStyle w:val="ae"/>
        <w:numPr>
          <w:ilvl w:val="0"/>
          <w:numId w:val="3"/>
        </w:numPr>
        <w:ind w:firstLineChars="0"/>
        <w:rPr>
          <w:rFonts w:ascii="微软雅黑" w:eastAsia="微软雅黑" w:hAnsi="微软雅黑"/>
        </w:rPr>
      </w:pPr>
      <w:r>
        <w:rPr>
          <w:rFonts w:ascii="微软雅黑" w:eastAsia="微软雅黑" w:hAnsi="微软雅黑" w:hint="eastAsia"/>
        </w:rPr>
        <w:t>功能描述</w:t>
      </w:r>
    </w:p>
    <w:p w14:paraId="1F07B70C" w14:textId="77777777" w:rsidR="00D161AC" w:rsidRDefault="00D161AC" w:rsidP="00D161AC">
      <w:pPr>
        <w:pStyle w:val="ae"/>
        <w:ind w:left="420" w:firstLineChars="0" w:firstLine="0"/>
        <w:rPr>
          <w:rFonts w:ascii="微软雅黑" w:eastAsia="微软雅黑" w:hAnsi="微软雅黑"/>
        </w:rPr>
      </w:pPr>
      <w:r>
        <w:rPr>
          <w:rFonts w:ascii="微软雅黑" w:eastAsia="微软雅黑" w:hAnsi="微软雅黑" w:hint="eastAsia"/>
        </w:rPr>
        <w:t>本次</w:t>
      </w:r>
      <w:r>
        <w:rPr>
          <w:rFonts w:ascii="微软雅黑" w:eastAsia="微软雅黑" w:hAnsi="微软雅黑"/>
        </w:rPr>
        <w:t>需求对</w:t>
      </w:r>
      <w:r w:rsidRPr="00D161AC">
        <w:rPr>
          <w:rFonts w:ascii="微软雅黑" w:eastAsia="微软雅黑" w:hAnsi="微软雅黑" w:hint="eastAsia"/>
        </w:rPr>
        <w:t>开通存管</w:t>
      </w:r>
      <w:r w:rsidRPr="00D161AC">
        <w:rPr>
          <w:rFonts w:ascii="微软雅黑" w:eastAsia="微软雅黑" w:hAnsi="微软雅黑"/>
        </w:rPr>
        <w:t>页</w:t>
      </w:r>
      <w:r w:rsidR="00F772FF">
        <w:rPr>
          <w:rFonts w:ascii="微软雅黑" w:eastAsia="微软雅黑" w:hAnsi="微软雅黑" w:hint="eastAsia"/>
        </w:rPr>
        <w:t>面</w:t>
      </w:r>
      <w:r w:rsidR="00F772FF" w:rsidRPr="00D161AC">
        <w:rPr>
          <w:rFonts w:ascii="微软雅黑" w:eastAsia="微软雅黑" w:hAnsi="微软雅黑"/>
        </w:rPr>
        <w:t>表单</w:t>
      </w:r>
      <w:r w:rsidRPr="00D161AC">
        <w:rPr>
          <w:rFonts w:ascii="微软雅黑" w:eastAsia="微软雅黑" w:hAnsi="微软雅黑" w:hint="eastAsia"/>
        </w:rPr>
        <w:t>的</w:t>
      </w:r>
      <w:proofErr w:type="gramStart"/>
      <w:r w:rsidRPr="00D161AC">
        <w:rPr>
          <w:rFonts w:ascii="微软雅黑" w:eastAsia="微软雅黑" w:hAnsi="微软雅黑" w:hint="eastAsia"/>
        </w:rPr>
        <w:t>交互</w:t>
      </w:r>
      <w:r w:rsidRPr="00D161AC">
        <w:rPr>
          <w:rFonts w:ascii="微软雅黑" w:eastAsia="微软雅黑" w:hAnsi="微软雅黑"/>
        </w:rPr>
        <w:t>和</w:t>
      </w:r>
      <w:proofErr w:type="gramEnd"/>
      <w:r w:rsidRPr="00D161AC">
        <w:rPr>
          <w:rFonts w:ascii="微软雅黑" w:eastAsia="微软雅黑" w:hAnsi="微软雅黑"/>
        </w:rPr>
        <w:t>视觉</w:t>
      </w:r>
      <w:r w:rsidRPr="00D161AC">
        <w:rPr>
          <w:rFonts w:ascii="微软雅黑" w:eastAsia="微软雅黑" w:hAnsi="微软雅黑" w:hint="eastAsia"/>
        </w:rPr>
        <w:t>做了</w:t>
      </w:r>
      <w:r w:rsidRPr="00D161AC">
        <w:rPr>
          <w:rFonts w:ascii="微软雅黑" w:eastAsia="微软雅黑" w:hAnsi="微软雅黑"/>
        </w:rPr>
        <w:t>优化，功能上无改变，</w:t>
      </w:r>
      <w:r w:rsidRPr="00D161AC">
        <w:rPr>
          <w:rFonts w:ascii="微软雅黑" w:eastAsia="微软雅黑" w:hAnsi="微软雅黑" w:hint="eastAsia"/>
        </w:rPr>
        <w:t>错误</w:t>
      </w:r>
      <w:r w:rsidRPr="00D161AC">
        <w:rPr>
          <w:rFonts w:ascii="微软雅黑" w:eastAsia="微软雅黑" w:hAnsi="微软雅黑"/>
        </w:rPr>
        <w:t>提示机制与现状相同。</w:t>
      </w:r>
    </w:p>
    <w:p w14:paraId="06061CA2" w14:textId="77777777" w:rsidR="0020204D" w:rsidRDefault="00B133BC" w:rsidP="00B97F4A">
      <w:pPr>
        <w:pStyle w:val="ae"/>
        <w:numPr>
          <w:ilvl w:val="0"/>
          <w:numId w:val="3"/>
        </w:numPr>
        <w:ind w:firstLineChars="0"/>
        <w:rPr>
          <w:rFonts w:ascii="微软雅黑" w:eastAsia="微软雅黑" w:hAnsi="微软雅黑"/>
        </w:rPr>
      </w:pPr>
      <w:r>
        <w:rPr>
          <w:rFonts w:ascii="微软雅黑" w:eastAsia="微软雅黑" w:hAnsi="微软雅黑" w:hint="eastAsia"/>
        </w:rPr>
        <w:t>需求</w:t>
      </w:r>
      <w:r w:rsidR="006F5DDB" w:rsidRPr="006F5DDB">
        <w:rPr>
          <w:rFonts w:ascii="微软雅黑" w:eastAsia="微软雅黑" w:hAnsi="微软雅黑"/>
        </w:rPr>
        <w:t>说明</w:t>
      </w:r>
    </w:p>
    <w:p w14:paraId="33851B17" w14:textId="77777777" w:rsidR="00FD1F47" w:rsidRDefault="00C938FD" w:rsidP="00FD1F47">
      <w:pPr>
        <w:pStyle w:val="ae"/>
        <w:ind w:left="420" w:firstLineChars="0" w:firstLine="0"/>
        <w:rPr>
          <w:rFonts w:ascii="微软雅黑" w:eastAsia="微软雅黑" w:hAnsi="微软雅黑"/>
        </w:rPr>
      </w:pPr>
      <w:r>
        <w:rPr>
          <w:noProof/>
        </w:rPr>
        <w:drawing>
          <wp:inline distT="0" distB="0" distL="0" distR="0" wp14:anchorId="6AEB6A1C" wp14:editId="64529401">
            <wp:extent cx="5400040" cy="23920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92045"/>
                    </a:xfrm>
                    <a:prstGeom prst="rect">
                      <a:avLst/>
                    </a:prstGeom>
                  </pic:spPr>
                </pic:pic>
              </a:graphicData>
            </a:graphic>
          </wp:inline>
        </w:drawing>
      </w:r>
    </w:p>
    <w:p w14:paraId="146D0997" w14:textId="564BAC48" w:rsidR="00B133BC" w:rsidRPr="00055565" w:rsidRDefault="00B133BC" w:rsidP="00B1796F">
      <w:pPr>
        <w:ind w:leftChars="187" w:left="418"/>
        <w:rPr>
          <w:rFonts w:ascii="微软雅黑" w:eastAsia="微软雅黑" w:hAnsi="微软雅黑" w:cs="宋体"/>
        </w:rPr>
      </w:pPr>
      <w:r w:rsidRPr="00E77151">
        <w:rPr>
          <w:rFonts w:ascii="微软雅黑" w:eastAsia="微软雅黑" w:hAnsi="微软雅黑" w:hint="eastAsia"/>
        </w:rPr>
        <w:t>1.</w:t>
      </w:r>
      <w:r w:rsidR="00261400" w:rsidRPr="00B133BC">
        <w:rPr>
          <w:rFonts w:ascii="微软雅黑" w:eastAsia="微软雅黑" w:hAnsi="微软雅黑"/>
        </w:rPr>
        <w:t xml:space="preserve"> </w:t>
      </w:r>
      <w:r w:rsidR="00261400">
        <w:rPr>
          <w:rFonts w:ascii="微软雅黑" w:eastAsia="微软雅黑" w:hAnsi="微软雅黑" w:hint="eastAsia"/>
        </w:rPr>
        <w:t>进入</w:t>
      </w:r>
      <w:r w:rsidR="00261400">
        <w:rPr>
          <w:rFonts w:ascii="微软雅黑" w:eastAsia="微软雅黑" w:hAnsi="微软雅黑"/>
        </w:rPr>
        <w:t>开通存管页，表单空白</w:t>
      </w:r>
      <w:r w:rsidR="00261400">
        <w:rPr>
          <w:rFonts w:ascii="微软雅黑" w:eastAsia="微软雅黑" w:hAnsi="微软雅黑" w:hint="eastAsia"/>
        </w:rPr>
        <w:t>。</w:t>
      </w:r>
      <w:r w:rsidR="00BF2B99">
        <w:rPr>
          <w:rFonts w:ascii="微软雅黑" w:eastAsia="微软雅黑" w:hAnsi="微软雅黑" w:hint="eastAsia"/>
        </w:rPr>
        <w:t>表单</w:t>
      </w:r>
      <w:r w:rsidR="00BF2B99">
        <w:rPr>
          <w:rFonts w:ascii="微软雅黑" w:eastAsia="微软雅黑" w:hAnsi="微软雅黑"/>
        </w:rPr>
        <w:t>内容：</w:t>
      </w:r>
      <w:r w:rsidR="00261400">
        <w:rPr>
          <w:rFonts w:ascii="微软雅黑" w:eastAsia="微软雅黑" w:hAnsi="微软雅黑" w:hint="eastAsia"/>
        </w:rPr>
        <w:t>“</w:t>
      </w:r>
      <w:r w:rsidR="00261400">
        <w:rPr>
          <w:rFonts w:ascii="微软雅黑" w:eastAsia="微软雅黑" w:hAnsi="微软雅黑"/>
        </w:rPr>
        <w:t>手机号</w:t>
      </w:r>
      <w:r w:rsidR="00261400">
        <w:rPr>
          <w:rFonts w:ascii="微软雅黑" w:eastAsia="微软雅黑" w:hAnsi="微软雅黑" w:hint="eastAsia"/>
        </w:rPr>
        <w:t>码”，</w:t>
      </w:r>
      <w:r w:rsidR="00055565">
        <w:rPr>
          <w:rFonts w:ascii="微软雅黑" w:eastAsia="微软雅黑" w:hAnsi="微软雅黑" w:hint="eastAsia"/>
        </w:rPr>
        <w:t>“姓名”、</w:t>
      </w:r>
      <w:r w:rsidR="00055565">
        <w:rPr>
          <w:rFonts w:ascii="微软雅黑" w:eastAsia="微软雅黑" w:hAnsi="微软雅黑"/>
        </w:rPr>
        <w:t>“</w:t>
      </w:r>
      <w:r w:rsidR="00055565">
        <w:rPr>
          <w:rFonts w:ascii="微软雅黑" w:eastAsia="微软雅黑" w:hAnsi="微软雅黑" w:hint="eastAsia"/>
        </w:rPr>
        <w:t>身份证</w:t>
      </w:r>
      <w:r w:rsidR="00055565">
        <w:rPr>
          <w:rFonts w:ascii="微软雅黑" w:eastAsia="微软雅黑" w:hAnsi="微软雅黑"/>
        </w:rPr>
        <w:t>”</w:t>
      </w:r>
      <w:r w:rsidR="00055565">
        <w:rPr>
          <w:rFonts w:ascii="微软雅黑" w:eastAsia="微软雅黑" w:hAnsi="微软雅黑" w:hint="eastAsia"/>
        </w:rPr>
        <w:t>、</w:t>
      </w:r>
      <w:r w:rsidR="00055565">
        <w:rPr>
          <w:rFonts w:ascii="微软雅黑" w:eastAsia="微软雅黑" w:hAnsi="微软雅黑"/>
        </w:rPr>
        <w:t>“</w:t>
      </w:r>
      <w:r w:rsidR="00055565">
        <w:rPr>
          <w:rFonts w:ascii="微软雅黑" w:eastAsia="微软雅黑" w:hAnsi="微软雅黑" w:hint="eastAsia"/>
        </w:rPr>
        <w:t>银行卡号</w:t>
      </w:r>
      <w:r w:rsidR="00055565">
        <w:rPr>
          <w:rFonts w:ascii="微软雅黑" w:eastAsia="微软雅黑" w:hAnsi="微软雅黑"/>
        </w:rPr>
        <w:t>”</w:t>
      </w:r>
      <w:r w:rsidR="00055565">
        <w:rPr>
          <w:rFonts w:ascii="微软雅黑" w:eastAsia="微软雅黑" w:hAnsi="微软雅黑" w:hint="eastAsia"/>
        </w:rPr>
        <w:t>输入框</w:t>
      </w:r>
      <w:r w:rsidR="00055565">
        <w:rPr>
          <w:rFonts w:ascii="微软雅黑" w:eastAsia="微软雅黑" w:hAnsi="微软雅黑"/>
        </w:rPr>
        <w:t>有暗文。</w:t>
      </w:r>
    </w:p>
    <w:p w14:paraId="36159D3A" w14:textId="77777777" w:rsidR="00055565" w:rsidRPr="009E43C7" w:rsidRDefault="00B133BC" w:rsidP="00B1796F">
      <w:pPr>
        <w:ind w:leftChars="187" w:left="418"/>
        <w:rPr>
          <w:rFonts w:ascii="微软雅黑" w:eastAsia="微软雅黑" w:hAnsi="微软雅黑"/>
          <w:color w:val="948A54" w:themeColor="background2" w:themeShade="80"/>
        </w:rPr>
      </w:pPr>
      <w:r w:rsidRPr="00E77151">
        <w:rPr>
          <w:rFonts w:ascii="微软雅黑" w:eastAsia="微软雅黑" w:hAnsi="微软雅黑" w:hint="eastAsia"/>
        </w:rPr>
        <w:lastRenderedPageBreak/>
        <w:t>2.</w:t>
      </w:r>
      <w:r w:rsidR="00055565">
        <w:rPr>
          <w:rFonts w:ascii="微软雅黑" w:eastAsia="微软雅黑" w:hAnsi="微软雅黑" w:hint="eastAsia"/>
        </w:rPr>
        <w:t>页头</w:t>
      </w:r>
      <w:r w:rsidR="00055565">
        <w:rPr>
          <w:rFonts w:ascii="微软雅黑" w:eastAsia="微软雅黑" w:hAnsi="微软雅黑"/>
        </w:rPr>
        <w:t>下方说明文案：</w:t>
      </w:r>
      <w:r w:rsidR="00055565" w:rsidRPr="009E43C7">
        <w:rPr>
          <w:rFonts w:ascii="微软雅黑" w:eastAsia="微软雅黑" w:hAnsi="微软雅黑" w:hint="eastAsia"/>
          <w:color w:val="948A54" w:themeColor="background2" w:themeShade="80"/>
        </w:rPr>
        <w:t>用户实名认证、账户交易前需先开通银行存管账户。您的资产由上海银行资金存管系统全程监管。</w:t>
      </w:r>
    </w:p>
    <w:p w14:paraId="763D9CD3" w14:textId="23D80B68" w:rsidR="00F44ED4" w:rsidRDefault="00B133BC" w:rsidP="00E77151">
      <w:pPr>
        <w:ind w:firstLineChars="187" w:firstLine="418"/>
        <w:rPr>
          <w:rFonts w:ascii="微软雅黑" w:eastAsia="微软雅黑" w:hAnsi="微软雅黑"/>
        </w:rPr>
      </w:pPr>
      <w:r w:rsidRPr="00E77151">
        <w:rPr>
          <w:rFonts w:ascii="微软雅黑" w:eastAsia="微软雅黑" w:hAnsi="微软雅黑" w:hint="eastAsia"/>
        </w:rPr>
        <w:t>3.</w:t>
      </w:r>
      <w:r w:rsidR="00F44ED4">
        <w:rPr>
          <w:rFonts w:ascii="微软雅黑" w:eastAsia="微软雅黑" w:hAnsi="微软雅黑" w:hint="eastAsia"/>
        </w:rPr>
        <w:t>“手机号码”项:</w:t>
      </w:r>
      <w:r w:rsidR="00F44ED4">
        <w:rPr>
          <w:rFonts w:ascii="微软雅黑" w:eastAsia="微软雅黑" w:hAnsi="微软雅黑"/>
        </w:rPr>
        <w:t>默认</w:t>
      </w:r>
      <w:r w:rsidR="00F44ED4">
        <w:rPr>
          <w:rFonts w:ascii="微软雅黑" w:eastAsia="微软雅黑" w:hAnsi="微软雅黑" w:hint="eastAsia"/>
        </w:rPr>
        <w:t>用户</w:t>
      </w:r>
      <w:r w:rsidR="00F44ED4">
        <w:rPr>
          <w:rFonts w:ascii="微软雅黑" w:eastAsia="微软雅黑" w:hAnsi="微软雅黑"/>
        </w:rPr>
        <w:t>平台手机号且不可修改（</w:t>
      </w:r>
      <w:r w:rsidR="00BF2B99">
        <w:rPr>
          <w:rFonts w:ascii="微软雅黑" w:eastAsia="微软雅黑" w:hAnsi="微软雅黑" w:hint="eastAsia"/>
        </w:rPr>
        <w:t>特殊</w:t>
      </w:r>
      <w:r w:rsidR="00BF2B99">
        <w:rPr>
          <w:rFonts w:ascii="微软雅黑" w:eastAsia="微软雅黑" w:hAnsi="微软雅黑"/>
        </w:rPr>
        <w:t>情况：</w:t>
      </w:r>
      <w:r w:rsidR="00BF2B99">
        <w:rPr>
          <w:rFonts w:ascii="微软雅黑" w:eastAsia="微软雅黑" w:hAnsi="微软雅黑" w:hint="eastAsia"/>
        </w:rPr>
        <w:t>无</w:t>
      </w:r>
      <w:r w:rsidR="00BF2B99">
        <w:rPr>
          <w:rFonts w:ascii="微软雅黑" w:eastAsia="微软雅黑" w:hAnsi="微软雅黑"/>
        </w:rPr>
        <w:t>用户手机号信息时，</w:t>
      </w:r>
      <w:r w:rsidR="00BF2B99">
        <w:rPr>
          <w:rFonts w:ascii="微软雅黑" w:eastAsia="微软雅黑" w:hAnsi="微软雅黑" w:hint="eastAsia"/>
        </w:rPr>
        <w:t>组件</w:t>
      </w:r>
      <w:r w:rsidR="00BF2B99">
        <w:rPr>
          <w:rFonts w:ascii="微软雅黑" w:eastAsia="微软雅黑" w:hAnsi="微软雅黑"/>
        </w:rPr>
        <w:t>变为输入框</w:t>
      </w:r>
      <w:r w:rsidR="00F44ED4">
        <w:rPr>
          <w:rFonts w:ascii="微软雅黑" w:eastAsia="微软雅黑" w:hAnsi="微软雅黑"/>
        </w:rPr>
        <w:t>）</w:t>
      </w:r>
      <w:r w:rsidR="00F44ED4">
        <w:rPr>
          <w:rFonts w:ascii="微软雅黑" w:eastAsia="微软雅黑" w:hAnsi="微软雅黑" w:hint="eastAsia"/>
        </w:rPr>
        <w:t>。</w:t>
      </w:r>
    </w:p>
    <w:p w14:paraId="34B633ED" w14:textId="77777777" w:rsidR="00250947" w:rsidRDefault="00B133BC" w:rsidP="00250947">
      <w:pPr>
        <w:ind w:firstLineChars="187" w:firstLine="418"/>
        <w:rPr>
          <w:rFonts w:ascii="微软雅黑" w:eastAsia="微软雅黑" w:hAnsi="微软雅黑"/>
        </w:rPr>
      </w:pPr>
      <w:r w:rsidRPr="00E77151">
        <w:rPr>
          <w:rFonts w:ascii="微软雅黑" w:eastAsia="微软雅黑" w:hAnsi="微软雅黑" w:hint="eastAsia"/>
        </w:rPr>
        <w:t>4</w:t>
      </w:r>
      <w:r w:rsidR="00995D25">
        <w:rPr>
          <w:rFonts w:ascii="微软雅黑" w:eastAsia="微软雅黑" w:hAnsi="微软雅黑"/>
        </w:rPr>
        <w:t>.</w:t>
      </w:r>
      <w:r w:rsidR="00995D25" w:rsidRPr="00995D25">
        <w:rPr>
          <w:rFonts w:hint="eastAsia"/>
        </w:rPr>
        <w:t xml:space="preserve"> </w:t>
      </w:r>
      <w:r w:rsidR="00995D25" w:rsidRPr="00995D25">
        <w:rPr>
          <w:rFonts w:ascii="微软雅黑" w:eastAsia="微软雅黑" w:hAnsi="微软雅黑" w:hint="eastAsia"/>
        </w:rPr>
        <w:t>“姓名”、“身份证”、“银行卡号”输入框</w:t>
      </w:r>
      <w:r w:rsidR="00C66F8E">
        <w:rPr>
          <w:rFonts w:ascii="微软雅黑" w:eastAsia="微软雅黑" w:hAnsi="微软雅黑" w:hint="eastAsia"/>
        </w:rPr>
        <w:t>交互</w:t>
      </w:r>
    </w:p>
    <w:p w14:paraId="4CF2ECE1" w14:textId="77777777" w:rsidR="00C66F8E" w:rsidRDefault="00C66F8E" w:rsidP="00250947">
      <w:pPr>
        <w:ind w:firstLineChars="187" w:firstLine="418"/>
        <w:rPr>
          <w:rFonts w:ascii="微软雅黑" w:eastAsia="微软雅黑" w:hAnsi="微软雅黑"/>
        </w:rPr>
      </w:pPr>
      <w:r>
        <w:rPr>
          <w:rFonts w:ascii="微软雅黑" w:eastAsia="微软雅黑" w:hAnsi="微软雅黑" w:hint="eastAsia"/>
        </w:rPr>
        <w:t>①暗文</w:t>
      </w:r>
    </w:p>
    <w:p w14:paraId="1E764F27" w14:textId="77777777" w:rsidR="00C66F8E" w:rsidRDefault="00C66F8E" w:rsidP="00250947">
      <w:pPr>
        <w:ind w:firstLineChars="187" w:firstLine="41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00B1796F">
        <w:rPr>
          <w:rFonts w:ascii="微软雅黑" w:eastAsia="微软雅黑" w:hAnsi="微软雅黑"/>
        </w:rPr>
        <w:t xml:space="preserve"> </w:t>
      </w:r>
      <w:r>
        <w:rPr>
          <w:rFonts w:ascii="微软雅黑" w:eastAsia="微软雅黑" w:hAnsi="微软雅黑" w:hint="eastAsia"/>
        </w:rPr>
        <w:t>姓名</w:t>
      </w:r>
      <w:r>
        <w:rPr>
          <w:rFonts w:ascii="微软雅黑" w:eastAsia="微软雅黑" w:hAnsi="微软雅黑"/>
        </w:rPr>
        <w:t>：</w:t>
      </w:r>
      <w:r w:rsidRPr="002B40CC">
        <w:rPr>
          <w:rFonts w:ascii="微软雅黑" w:eastAsia="微软雅黑" w:hAnsi="微软雅黑" w:hint="eastAsia"/>
          <w:color w:val="948A54" w:themeColor="background2" w:themeShade="80"/>
        </w:rPr>
        <w:t>输入真实姓名，核实后不可修改</w:t>
      </w:r>
      <w:r w:rsidRPr="00250947">
        <w:rPr>
          <w:rFonts w:ascii="微软雅黑" w:eastAsia="微软雅黑" w:hAnsi="微软雅黑" w:hint="eastAsia"/>
        </w:rPr>
        <w:t>；</w:t>
      </w:r>
    </w:p>
    <w:p w14:paraId="3BC755B9" w14:textId="77777777" w:rsidR="00C66F8E" w:rsidRDefault="00C66F8E" w:rsidP="00250947">
      <w:pPr>
        <w:ind w:firstLineChars="187" w:firstLine="418"/>
        <w:rPr>
          <w:rFonts w:ascii="微软雅黑" w:eastAsia="微软雅黑" w:hAnsi="微软雅黑"/>
        </w:rPr>
      </w:pPr>
      <w:r>
        <w:rPr>
          <w:rFonts w:ascii="微软雅黑" w:eastAsia="微软雅黑" w:hAnsi="微软雅黑"/>
        </w:rPr>
        <w:t>ii.</w:t>
      </w:r>
      <w:r w:rsidR="00BD1896" w:rsidRPr="00BD1896">
        <w:rPr>
          <w:rFonts w:ascii="微软雅黑" w:eastAsia="微软雅黑" w:hAnsi="微软雅黑" w:hint="eastAsia"/>
        </w:rPr>
        <w:t xml:space="preserve"> </w:t>
      </w:r>
      <w:r w:rsidR="00BD1896" w:rsidRPr="00250947">
        <w:rPr>
          <w:rFonts w:ascii="微软雅黑" w:eastAsia="微软雅黑" w:hAnsi="微软雅黑" w:hint="eastAsia"/>
        </w:rPr>
        <w:t>身份证</w:t>
      </w:r>
      <w:r w:rsidR="00BD1896">
        <w:rPr>
          <w:rFonts w:ascii="微软雅黑" w:eastAsia="微软雅黑" w:hAnsi="微软雅黑" w:hint="eastAsia"/>
        </w:rPr>
        <w:t>:</w:t>
      </w:r>
      <w:r w:rsidR="00BD1896" w:rsidRPr="00BD1896">
        <w:rPr>
          <w:rFonts w:ascii="微软雅黑" w:eastAsia="微软雅黑" w:hAnsi="微软雅黑" w:hint="eastAsia"/>
        </w:rPr>
        <w:t xml:space="preserve"> </w:t>
      </w:r>
      <w:r w:rsidR="00BD1896" w:rsidRPr="002B40CC">
        <w:rPr>
          <w:rFonts w:ascii="微软雅黑" w:eastAsia="微软雅黑" w:hAnsi="微软雅黑" w:hint="eastAsia"/>
          <w:color w:val="948A54" w:themeColor="background2" w:themeShade="80"/>
        </w:rPr>
        <w:t>输入身份证号码，核实后不可修改</w:t>
      </w:r>
      <w:r w:rsidR="00BD1896">
        <w:rPr>
          <w:rFonts w:ascii="微软雅黑" w:eastAsia="微软雅黑" w:hAnsi="微软雅黑" w:hint="eastAsia"/>
        </w:rPr>
        <w:t>；</w:t>
      </w:r>
    </w:p>
    <w:p w14:paraId="693069C7" w14:textId="77777777" w:rsidR="00BD1896" w:rsidRDefault="00C66F8E" w:rsidP="00250947">
      <w:pPr>
        <w:ind w:firstLineChars="187" w:firstLine="418"/>
        <w:rPr>
          <w:rFonts w:ascii="微软雅黑" w:eastAsia="微软雅黑" w:hAnsi="微软雅黑"/>
        </w:rPr>
      </w:pPr>
      <w:r>
        <w:rPr>
          <w:rFonts w:ascii="微软雅黑" w:eastAsia="微软雅黑" w:hAnsi="微软雅黑"/>
        </w:rPr>
        <w:t>iii.</w:t>
      </w:r>
      <w:r w:rsidR="00BD1896" w:rsidRPr="00BD1896">
        <w:rPr>
          <w:rFonts w:ascii="微软雅黑" w:eastAsia="微软雅黑" w:hAnsi="微软雅黑" w:hint="eastAsia"/>
        </w:rPr>
        <w:t xml:space="preserve"> </w:t>
      </w:r>
      <w:r w:rsidR="00BD1896" w:rsidRPr="00250947">
        <w:rPr>
          <w:rFonts w:ascii="微软雅黑" w:eastAsia="微软雅黑" w:hAnsi="微软雅黑" w:hint="eastAsia"/>
        </w:rPr>
        <w:t>银行卡</w:t>
      </w:r>
      <w:r w:rsidR="00BD1896">
        <w:rPr>
          <w:rFonts w:ascii="微软雅黑" w:eastAsia="微软雅黑" w:hAnsi="微软雅黑" w:hint="eastAsia"/>
        </w:rPr>
        <w:t>:</w:t>
      </w:r>
      <w:r w:rsidR="00BD1896" w:rsidRPr="00BD1896">
        <w:rPr>
          <w:rFonts w:ascii="微软雅黑" w:eastAsia="微软雅黑" w:hAnsi="微软雅黑" w:hint="eastAsia"/>
        </w:rPr>
        <w:t xml:space="preserve"> </w:t>
      </w:r>
      <w:r w:rsidR="00BD1896" w:rsidRPr="002B40CC">
        <w:rPr>
          <w:rFonts w:ascii="微软雅黑" w:eastAsia="微软雅黑" w:hAnsi="微软雅黑" w:hint="eastAsia"/>
          <w:color w:val="948A54" w:themeColor="background2" w:themeShade="80"/>
        </w:rPr>
        <w:t>请输入</w:t>
      </w:r>
      <w:r w:rsidR="00BD1896" w:rsidRPr="002B40CC">
        <w:rPr>
          <w:rFonts w:ascii="微软雅黑" w:eastAsia="微软雅黑" w:hAnsi="微软雅黑"/>
          <w:color w:val="948A54" w:themeColor="background2" w:themeShade="80"/>
        </w:rPr>
        <w:t>本人储蓄卡卡号</w:t>
      </w:r>
      <w:r w:rsidR="00BD1896">
        <w:rPr>
          <w:rFonts w:ascii="微软雅黑" w:eastAsia="微软雅黑" w:hAnsi="微软雅黑" w:hint="eastAsia"/>
        </w:rPr>
        <w:t>；</w:t>
      </w:r>
    </w:p>
    <w:p w14:paraId="2523381C" w14:textId="19A7D393" w:rsidR="001315C4" w:rsidRDefault="001315C4" w:rsidP="00250947">
      <w:pPr>
        <w:ind w:firstLineChars="187" w:firstLine="418"/>
        <w:rPr>
          <w:rFonts w:ascii="微软雅黑" w:eastAsia="微软雅黑" w:hAnsi="微软雅黑"/>
        </w:rPr>
      </w:pPr>
      <w:r>
        <w:rPr>
          <w:rFonts w:ascii="微软雅黑" w:eastAsia="微软雅黑" w:hAnsi="微软雅黑" w:hint="eastAsia"/>
        </w:rPr>
        <w:t>iv</w:t>
      </w:r>
      <w:r>
        <w:rPr>
          <w:rFonts w:ascii="微软雅黑" w:eastAsia="微软雅黑" w:hAnsi="微软雅黑"/>
        </w:rPr>
        <w:t>.</w:t>
      </w:r>
      <w:r>
        <w:rPr>
          <w:rFonts w:ascii="微软雅黑" w:eastAsia="微软雅黑" w:hAnsi="微软雅黑" w:hint="eastAsia"/>
        </w:rPr>
        <w:t>手机号</w:t>
      </w:r>
      <w:r>
        <w:rPr>
          <w:rFonts w:ascii="微软雅黑" w:eastAsia="微软雅黑" w:hAnsi="微软雅黑"/>
        </w:rPr>
        <w:t>：</w:t>
      </w:r>
      <w:r w:rsidRPr="001315C4">
        <w:rPr>
          <w:rFonts w:ascii="微软雅黑" w:eastAsia="微软雅黑" w:hAnsi="微软雅黑"/>
          <w:color w:val="948A54" w:themeColor="background2" w:themeShade="80"/>
        </w:rPr>
        <w:t>输入</w:t>
      </w:r>
      <w:r w:rsidRPr="001315C4">
        <w:rPr>
          <w:rFonts w:ascii="微软雅黑" w:eastAsia="微软雅黑" w:hAnsi="微软雅黑" w:hint="eastAsia"/>
          <w:color w:val="948A54" w:themeColor="background2" w:themeShade="80"/>
        </w:rPr>
        <w:t>11位</w:t>
      </w:r>
      <w:r w:rsidRPr="001315C4">
        <w:rPr>
          <w:rFonts w:ascii="微软雅黑" w:eastAsia="微软雅黑" w:hAnsi="微软雅黑"/>
          <w:color w:val="948A54" w:themeColor="background2" w:themeShade="80"/>
        </w:rPr>
        <w:t>手机号码</w:t>
      </w:r>
    </w:p>
    <w:p w14:paraId="0156F3C1" w14:textId="77777777" w:rsidR="00BD1896" w:rsidRDefault="00250947" w:rsidP="00BD1896">
      <w:pPr>
        <w:ind w:leftChars="200" w:left="448"/>
        <w:rPr>
          <w:rFonts w:ascii="微软雅黑" w:eastAsia="微软雅黑" w:hAnsi="微软雅黑"/>
        </w:rPr>
      </w:pPr>
      <w:r w:rsidRPr="00250947">
        <w:rPr>
          <w:rFonts w:ascii="微软雅黑" w:eastAsia="微软雅黑" w:hAnsi="微软雅黑" w:hint="eastAsia"/>
        </w:rPr>
        <w:t>②</w:t>
      </w:r>
      <w:r w:rsidR="00BD1896">
        <w:rPr>
          <w:rFonts w:ascii="微软雅黑" w:eastAsia="微软雅黑" w:hAnsi="微软雅黑" w:hint="eastAsia"/>
        </w:rPr>
        <w:t>键盘交互</w:t>
      </w:r>
    </w:p>
    <w:p w14:paraId="7FD1DB45" w14:textId="47C0ED9C" w:rsidR="00BD1896" w:rsidRDefault="00BD1896" w:rsidP="00BD1896">
      <w:pPr>
        <w:ind w:leftChars="200" w:left="44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00250947" w:rsidRPr="00250947">
        <w:rPr>
          <w:rFonts w:ascii="微软雅黑" w:eastAsia="微软雅黑" w:hAnsi="微软雅黑" w:hint="eastAsia"/>
        </w:rPr>
        <w:t>点击</w:t>
      </w:r>
      <w:r>
        <w:rPr>
          <w:rFonts w:ascii="微软雅黑" w:eastAsia="微软雅黑" w:hAnsi="微软雅黑" w:hint="eastAsia"/>
        </w:rPr>
        <w:t>输入框</w:t>
      </w:r>
      <w:r w:rsidR="00250947" w:rsidRPr="00250947">
        <w:rPr>
          <w:rFonts w:ascii="微软雅黑" w:eastAsia="微软雅黑" w:hAnsi="微软雅黑" w:hint="eastAsia"/>
        </w:rPr>
        <w:t>，</w:t>
      </w:r>
      <w:proofErr w:type="gramStart"/>
      <w:r w:rsidR="00345D6D">
        <w:rPr>
          <w:rFonts w:ascii="微软雅黑" w:eastAsia="微软雅黑" w:hAnsi="微软雅黑" w:hint="eastAsia"/>
        </w:rPr>
        <w:t>暗文</w:t>
      </w:r>
      <w:r w:rsidR="00345D6D">
        <w:rPr>
          <w:rFonts w:ascii="微软雅黑" w:eastAsia="微软雅黑" w:hAnsi="微软雅黑"/>
        </w:rPr>
        <w:t>消失</w:t>
      </w:r>
      <w:proofErr w:type="gramEnd"/>
      <w:r w:rsidR="00345D6D">
        <w:rPr>
          <w:rFonts w:ascii="微软雅黑" w:eastAsia="微软雅黑" w:hAnsi="微软雅黑"/>
        </w:rPr>
        <w:t>，</w:t>
      </w:r>
      <w:r w:rsidR="00250947" w:rsidRPr="00250947">
        <w:rPr>
          <w:rFonts w:ascii="微软雅黑" w:eastAsia="微软雅黑" w:hAnsi="微软雅黑" w:hint="eastAsia"/>
        </w:rPr>
        <w:t>弹出键盘</w:t>
      </w:r>
      <w:r>
        <w:rPr>
          <w:rFonts w:ascii="微软雅黑" w:eastAsia="微软雅黑" w:hAnsi="微软雅黑" w:hint="eastAsia"/>
        </w:rPr>
        <w:t>。</w:t>
      </w:r>
    </w:p>
    <w:p w14:paraId="1B00AA8F" w14:textId="31D5CBE3" w:rsidR="00C32F1F" w:rsidRDefault="00C32F1F" w:rsidP="00C32F1F">
      <w:pPr>
        <w:ind w:leftChars="200" w:left="448"/>
        <w:rPr>
          <w:rFonts w:ascii="微软雅黑" w:eastAsia="微软雅黑" w:hAnsi="微软雅黑"/>
        </w:rPr>
      </w:pPr>
      <w:r>
        <w:rPr>
          <w:rFonts w:ascii="微软雅黑" w:eastAsia="微软雅黑" w:hAnsi="微软雅黑"/>
        </w:rPr>
        <w:t>ii.</w:t>
      </w:r>
      <w:r w:rsidR="00A25352">
        <w:rPr>
          <w:rFonts w:ascii="微软雅黑" w:eastAsia="微软雅黑" w:hAnsi="微软雅黑" w:hint="eastAsia"/>
        </w:rPr>
        <w:t>清除键</w:t>
      </w:r>
      <w:r w:rsidR="00A25352">
        <w:rPr>
          <w:rFonts w:ascii="微软雅黑" w:eastAsia="微软雅黑" w:hAnsi="微软雅黑"/>
        </w:rPr>
        <w:t>：</w:t>
      </w:r>
      <w:r w:rsidR="00250947" w:rsidRPr="00250947">
        <w:rPr>
          <w:rFonts w:ascii="微软雅黑" w:eastAsia="微软雅黑" w:hAnsi="微软雅黑" w:hint="eastAsia"/>
        </w:rPr>
        <w:t>点击</w:t>
      </w:r>
      <w:r>
        <w:rPr>
          <w:rFonts w:ascii="微软雅黑" w:eastAsia="微软雅黑" w:hAnsi="微软雅黑" w:hint="eastAsia"/>
        </w:rPr>
        <w:t>输入框</w:t>
      </w:r>
      <w:r>
        <w:rPr>
          <w:rFonts w:ascii="微软雅黑" w:eastAsia="微软雅黑" w:hAnsi="微软雅黑"/>
        </w:rPr>
        <w:t>内“</w:t>
      </w:r>
      <w:r w:rsidRPr="00250947">
        <w:rPr>
          <w:rFonts w:ascii="微软雅黑" w:eastAsia="微软雅黑" w:hAnsi="微软雅黑" w:hint="eastAsia"/>
        </w:rPr>
        <w:t>x</w:t>
      </w:r>
      <w:r>
        <w:rPr>
          <w:rFonts w:ascii="微软雅黑" w:eastAsia="微软雅黑" w:hAnsi="微软雅黑"/>
        </w:rPr>
        <w:t>”</w:t>
      </w:r>
      <w:r w:rsidR="00A25352">
        <w:rPr>
          <w:rFonts w:ascii="微软雅黑" w:eastAsia="微软雅黑" w:hAnsi="微软雅黑" w:hint="eastAsia"/>
        </w:rPr>
        <w:t>删除已输入内容。输入框</w:t>
      </w:r>
      <w:r w:rsidR="00A25352">
        <w:rPr>
          <w:rFonts w:ascii="微软雅黑" w:eastAsia="微软雅黑" w:hAnsi="微软雅黑"/>
        </w:rPr>
        <w:t>无内容，不显示“x”</w:t>
      </w:r>
      <w:r w:rsidR="00A25352">
        <w:rPr>
          <w:rFonts w:ascii="微软雅黑" w:eastAsia="微软雅黑" w:hAnsi="微软雅黑" w:hint="eastAsia"/>
        </w:rPr>
        <w:t>。</w:t>
      </w:r>
      <w:r w:rsidR="00D05EA5">
        <w:rPr>
          <w:rFonts w:ascii="微软雅黑" w:eastAsia="微软雅黑" w:hAnsi="微软雅黑"/>
        </w:rPr>
        <w:t xml:space="preserve"> </w:t>
      </w:r>
    </w:p>
    <w:p w14:paraId="039BF1E4" w14:textId="77777777" w:rsidR="00C32F1F" w:rsidRDefault="00C32F1F" w:rsidP="00C32F1F">
      <w:pPr>
        <w:ind w:leftChars="200" w:left="448"/>
        <w:rPr>
          <w:rFonts w:ascii="微软雅黑" w:eastAsia="微软雅黑" w:hAnsi="微软雅黑"/>
        </w:rPr>
      </w:pPr>
      <w:r>
        <w:rPr>
          <w:rFonts w:ascii="微软雅黑" w:eastAsia="微软雅黑" w:hAnsi="微软雅黑"/>
        </w:rPr>
        <w:t>③</w:t>
      </w:r>
      <w:r w:rsidR="00250947" w:rsidRPr="00250947">
        <w:rPr>
          <w:rFonts w:ascii="微软雅黑" w:eastAsia="微软雅黑" w:hAnsi="微软雅黑" w:hint="eastAsia"/>
        </w:rPr>
        <w:t>输入框</w:t>
      </w:r>
      <w:r>
        <w:rPr>
          <w:rFonts w:ascii="微软雅黑" w:eastAsia="微软雅黑" w:hAnsi="微软雅黑" w:hint="eastAsia"/>
        </w:rPr>
        <w:t>字符</w:t>
      </w:r>
      <w:r w:rsidR="00250947" w:rsidRPr="00250947">
        <w:rPr>
          <w:rFonts w:ascii="微软雅黑" w:eastAsia="微软雅黑" w:hAnsi="微软雅黑" w:hint="eastAsia"/>
        </w:rPr>
        <w:t>限制</w:t>
      </w:r>
    </w:p>
    <w:p w14:paraId="109B6550" w14:textId="716C8DD8" w:rsidR="00C32F1F" w:rsidRDefault="00C32F1F" w:rsidP="00C32F1F">
      <w:pPr>
        <w:ind w:leftChars="200" w:left="44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姓名</w:t>
      </w:r>
      <w:r>
        <w:rPr>
          <w:rFonts w:ascii="微软雅黑" w:eastAsia="微软雅黑" w:hAnsi="微软雅黑"/>
        </w:rPr>
        <w:t>：</w:t>
      </w:r>
      <w:r w:rsidRPr="00250947">
        <w:rPr>
          <w:rFonts w:ascii="微软雅黑" w:eastAsia="微软雅黑" w:hAnsi="微软雅黑" w:hint="eastAsia"/>
        </w:rPr>
        <w:t>限制</w:t>
      </w:r>
      <w:r w:rsidR="0083736E">
        <w:rPr>
          <w:rFonts w:ascii="微软雅黑" w:eastAsia="微软雅黑" w:hAnsi="微软雅黑" w:hint="eastAsia"/>
        </w:rPr>
        <w:t>2-</w:t>
      </w:r>
      <w:r w:rsidR="00250947" w:rsidRPr="00250947">
        <w:rPr>
          <w:rFonts w:ascii="微软雅黑" w:eastAsia="微软雅黑" w:hAnsi="微软雅黑" w:hint="eastAsia"/>
        </w:rPr>
        <w:t>18个汉字；</w:t>
      </w:r>
      <w:r w:rsidR="00DD48DA">
        <w:rPr>
          <w:rFonts w:ascii="微软雅黑" w:eastAsia="微软雅黑" w:hAnsi="微软雅黑"/>
        </w:rPr>
        <w:t xml:space="preserve"> </w:t>
      </w:r>
    </w:p>
    <w:p w14:paraId="348A6B5B" w14:textId="77777777" w:rsidR="00FB656F" w:rsidRDefault="00FB656F" w:rsidP="00C32F1F">
      <w:pPr>
        <w:ind w:leftChars="200" w:left="448"/>
        <w:rPr>
          <w:rFonts w:ascii="微软雅黑" w:eastAsia="微软雅黑" w:hAnsi="微软雅黑"/>
        </w:rPr>
      </w:pPr>
      <w:r>
        <w:rPr>
          <w:rFonts w:ascii="微软雅黑" w:eastAsia="微软雅黑" w:hAnsi="微软雅黑"/>
        </w:rPr>
        <w:t>ii.</w:t>
      </w:r>
      <w:r w:rsidRPr="00BD1896">
        <w:rPr>
          <w:rFonts w:ascii="微软雅黑" w:eastAsia="微软雅黑" w:hAnsi="微软雅黑" w:hint="eastAsia"/>
        </w:rPr>
        <w:t xml:space="preserve"> </w:t>
      </w:r>
      <w:r w:rsidRPr="00250947">
        <w:rPr>
          <w:rFonts w:ascii="微软雅黑" w:eastAsia="微软雅黑" w:hAnsi="微软雅黑" w:hint="eastAsia"/>
        </w:rPr>
        <w:t>身份证</w:t>
      </w:r>
      <w:r>
        <w:rPr>
          <w:rFonts w:ascii="微软雅黑" w:eastAsia="微软雅黑" w:hAnsi="微软雅黑" w:hint="eastAsia"/>
        </w:rPr>
        <w:t>:</w:t>
      </w:r>
      <w:r w:rsidRPr="00FB656F">
        <w:rPr>
          <w:rFonts w:ascii="微软雅黑" w:eastAsia="微软雅黑" w:hAnsi="微软雅黑" w:hint="eastAsia"/>
        </w:rPr>
        <w:t xml:space="preserve"> </w:t>
      </w:r>
      <w:r w:rsidRPr="00250947">
        <w:rPr>
          <w:rFonts w:ascii="微软雅黑" w:eastAsia="微软雅黑" w:hAnsi="微软雅黑" w:hint="eastAsia"/>
        </w:rPr>
        <w:t>限制18个字符，用户输入英文字母不区分大小写，识别为大写字母</w:t>
      </w:r>
      <w:r>
        <w:rPr>
          <w:rFonts w:ascii="微软雅黑" w:eastAsia="微软雅黑" w:hAnsi="微软雅黑" w:hint="eastAsia"/>
        </w:rPr>
        <w:t>。</w:t>
      </w:r>
    </w:p>
    <w:p w14:paraId="3D454BDD" w14:textId="77777777" w:rsidR="00FB656F" w:rsidRDefault="00FB656F" w:rsidP="00C32F1F">
      <w:pPr>
        <w:ind w:leftChars="200" w:left="448"/>
        <w:rPr>
          <w:rFonts w:ascii="微软雅黑" w:eastAsia="微软雅黑" w:hAnsi="微软雅黑"/>
        </w:rPr>
      </w:pPr>
      <w:r>
        <w:rPr>
          <w:rFonts w:ascii="微软雅黑" w:eastAsia="微软雅黑" w:hAnsi="微软雅黑"/>
        </w:rPr>
        <w:t>iii.</w:t>
      </w:r>
      <w:r w:rsidRPr="00BD1896">
        <w:rPr>
          <w:rFonts w:ascii="微软雅黑" w:eastAsia="微软雅黑" w:hAnsi="微软雅黑" w:hint="eastAsia"/>
        </w:rPr>
        <w:t xml:space="preserve"> </w:t>
      </w:r>
      <w:r w:rsidRPr="00250947">
        <w:rPr>
          <w:rFonts w:ascii="微软雅黑" w:eastAsia="微软雅黑" w:hAnsi="微软雅黑" w:hint="eastAsia"/>
        </w:rPr>
        <w:t>银行卡</w:t>
      </w:r>
      <w:r>
        <w:rPr>
          <w:rFonts w:ascii="微软雅黑" w:eastAsia="微软雅黑" w:hAnsi="微软雅黑" w:hint="eastAsia"/>
        </w:rPr>
        <w:t>:</w:t>
      </w:r>
      <w:r w:rsidR="00B1796F" w:rsidRPr="00B1796F">
        <w:rPr>
          <w:rFonts w:hint="eastAsia"/>
        </w:rPr>
        <w:t xml:space="preserve"> </w:t>
      </w:r>
      <w:r w:rsidR="00B1796F" w:rsidRPr="00B1796F">
        <w:rPr>
          <w:rFonts w:ascii="微软雅黑" w:eastAsia="微软雅黑" w:hAnsi="微软雅黑" w:hint="eastAsia"/>
        </w:rPr>
        <w:t>输入框限制21个数字字符</w:t>
      </w:r>
      <w:r w:rsidR="00B1796F">
        <w:rPr>
          <w:rFonts w:ascii="微软雅黑" w:eastAsia="微软雅黑" w:hAnsi="微软雅黑" w:hint="eastAsia"/>
        </w:rPr>
        <w:t>。</w:t>
      </w:r>
    </w:p>
    <w:p w14:paraId="17448631" w14:textId="1680AB0F" w:rsidR="001315C4" w:rsidRDefault="001315C4" w:rsidP="00C32F1F">
      <w:pPr>
        <w:ind w:leftChars="200" w:left="448"/>
        <w:rPr>
          <w:rFonts w:ascii="微软雅黑" w:eastAsia="微软雅黑" w:hAnsi="微软雅黑"/>
        </w:rPr>
      </w:pPr>
      <w:r>
        <w:rPr>
          <w:rFonts w:ascii="微软雅黑" w:eastAsia="微软雅黑" w:hAnsi="微软雅黑"/>
        </w:rPr>
        <w:t>iv.</w:t>
      </w:r>
      <w:r>
        <w:rPr>
          <w:rFonts w:ascii="微软雅黑" w:eastAsia="微软雅黑" w:hAnsi="微软雅黑" w:hint="eastAsia"/>
        </w:rPr>
        <w:t>手机</w:t>
      </w:r>
      <w:r>
        <w:rPr>
          <w:rFonts w:ascii="微软雅黑" w:eastAsia="微软雅黑" w:hAnsi="微软雅黑"/>
        </w:rPr>
        <w:t>号：</w:t>
      </w:r>
      <w:r w:rsidRPr="001315C4">
        <w:rPr>
          <w:rFonts w:ascii="微软雅黑" w:eastAsia="微软雅黑" w:hAnsi="微软雅黑" w:hint="eastAsia"/>
        </w:rPr>
        <w:t>输入框限制11位</w:t>
      </w:r>
      <w:r>
        <w:rPr>
          <w:rFonts w:ascii="微软雅黑" w:eastAsia="微软雅黑" w:hAnsi="微软雅黑" w:hint="eastAsia"/>
        </w:rPr>
        <w:t>。</w:t>
      </w:r>
    </w:p>
    <w:p w14:paraId="267C33E7" w14:textId="77777777" w:rsidR="00C32F1F" w:rsidRDefault="00C32F1F" w:rsidP="00C32F1F">
      <w:pPr>
        <w:ind w:leftChars="200" w:left="448"/>
        <w:rPr>
          <w:rFonts w:ascii="微软雅黑" w:eastAsia="微软雅黑" w:hAnsi="微软雅黑"/>
        </w:rPr>
      </w:pPr>
      <w:r>
        <w:rPr>
          <w:rFonts w:ascii="微软雅黑" w:eastAsia="微软雅黑" w:hAnsi="微软雅黑" w:hint="eastAsia"/>
        </w:rPr>
        <w:t>④即时</w:t>
      </w:r>
      <w:r w:rsidR="00250947" w:rsidRPr="00250947">
        <w:rPr>
          <w:rFonts w:ascii="微软雅黑" w:eastAsia="微软雅黑" w:hAnsi="微软雅黑" w:hint="eastAsia"/>
        </w:rPr>
        <w:t>判断：</w:t>
      </w:r>
    </w:p>
    <w:p w14:paraId="05DFFDDD" w14:textId="4D768578" w:rsidR="00A356FA" w:rsidRDefault="00C32F1F" w:rsidP="00C32F1F">
      <w:pPr>
        <w:ind w:leftChars="200" w:left="448"/>
        <w:rPr>
          <w:rFonts w:ascii="微软雅黑" w:eastAsia="微软雅黑" w:hAnsi="微软雅黑"/>
        </w:rPr>
      </w:pPr>
      <w:r>
        <w:rPr>
          <w:rFonts w:ascii="微软雅黑" w:eastAsia="微软雅黑" w:hAnsi="微软雅黑" w:hint="eastAsia"/>
        </w:rPr>
        <w:t>当</w:t>
      </w:r>
      <w:r>
        <w:rPr>
          <w:rFonts w:ascii="微软雅黑" w:eastAsia="微软雅黑" w:hAnsi="微软雅黑"/>
        </w:rPr>
        <w:t>光标离开输入框，对输入框内内容格式进行判</w:t>
      </w:r>
      <w:r w:rsidR="00A356FA">
        <w:rPr>
          <w:rFonts w:ascii="微软雅黑" w:eastAsia="微软雅黑" w:hAnsi="微软雅黑" w:hint="eastAsia"/>
        </w:rPr>
        <w:t>断，</w:t>
      </w:r>
      <w:r w:rsidR="00A356FA">
        <w:rPr>
          <w:rFonts w:ascii="微软雅黑" w:eastAsia="微软雅黑" w:hAnsi="微软雅黑"/>
        </w:rPr>
        <w:t>如果错误，给予提示语</w:t>
      </w:r>
      <w:r w:rsidR="00BA279C">
        <w:rPr>
          <w:rFonts w:ascii="微软雅黑" w:eastAsia="微软雅黑" w:hAnsi="微软雅黑" w:hint="eastAsia"/>
        </w:rPr>
        <w:t>提示语</w:t>
      </w:r>
      <w:r w:rsidR="00BA279C">
        <w:rPr>
          <w:rFonts w:ascii="微软雅黑" w:eastAsia="微软雅黑" w:hAnsi="微软雅黑" w:hint="eastAsia"/>
        </w:rPr>
        <w:lastRenderedPageBreak/>
        <w:t>规则</w:t>
      </w:r>
      <w:r w:rsidR="00DB5796">
        <w:rPr>
          <w:rFonts w:ascii="微软雅黑" w:eastAsia="微软雅黑" w:hAnsi="微软雅黑"/>
        </w:rPr>
        <w:t>同现在</w:t>
      </w:r>
      <w:r w:rsidR="00DB5796">
        <w:rPr>
          <w:rFonts w:ascii="微软雅黑" w:eastAsia="微软雅黑" w:hAnsi="微软雅黑" w:hint="eastAsia"/>
        </w:rPr>
        <w:t>：</w:t>
      </w:r>
    </w:p>
    <w:p w14:paraId="7D1AABB2" w14:textId="2522EBE8" w:rsidR="00250947" w:rsidRPr="00250947" w:rsidRDefault="00A356FA" w:rsidP="00C32F1F">
      <w:pPr>
        <w:ind w:leftChars="200" w:left="448"/>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姓名</w:t>
      </w:r>
      <w:r>
        <w:rPr>
          <w:rFonts w:ascii="微软雅黑" w:eastAsia="微软雅黑" w:hAnsi="微软雅黑"/>
        </w:rPr>
        <w:t>：</w:t>
      </w:r>
      <w:r w:rsidR="00B1796F">
        <w:rPr>
          <w:rFonts w:ascii="微软雅黑" w:eastAsia="微软雅黑" w:hAnsi="微软雅黑" w:hint="eastAsia"/>
        </w:rPr>
        <w:t>判断</w:t>
      </w:r>
      <w:r w:rsidR="00250947" w:rsidRPr="00250947">
        <w:rPr>
          <w:rFonts w:ascii="微软雅黑" w:eastAsia="微软雅黑" w:hAnsi="微软雅黑" w:hint="eastAsia"/>
        </w:rPr>
        <w:t>输</w:t>
      </w:r>
      <w:r w:rsidR="00B1796F">
        <w:rPr>
          <w:rFonts w:ascii="微软雅黑" w:eastAsia="微软雅黑" w:hAnsi="微软雅黑" w:hint="eastAsia"/>
        </w:rPr>
        <w:t>入内容是否</w:t>
      </w:r>
      <w:r w:rsidR="00250947" w:rsidRPr="00250947">
        <w:rPr>
          <w:rFonts w:ascii="微软雅黑" w:eastAsia="微软雅黑" w:hAnsi="微软雅黑" w:hint="eastAsia"/>
        </w:rPr>
        <w:t>汉字，</w:t>
      </w:r>
      <w:r w:rsidR="00B1796F">
        <w:rPr>
          <w:rFonts w:ascii="微软雅黑" w:eastAsia="微软雅黑" w:hAnsi="微软雅黑" w:hint="eastAsia"/>
        </w:rPr>
        <w:t>否</w:t>
      </w:r>
      <w:r w:rsidR="00250947" w:rsidRPr="00250947">
        <w:rPr>
          <w:rFonts w:ascii="微软雅黑" w:eastAsia="微软雅黑" w:hAnsi="微软雅黑" w:hint="eastAsia"/>
        </w:rPr>
        <w:t>则提示：</w:t>
      </w:r>
      <w:r w:rsidR="00250947" w:rsidRPr="009E43C7">
        <w:rPr>
          <w:rFonts w:ascii="微软雅黑" w:eastAsia="微软雅黑" w:hAnsi="微软雅黑" w:hint="eastAsia"/>
          <w:color w:val="948A54" w:themeColor="background2" w:themeShade="80"/>
        </w:rPr>
        <w:t>请输入真实汉字姓名</w:t>
      </w:r>
      <w:r w:rsidR="00250947" w:rsidRPr="00250947">
        <w:rPr>
          <w:rFonts w:ascii="微软雅黑" w:eastAsia="微软雅黑" w:hAnsi="微软雅黑" w:hint="eastAsia"/>
        </w:rPr>
        <w:t>；</w:t>
      </w:r>
      <w:r w:rsidRPr="00250947">
        <w:rPr>
          <w:rFonts w:ascii="微软雅黑" w:eastAsia="微软雅黑" w:hAnsi="微软雅黑"/>
        </w:rPr>
        <w:t xml:space="preserve"> </w:t>
      </w:r>
      <w:r w:rsidR="0029584A">
        <w:rPr>
          <w:rFonts w:ascii="微软雅黑" w:eastAsia="微软雅黑" w:hAnsi="微软雅黑" w:hint="eastAsia"/>
        </w:rPr>
        <w:t>判断</w:t>
      </w:r>
      <w:r w:rsidR="0029584A" w:rsidRPr="00250947">
        <w:rPr>
          <w:rFonts w:ascii="微软雅黑" w:eastAsia="微软雅黑" w:hAnsi="微软雅黑" w:hint="eastAsia"/>
        </w:rPr>
        <w:t>输</w:t>
      </w:r>
      <w:r w:rsidR="0029584A">
        <w:rPr>
          <w:rFonts w:ascii="微软雅黑" w:eastAsia="微软雅黑" w:hAnsi="微软雅黑" w:hint="eastAsia"/>
        </w:rPr>
        <w:t>入汉字</w:t>
      </w:r>
      <w:r w:rsidR="0029584A">
        <w:rPr>
          <w:rFonts w:ascii="微软雅黑" w:eastAsia="微软雅黑" w:hAnsi="微软雅黑"/>
        </w:rPr>
        <w:t>是否大</w:t>
      </w:r>
      <w:r w:rsidR="0029584A">
        <w:rPr>
          <w:rFonts w:ascii="微软雅黑" w:eastAsia="微软雅黑" w:hAnsi="微软雅黑" w:hint="eastAsia"/>
        </w:rPr>
        <w:t>于1位</w:t>
      </w:r>
      <w:r w:rsidR="0029584A">
        <w:rPr>
          <w:rFonts w:ascii="微软雅黑" w:eastAsia="微软雅黑" w:hAnsi="微软雅黑"/>
        </w:rPr>
        <w:t>，否则提示：</w:t>
      </w:r>
      <w:r w:rsidR="0029584A" w:rsidRPr="0029584A">
        <w:rPr>
          <w:rFonts w:ascii="微软雅黑" w:eastAsia="微软雅黑" w:hAnsi="微软雅黑"/>
          <w:color w:val="948A54" w:themeColor="background2" w:themeShade="80"/>
        </w:rPr>
        <w:t>姓名长度</w:t>
      </w:r>
      <w:r w:rsidR="0029584A" w:rsidRPr="0029584A">
        <w:rPr>
          <w:rFonts w:ascii="微软雅黑" w:eastAsia="微软雅黑" w:hAnsi="微软雅黑" w:hint="eastAsia"/>
          <w:color w:val="948A54" w:themeColor="background2" w:themeShade="80"/>
        </w:rPr>
        <w:t>需要</w:t>
      </w:r>
      <w:r w:rsidR="0029584A" w:rsidRPr="0029584A">
        <w:rPr>
          <w:rFonts w:ascii="微软雅黑" w:eastAsia="微软雅黑" w:hAnsi="微软雅黑"/>
          <w:color w:val="948A54" w:themeColor="background2" w:themeShade="80"/>
        </w:rPr>
        <w:t>在两个字</w:t>
      </w:r>
      <w:r w:rsidR="0029584A" w:rsidRPr="0029584A">
        <w:rPr>
          <w:rFonts w:ascii="微软雅黑" w:eastAsia="微软雅黑" w:hAnsi="微软雅黑" w:hint="eastAsia"/>
          <w:color w:val="948A54" w:themeColor="background2" w:themeShade="80"/>
        </w:rPr>
        <w:t>以上</w:t>
      </w:r>
    </w:p>
    <w:p w14:paraId="0339D683" w14:textId="6B90082A" w:rsidR="00250947" w:rsidRDefault="00A356FA" w:rsidP="00A3012A">
      <w:pPr>
        <w:ind w:leftChars="187" w:left="418"/>
        <w:rPr>
          <w:rFonts w:ascii="微软雅黑" w:eastAsia="微软雅黑" w:hAnsi="微软雅黑"/>
        </w:rPr>
      </w:pPr>
      <w:r>
        <w:rPr>
          <w:rFonts w:ascii="微软雅黑" w:eastAsia="微软雅黑" w:hAnsi="微软雅黑"/>
        </w:rPr>
        <w:t>ii.</w:t>
      </w:r>
      <w:r w:rsidRPr="00BD1896">
        <w:rPr>
          <w:rFonts w:ascii="微软雅黑" w:eastAsia="微软雅黑" w:hAnsi="微软雅黑" w:hint="eastAsia"/>
        </w:rPr>
        <w:t xml:space="preserve"> </w:t>
      </w:r>
      <w:r w:rsidRPr="00250947">
        <w:rPr>
          <w:rFonts w:ascii="微软雅黑" w:eastAsia="微软雅黑" w:hAnsi="微软雅黑" w:hint="eastAsia"/>
        </w:rPr>
        <w:t>身份证</w:t>
      </w:r>
      <w:r>
        <w:rPr>
          <w:rFonts w:ascii="微软雅黑" w:eastAsia="微软雅黑" w:hAnsi="微软雅黑" w:hint="eastAsia"/>
        </w:rPr>
        <w:t>:</w:t>
      </w:r>
      <w:r w:rsidR="00B1796F" w:rsidRPr="00B1796F">
        <w:rPr>
          <w:rFonts w:ascii="微软雅黑" w:eastAsia="微软雅黑" w:hAnsi="微软雅黑" w:hint="eastAsia"/>
        </w:rPr>
        <w:t xml:space="preserve"> </w:t>
      </w:r>
      <w:r w:rsidR="00B1796F">
        <w:rPr>
          <w:rFonts w:ascii="微软雅黑" w:eastAsia="微软雅黑" w:hAnsi="微软雅黑" w:hint="eastAsia"/>
        </w:rPr>
        <w:t>判断用户输入身份证号码位数是否</w:t>
      </w:r>
      <w:r w:rsidR="001315C4">
        <w:rPr>
          <w:rFonts w:ascii="微软雅黑" w:eastAsia="微软雅黑" w:hAnsi="微软雅黑" w:hint="eastAsia"/>
        </w:rPr>
        <w:t>有效</w:t>
      </w:r>
      <w:r w:rsidR="00A3012A">
        <w:rPr>
          <w:rFonts w:ascii="微软雅黑" w:eastAsia="微软雅黑" w:hAnsi="微软雅黑" w:hint="eastAsia"/>
        </w:rPr>
        <w:t>、</w:t>
      </w:r>
      <w:r w:rsidR="00A3012A">
        <w:rPr>
          <w:rFonts w:ascii="微软雅黑" w:eastAsia="微软雅黑" w:hAnsi="微软雅黑"/>
        </w:rPr>
        <w:t>用户年龄是否低于</w:t>
      </w:r>
      <w:r w:rsidR="00A3012A">
        <w:rPr>
          <w:rFonts w:ascii="微软雅黑" w:eastAsia="微软雅黑" w:hAnsi="微软雅黑" w:hint="eastAsia"/>
        </w:rPr>
        <w:t>18或</w:t>
      </w:r>
      <w:r w:rsidR="00A3012A">
        <w:rPr>
          <w:rFonts w:ascii="微软雅黑" w:eastAsia="微软雅黑" w:hAnsi="微软雅黑"/>
        </w:rPr>
        <w:t>高于</w:t>
      </w:r>
      <w:r w:rsidR="00A3012A">
        <w:rPr>
          <w:rFonts w:ascii="微软雅黑" w:eastAsia="微软雅黑" w:hAnsi="微软雅黑" w:hint="eastAsia"/>
        </w:rPr>
        <w:t>75，</w:t>
      </w:r>
      <w:r w:rsidR="00A3012A">
        <w:rPr>
          <w:rFonts w:ascii="微软雅黑" w:eastAsia="微软雅黑" w:hAnsi="微软雅黑"/>
        </w:rPr>
        <w:t>如果错误，则给予错误提示（</w:t>
      </w:r>
      <w:r w:rsidR="00A3012A">
        <w:rPr>
          <w:rFonts w:ascii="微软雅黑" w:eastAsia="微软雅黑" w:hAnsi="微软雅黑" w:hint="eastAsia"/>
        </w:rPr>
        <w:t>这里</w:t>
      </w:r>
      <w:r w:rsidR="00A3012A">
        <w:rPr>
          <w:rFonts w:ascii="微软雅黑" w:eastAsia="微软雅黑" w:hAnsi="微软雅黑"/>
        </w:rPr>
        <w:t>的提示规则同现在一样）</w:t>
      </w:r>
      <w:r w:rsidR="00A3012A">
        <w:rPr>
          <w:rFonts w:ascii="微软雅黑" w:eastAsia="微软雅黑" w:hAnsi="微软雅黑" w:hint="eastAsia"/>
        </w:rPr>
        <w:t>。</w:t>
      </w:r>
    </w:p>
    <w:p w14:paraId="5CE70308" w14:textId="229ABBCA" w:rsidR="00850BCC" w:rsidRPr="006E5BEF" w:rsidRDefault="00A356FA" w:rsidP="006E5BEF">
      <w:pPr>
        <w:ind w:leftChars="200" w:left="448"/>
        <w:rPr>
          <w:rFonts w:ascii="微软雅黑" w:eastAsia="微软雅黑" w:hAnsi="微软雅黑"/>
        </w:rPr>
      </w:pPr>
      <w:r w:rsidRPr="00F72A49">
        <w:rPr>
          <w:rFonts w:ascii="微软雅黑" w:eastAsia="微软雅黑" w:hAnsi="微软雅黑"/>
          <w:color w:val="000000" w:themeColor="text1"/>
        </w:rPr>
        <w:t>iii.</w:t>
      </w:r>
      <w:r w:rsidRPr="00F72A49">
        <w:rPr>
          <w:rFonts w:ascii="微软雅黑" w:eastAsia="微软雅黑" w:hAnsi="微软雅黑" w:hint="eastAsia"/>
          <w:color w:val="000000" w:themeColor="text1"/>
        </w:rPr>
        <w:t xml:space="preserve"> 银行卡</w:t>
      </w:r>
      <w:proofErr w:type="gramStart"/>
      <w:r w:rsidRPr="00F72A49">
        <w:rPr>
          <w:rFonts w:ascii="微软雅黑" w:eastAsia="微软雅黑" w:hAnsi="微软雅黑" w:hint="eastAsia"/>
          <w:color w:val="000000" w:themeColor="text1"/>
        </w:rPr>
        <w:t>:</w:t>
      </w:r>
      <w:r w:rsidR="00250947" w:rsidRPr="00F72A49">
        <w:rPr>
          <w:rFonts w:ascii="微软雅黑" w:eastAsia="微软雅黑" w:hAnsi="微软雅黑" w:hint="eastAsia"/>
          <w:color w:val="000000" w:themeColor="text1"/>
        </w:rPr>
        <w:t>输入的银行卡不是支持类型</w:t>
      </w:r>
      <w:proofErr w:type="gramEnd"/>
      <w:r w:rsidR="00250947" w:rsidRPr="00F72A49">
        <w:rPr>
          <w:rFonts w:ascii="微软雅黑" w:eastAsia="微软雅黑" w:hAnsi="微软雅黑" w:hint="eastAsia"/>
          <w:color w:val="000000" w:themeColor="text1"/>
        </w:rPr>
        <w:t>，则提示：</w:t>
      </w:r>
      <w:r w:rsidR="00250947" w:rsidRPr="009E43C7">
        <w:rPr>
          <w:rFonts w:ascii="微软雅黑" w:eastAsia="微软雅黑" w:hAnsi="微软雅黑" w:hint="eastAsia"/>
          <w:color w:val="948A54" w:themeColor="background2" w:themeShade="80"/>
        </w:rPr>
        <w:t>不支持的银行卡类型</w:t>
      </w:r>
      <w:r w:rsidR="00250947" w:rsidRPr="00F72A49">
        <w:rPr>
          <w:rFonts w:ascii="微软雅黑" w:eastAsia="微软雅黑" w:hAnsi="微软雅黑" w:hint="eastAsia"/>
          <w:color w:val="000000" w:themeColor="text1"/>
        </w:rPr>
        <w:t>。输入正确且支持的银行卡号，提示银行卡银行（包含银行名字）和限额额度</w:t>
      </w:r>
      <w:r w:rsidR="00A3012A" w:rsidRPr="00F72A49">
        <w:rPr>
          <w:rFonts w:ascii="微软雅黑" w:eastAsia="微软雅黑" w:hAnsi="微软雅黑" w:hint="eastAsia"/>
          <w:color w:val="000000" w:themeColor="text1"/>
        </w:rPr>
        <w:t>。</w:t>
      </w:r>
    </w:p>
    <w:p w14:paraId="612F0B68" w14:textId="3EBF5717" w:rsidR="001315C4" w:rsidRPr="001315C4" w:rsidRDefault="001315C4" w:rsidP="00A3012A">
      <w:pPr>
        <w:ind w:leftChars="200" w:left="448"/>
        <w:rPr>
          <w:rFonts w:ascii="微软雅黑" w:eastAsia="微软雅黑" w:hAnsi="微软雅黑"/>
          <w:color w:val="948A54" w:themeColor="background2" w:themeShade="80"/>
        </w:rPr>
      </w:pPr>
      <w:r>
        <w:rPr>
          <w:rFonts w:ascii="微软雅黑" w:eastAsia="微软雅黑" w:hAnsi="微软雅黑"/>
          <w:color w:val="000000" w:themeColor="text1"/>
        </w:rPr>
        <w:t>iv.</w:t>
      </w:r>
      <w:r>
        <w:rPr>
          <w:rFonts w:ascii="微软雅黑" w:eastAsia="微软雅黑" w:hAnsi="微软雅黑" w:hint="eastAsia"/>
          <w:color w:val="000000" w:themeColor="text1"/>
        </w:rPr>
        <w:t>手机号</w:t>
      </w:r>
      <w:r>
        <w:rPr>
          <w:rFonts w:ascii="微软雅黑" w:eastAsia="微软雅黑" w:hAnsi="微软雅黑"/>
          <w:color w:val="000000" w:themeColor="text1"/>
        </w:rPr>
        <w:t>：</w:t>
      </w:r>
      <w:r>
        <w:rPr>
          <w:rFonts w:ascii="微软雅黑" w:eastAsia="微软雅黑" w:hAnsi="微软雅黑" w:hint="eastAsia"/>
          <w:color w:val="000000" w:themeColor="text1"/>
        </w:rPr>
        <w:t>手机号码</w:t>
      </w:r>
      <w:r>
        <w:rPr>
          <w:rFonts w:ascii="微软雅黑" w:eastAsia="微软雅黑" w:hAnsi="微软雅黑"/>
          <w:color w:val="000000" w:themeColor="text1"/>
        </w:rPr>
        <w:t>输入格式错误，则提示：</w:t>
      </w:r>
      <w:r w:rsidRPr="001315C4">
        <w:rPr>
          <w:rFonts w:ascii="微软雅黑" w:eastAsia="微软雅黑" w:hAnsi="微软雅黑"/>
          <w:color w:val="948A54" w:themeColor="background2" w:themeShade="80"/>
        </w:rPr>
        <w:t>手机号码格式错误。</w:t>
      </w:r>
    </w:p>
    <w:p w14:paraId="256C2087" w14:textId="263D8EC4" w:rsidR="00B133BC" w:rsidRPr="00E77151" w:rsidRDefault="00B133BC" w:rsidP="00AF06CD">
      <w:pPr>
        <w:ind w:leftChars="187" w:left="418"/>
        <w:rPr>
          <w:rFonts w:ascii="微软雅黑" w:eastAsia="微软雅黑" w:hAnsi="微软雅黑"/>
        </w:rPr>
      </w:pPr>
      <w:r w:rsidRPr="00E77151">
        <w:rPr>
          <w:rFonts w:ascii="微软雅黑" w:eastAsia="微软雅黑" w:hAnsi="微软雅黑" w:hint="eastAsia"/>
        </w:rPr>
        <w:t>5.</w:t>
      </w:r>
      <w:r w:rsidR="00A356FA">
        <w:rPr>
          <w:rFonts w:ascii="微软雅黑" w:eastAsia="微软雅黑" w:hAnsi="微软雅黑" w:hint="eastAsia"/>
        </w:rPr>
        <w:t>服务协议</w:t>
      </w:r>
      <w:r w:rsidR="00A356FA">
        <w:rPr>
          <w:rFonts w:ascii="微软雅黑" w:eastAsia="微软雅黑" w:hAnsi="微软雅黑"/>
        </w:rPr>
        <w:t>：</w:t>
      </w:r>
      <w:r w:rsidR="00AF06CD" w:rsidRPr="00850C81">
        <w:rPr>
          <w:rFonts w:ascii="微软雅黑" w:eastAsia="微软雅黑" w:hAnsi="微软雅黑"/>
          <w:u w:val="single" w:color="548DD4" w:themeColor="text2" w:themeTint="99"/>
        </w:rPr>
        <w:t>《</w:t>
      </w:r>
      <w:r w:rsidR="00850C81" w:rsidRPr="00850C81">
        <w:rPr>
          <w:rFonts w:ascii="微软雅黑" w:eastAsia="微软雅黑" w:hAnsi="微软雅黑" w:hint="eastAsia"/>
          <w:u w:val="single" w:color="548DD4" w:themeColor="text2" w:themeTint="99"/>
        </w:rPr>
        <w:t>上海银行资金存管三方协议</w:t>
      </w:r>
      <w:r w:rsidR="00AF06CD" w:rsidRPr="00850C81">
        <w:rPr>
          <w:rFonts w:ascii="微软雅黑" w:eastAsia="微软雅黑" w:hAnsi="微软雅黑"/>
          <w:u w:val="single" w:color="548DD4" w:themeColor="text2" w:themeTint="99"/>
        </w:rPr>
        <w:t>》</w:t>
      </w:r>
      <w:r w:rsidR="00AF06CD">
        <w:rPr>
          <w:rFonts w:ascii="微软雅黑" w:eastAsia="微软雅黑" w:hAnsi="微软雅黑" w:hint="eastAsia"/>
        </w:rPr>
        <w:t>。</w:t>
      </w:r>
      <w:proofErr w:type="gramStart"/>
      <w:r w:rsidR="00A356FA" w:rsidRPr="00A356FA">
        <w:rPr>
          <w:rFonts w:ascii="微软雅黑" w:eastAsia="微软雅黑" w:hAnsi="微软雅黑" w:hint="eastAsia"/>
        </w:rPr>
        <w:t>默认勾选同意</w:t>
      </w:r>
      <w:proofErr w:type="gramEnd"/>
      <w:r w:rsidR="00A356FA">
        <w:rPr>
          <w:rFonts w:ascii="微软雅黑" w:eastAsia="微软雅黑" w:hAnsi="微软雅黑" w:hint="eastAsia"/>
        </w:rPr>
        <w:t>。</w:t>
      </w:r>
      <w:r w:rsidR="00A356FA">
        <w:rPr>
          <w:rFonts w:ascii="微软雅黑" w:eastAsia="微软雅黑" w:hAnsi="微软雅黑"/>
        </w:rPr>
        <w:t>点击</w:t>
      </w:r>
      <w:r w:rsidR="00A356FA">
        <w:rPr>
          <w:rFonts w:ascii="微软雅黑" w:eastAsia="微软雅黑" w:hAnsi="微软雅黑" w:hint="eastAsia"/>
        </w:rPr>
        <w:t>协议</w:t>
      </w:r>
      <w:r w:rsidR="00A356FA">
        <w:rPr>
          <w:rFonts w:ascii="微软雅黑" w:eastAsia="微软雅黑" w:hAnsi="微软雅黑"/>
        </w:rPr>
        <w:t>名称查看协议内容。（</w:t>
      </w:r>
      <w:r w:rsidR="00A356FA">
        <w:rPr>
          <w:rFonts w:ascii="微软雅黑" w:eastAsia="微软雅黑" w:hAnsi="微软雅黑" w:hint="eastAsia"/>
        </w:rPr>
        <w:t>同</w:t>
      </w:r>
      <w:r w:rsidR="00A356FA">
        <w:rPr>
          <w:rFonts w:ascii="微软雅黑" w:eastAsia="微软雅黑" w:hAnsi="微软雅黑"/>
        </w:rPr>
        <w:t>现在）</w:t>
      </w:r>
    </w:p>
    <w:p w14:paraId="4028A49F" w14:textId="77777777" w:rsidR="00686EF0" w:rsidRDefault="00B133BC" w:rsidP="00A356FA">
      <w:pPr>
        <w:ind w:firstLineChars="187" w:firstLine="418"/>
        <w:rPr>
          <w:rFonts w:ascii="微软雅黑" w:eastAsia="微软雅黑" w:hAnsi="微软雅黑"/>
          <w:color w:val="000000" w:themeColor="text1"/>
        </w:rPr>
      </w:pPr>
      <w:r w:rsidRPr="00E77151">
        <w:rPr>
          <w:rFonts w:ascii="微软雅黑" w:eastAsia="微软雅黑" w:hAnsi="微软雅黑" w:hint="eastAsia"/>
        </w:rPr>
        <w:t>6.</w:t>
      </w:r>
      <w:r w:rsidR="00A356FA" w:rsidRPr="00E77151">
        <w:rPr>
          <w:rFonts w:ascii="微软雅黑" w:eastAsia="微软雅黑" w:hAnsi="微软雅黑"/>
          <w:color w:val="548DD4" w:themeColor="text2" w:themeTint="99"/>
        </w:rPr>
        <w:t xml:space="preserve"> </w:t>
      </w:r>
      <w:r w:rsidR="00686EF0">
        <w:rPr>
          <w:rFonts w:ascii="微软雅黑" w:eastAsia="微软雅黑" w:hAnsi="微软雅黑" w:hint="eastAsia"/>
          <w:color w:val="000000" w:themeColor="text1"/>
        </w:rPr>
        <w:t>【立即开户】按键</w:t>
      </w:r>
    </w:p>
    <w:p w14:paraId="72404FD6" w14:textId="25D475E0" w:rsidR="00A3012A" w:rsidRDefault="00A3012A" w:rsidP="00BA523A">
      <w:pPr>
        <w:ind w:leftChars="187" w:left="418"/>
        <w:rPr>
          <w:rFonts w:ascii="微软雅黑" w:eastAsia="微软雅黑" w:hAnsi="微软雅黑"/>
          <w:color w:val="000000" w:themeColor="text1"/>
        </w:rPr>
      </w:pPr>
      <w:r>
        <w:rPr>
          <w:rFonts w:ascii="微软雅黑" w:eastAsia="微软雅黑" w:hAnsi="微软雅黑" w:hint="eastAsia"/>
          <w:color w:val="000000" w:themeColor="text1"/>
        </w:rPr>
        <w:t>①</w:t>
      </w:r>
      <w:r w:rsidR="00FA1B29">
        <w:rPr>
          <w:rFonts w:ascii="微软雅黑" w:eastAsia="微软雅黑" w:hAnsi="微软雅黑" w:hint="eastAsia"/>
          <w:color w:val="000000" w:themeColor="text1"/>
        </w:rPr>
        <w:t>姓名、身份证、银行卡</w:t>
      </w:r>
      <w:r w:rsidR="006E5BEF">
        <w:rPr>
          <w:rFonts w:ascii="微软雅黑" w:eastAsia="微软雅黑" w:hAnsi="微软雅黑" w:hint="eastAsia"/>
          <w:color w:val="000000" w:themeColor="text1"/>
        </w:rPr>
        <w:t>、</w:t>
      </w:r>
      <w:r w:rsidR="006E5BEF">
        <w:rPr>
          <w:rFonts w:ascii="微软雅黑" w:eastAsia="微软雅黑" w:hAnsi="微软雅黑"/>
          <w:color w:val="000000" w:themeColor="text1"/>
        </w:rPr>
        <w:t>手机号</w:t>
      </w:r>
      <w:r w:rsidR="00FA1B29">
        <w:rPr>
          <w:rFonts w:ascii="微软雅黑" w:eastAsia="微软雅黑" w:hAnsi="微软雅黑" w:hint="eastAsia"/>
          <w:color w:val="000000" w:themeColor="text1"/>
        </w:rPr>
        <w:t>任</w:t>
      </w:r>
      <w:proofErr w:type="gramStart"/>
      <w:r w:rsidR="00FA1B29">
        <w:rPr>
          <w:rFonts w:ascii="微软雅黑" w:eastAsia="微软雅黑" w:hAnsi="微软雅黑" w:hint="eastAsia"/>
          <w:color w:val="000000" w:themeColor="text1"/>
        </w:rPr>
        <w:t>一</w:t>
      </w:r>
      <w:proofErr w:type="gramEnd"/>
      <w:r w:rsidR="00FA1B29">
        <w:rPr>
          <w:rFonts w:ascii="微软雅黑" w:eastAsia="微软雅黑" w:hAnsi="微软雅黑" w:hint="eastAsia"/>
          <w:color w:val="000000" w:themeColor="text1"/>
        </w:rPr>
        <w:t>信息为空或有错误提示、</w:t>
      </w:r>
      <w:r w:rsidR="00FA1B29" w:rsidRPr="00686EF0">
        <w:rPr>
          <w:rFonts w:ascii="微软雅黑" w:eastAsia="微软雅黑" w:hAnsi="微软雅黑" w:hint="eastAsia"/>
          <w:color w:val="000000" w:themeColor="text1"/>
        </w:rPr>
        <w:t>同意协议无勾选，</w:t>
      </w:r>
      <w:r w:rsidR="00A356FA" w:rsidRPr="00686EF0">
        <w:rPr>
          <w:rFonts w:ascii="微软雅黑" w:eastAsia="微软雅黑" w:hAnsi="微软雅黑" w:hint="eastAsia"/>
          <w:color w:val="000000" w:themeColor="text1"/>
        </w:rPr>
        <w:t>则按键置</w:t>
      </w:r>
      <w:proofErr w:type="gramStart"/>
      <w:r w:rsidR="00A356FA" w:rsidRPr="00686EF0">
        <w:rPr>
          <w:rFonts w:ascii="微软雅黑" w:eastAsia="微软雅黑" w:hAnsi="微软雅黑" w:hint="eastAsia"/>
          <w:color w:val="000000" w:themeColor="text1"/>
        </w:rPr>
        <w:t>灰</w:t>
      </w:r>
      <w:r w:rsidR="00BA279C">
        <w:rPr>
          <w:rFonts w:ascii="微软雅黑" w:eastAsia="微软雅黑" w:hAnsi="微软雅黑" w:hint="eastAsia"/>
          <w:color w:val="000000" w:themeColor="text1"/>
        </w:rPr>
        <w:t>不可</w:t>
      </w:r>
      <w:proofErr w:type="gramEnd"/>
      <w:r w:rsidR="00BA279C">
        <w:rPr>
          <w:rFonts w:ascii="微软雅黑" w:eastAsia="微软雅黑" w:hAnsi="微软雅黑" w:hint="eastAsia"/>
          <w:color w:val="000000" w:themeColor="text1"/>
        </w:rPr>
        <w:t>点击</w:t>
      </w:r>
      <w:r w:rsidR="00A356FA" w:rsidRPr="00686EF0">
        <w:rPr>
          <w:rFonts w:ascii="微软雅黑" w:eastAsia="微软雅黑" w:hAnsi="微软雅黑" w:hint="eastAsia"/>
          <w:color w:val="000000" w:themeColor="text1"/>
        </w:rPr>
        <w:t>。三项信息输入且无错误提示，</w:t>
      </w:r>
      <w:proofErr w:type="gramStart"/>
      <w:r w:rsidR="00A356FA" w:rsidRPr="00686EF0">
        <w:rPr>
          <w:rFonts w:ascii="微软雅黑" w:eastAsia="微软雅黑" w:hAnsi="微软雅黑" w:hint="eastAsia"/>
          <w:color w:val="000000" w:themeColor="text1"/>
        </w:rPr>
        <w:t>且协议</w:t>
      </w:r>
      <w:proofErr w:type="gramEnd"/>
      <w:r w:rsidR="00A356FA" w:rsidRPr="00686EF0">
        <w:rPr>
          <w:rFonts w:ascii="微软雅黑" w:eastAsia="微软雅黑" w:hAnsi="微软雅黑" w:hint="eastAsia"/>
          <w:color w:val="000000" w:themeColor="text1"/>
        </w:rPr>
        <w:t>被勾选，按键可用。</w:t>
      </w:r>
    </w:p>
    <w:p w14:paraId="2843AA0C" w14:textId="14FE5A2F" w:rsidR="001C4ECD" w:rsidRDefault="00A356FA" w:rsidP="00BA523A">
      <w:pPr>
        <w:ind w:leftChars="187" w:left="418"/>
        <w:rPr>
          <w:rFonts w:ascii="微软雅黑" w:eastAsia="微软雅黑" w:hAnsi="微软雅黑"/>
          <w:color w:val="000000" w:themeColor="text1"/>
        </w:rPr>
      </w:pPr>
      <w:r w:rsidRPr="00686EF0">
        <w:rPr>
          <w:rFonts w:ascii="微软雅黑" w:eastAsia="微软雅黑" w:hAnsi="微软雅黑" w:hint="eastAsia"/>
          <w:color w:val="000000" w:themeColor="text1"/>
        </w:rPr>
        <w:t>②判断：</w:t>
      </w:r>
      <w:r w:rsidR="001315C4">
        <w:rPr>
          <w:rFonts w:ascii="微软雅黑" w:eastAsia="微软雅黑" w:hAnsi="微软雅黑" w:hint="eastAsia"/>
          <w:color w:val="000000" w:themeColor="text1"/>
        </w:rPr>
        <w:t>判断以上</w:t>
      </w:r>
      <w:r w:rsidR="001315C4">
        <w:rPr>
          <w:rFonts w:ascii="微软雅黑" w:eastAsia="微软雅黑" w:hAnsi="微软雅黑"/>
          <w:color w:val="000000" w:themeColor="text1"/>
        </w:rPr>
        <w:t>信息是否输入</w:t>
      </w:r>
      <w:r w:rsidR="001315C4">
        <w:rPr>
          <w:rFonts w:ascii="微软雅黑" w:eastAsia="微软雅黑" w:hAnsi="微软雅黑" w:hint="eastAsia"/>
          <w:color w:val="000000" w:themeColor="text1"/>
        </w:rPr>
        <w:t>正确</w:t>
      </w:r>
      <w:r w:rsidR="001315C4">
        <w:rPr>
          <w:rFonts w:ascii="微软雅黑" w:eastAsia="微软雅黑" w:hAnsi="微软雅黑"/>
          <w:color w:val="000000" w:themeColor="text1"/>
        </w:rPr>
        <w:t>无误。</w:t>
      </w:r>
      <w:r w:rsidR="001315C4">
        <w:rPr>
          <w:rFonts w:ascii="微软雅黑" w:eastAsia="微软雅黑" w:hAnsi="微软雅黑" w:hint="eastAsia"/>
          <w:color w:val="000000" w:themeColor="text1"/>
        </w:rPr>
        <w:t>点击，</w:t>
      </w:r>
      <w:r w:rsidRPr="00686EF0">
        <w:rPr>
          <w:rFonts w:ascii="微软雅黑" w:eastAsia="微软雅黑" w:hAnsi="微软雅黑" w:hint="eastAsia"/>
          <w:color w:val="000000" w:themeColor="text1"/>
        </w:rPr>
        <w:t>开通成功进入“成功开通存管”页；失败则出现错误提示（验证逻辑参考现有验证逻辑）</w:t>
      </w:r>
      <w:r w:rsidR="00A3012A">
        <w:rPr>
          <w:rFonts w:ascii="微软雅黑" w:eastAsia="微软雅黑" w:hAnsi="微软雅黑" w:hint="eastAsia"/>
          <w:color w:val="000000" w:themeColor="text1"/>
        </w:rPr>
        <w:t>。</w:t>
      </w:r>
    </w:p>
    <w:p w14:paraId="43470506" w14:textId="50CCE663" w:rsidR="0063700E" w:rsidRPr="00971497" w:rsidRDefault="0063700E" w:rsidP="00B7033B">
      <w:pPr>
        <w:ind w:firstLineChars="200" w:firstLine="448"/>
        <w:rPr>
          <w:rFonts w:ascii="微软雅黑" w:eastAsia="微软雅黑" w:hAnsi="微软雅黑"/>
        </w:rPr>
      </w:pPr>
      <w:r>
        <w:rPr>
          <w:rFonts w:ascii="微软雅黑" w:eastAsia="微软雅黑" w:hAnsi="微软雅黑" w:hint="eastAsia"/>
          <w:color w:val="000000" w:themeColor="text1"/>
        </w:rPr>
        <w:t>③特殊</w:t>
      </w:r>
      <w:r>
        <w:rPr>
          <w:rFonts w:ascii="微软雅黑" w:eastAsia="微软雅黑" w:hAnsi="微软雅黑"/>
          <w:color w:val="000000" w:themeColor="text1"/>
        </w:rPr>
        <w:t>情况：用户中途失去登录态，点击按键，</w:t>
      </w:r>
      <w:proofErr w:type="gramStart"/>
      <w:r>
        <w:rPr>
          <w:rFonts w:ascii="微软雅黑" w:eastAsia="微软雅黑" w:hAnsi="微软雅黑"/>
          <w:color w:val="000000" w:themeColor="text1"/>
        </w:rPr>
        <w:t>弹出弹窗</w:t>
      </w:r>
      <w:proofErr w:type="gramEnd"/>
      <w:r>
        <w:rPr>
          <w:noProof/>
        </w:rPr>
        <w:drawing>
          <wp:inline distT="0" distB="0" distL="0" distR="0" wp14:anchorId="1698A062" wp14:editId="784D83F9">
            <wp:extent cx="2024439" cy="12435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100" cy="1247062"/>
                    </a:xfrm>
                    <a:prstGeom prst="rect">
                      <a:avLst/>
                    </a:prstGeom>
                  </pic:spPr>
                </pic:pic>
              </a:graphicData>
            </a:graphic>
          </wp:inline>
        </w:drawing>
      </w:r>
      <w:r>
        <w:rPr>
          <w:rFonts w:ascii="微软雅黑" w:eastAsia="微软雅黑" w:hAnsi="微软雅黑" w:hint="eastAsia"/>
          <w:color w:val="000000" w:themeColor="text1"/>
        </w:rPr>
        <w:t>，</w:t>
      </w:r>
      <w:r>
        <w:rPr>
          <w:rFonts w:ascii="微软雅黑" w:eastAsia="微软雅黑" w:hAnsi="微软雅黑"/>
          <w:color w:val="000000" w:themeColor="text1"/>
        </w:rPr>
        <w:t>点击【</w:t>
      </w:r>
      <w:r>
        <w:rPr>
          <w:rFonts w:ascii="微软雅黑" w:eastAsia="微软雅黑" w:hAnsi="微软雅黑" w:hint="eastAsia"/>
          <w:color w:val="000000" w:themeColor="text1"/>
        </w:rPr>
        <w:t>前往</w:t>
      </w:r>
      <w:r>
        <w:rPr>
          <w:rFonts w:ascii="微软雅黑" w:eastAsia="微软雅黑" w:hAnsi="微软雅黑"/>
          <w:color w:val="000000" w:themeColor="text1"/>
        </w:rPr>
        <w:t>登录</w:t>
      </w:r>
      <w:r>
        <w:rPr>
          <w:rFonts w:ascii="微软雅黑" w:eastAsia="微软雅黑" w:hAnsi="微软雅黑" w:hint="eastAsia"/>
          <w:color w:val="000000" w:themeColor="text1"/>
        </w:rPr>
        <w:t>/注册</w:t>
      </w:r>
      <w:r>
        <w:rPr>
          <w:rFonts w:ascii="微软雅黑" w:eastAsia="微软雅黑" w:hAnsi="微软雅黑"/>
          <w:color w:val="000000" w:themeColor="text1"/>
        </w:rPr>
        <w:t>】</w:t>
      </w:r>
      <w:r>
        <w:rPr>
          <w:rFonts w:ascii="微软雅黑" w:eastAsia="微软雅黑" w:hAnsi="微软雅黑" w:hint="eastAsia"/>
          <w:color w:val="000000" w:themeColor="text1"/>
        </w:rPr>
        <w:t>，</w:t>
      </w:r>
      <w:r>
        <w:rPr>
          <w:rFonts w:ascii="微软雅黑" w:eastAsia="微软雅黑" w:hAnsi="微软雅黑"/>
          <w:color w:val="000000" w:themeColor="text1"/>
        </w:rPr>
        <w:t>前往登录</w:t>
      </w:r>
      <w:r>
        <w:rPr>
          <w:rFonts w:ascii="微软雅黑" w:eastAsia="微软雅黑" w:hAnsi="微软雅黑" w:hint="eastAsia"/>
          <w:color w:val="000000" w:themeColor="text1"/>
        </w:rPr>
        <w:t>/注册</w:t>
      </w:r>
      <w:r>
        <w:rPr>
          <w:rFonts w:ascii="微软雅黑" w:eastAsia="微软雅黑" w:hAnsi="微软雅黑"/>
          <w:color w:val="000000" w:themeColor="text1"/>
        </w:rPr>
        <w:t>页。</w:t>
      </w:r>
    </w:p>
    <w:p w14:paraId="778FCDDC" w14:textId="09B36C1B" w:rsidR="0063700E" w:rsidRPr="0063700E" w:rsidRDefault="0063700E" w:rsidP="00BA523A">
      <w:pPr>
        <w:ind w:leftChars="187" w:left="418"/>
        <w:rPr>
          <w:rFonts w:ascii="微软雅黑" w:eastAsia="微软雅黑" w:hAnsi="微软雅黑"/>
          <w:color w:val="548DD4" w:themeColor="text2" w:themeTint="99"/>
        </w:rPr>
      </w:pPr>
    </w:p>
    <w:p w14:paraId="46DF5804" w14:textId="77777777" w:rsidR="00686EF0" w:rsidRDefault="00B133BC" w:rsidP="00F72A49">
      <w:pPr>
        <w:ind w:leftChars="187" w:left="418"/>
        <w:rPr>
          <w:rFonts w:ascii="微软雅黑" w:eastAsia="微软雅黑" w:hAnsi="微软雅黑"/>
          <w:color w:val="000000" w:themeColor="text1"/>
        </w:rPr>
      </w:pPr>
      <w:r w:rsidRPr="00F72A49">
        <w:rPr>
          <w:rFonts w:ascii="微软雅黑" w:eastAsia="微软雅黑" w:hAnsi="微软雅黑" w:hint="eastAsia"/>
          <w:color w:val="000000" w:themeColor="text1"/>
        </w:rPr>
        <w:lastRenderedPageBreak/>
        <w:t>7.</w:t>
      </w:r>
      <w:r w:rsidR="00686EF0" w:rsidRPr="00F72A49">
        <w:rPr>
          <w:rFonts w:ascii="微软雅黑" w:eastAsia="微软雅黑" w:hAnsi="微软雅黑" w:hint="eastAsia"/>
          <w:color w:val="000000" w:themeColor="text1"/>
        </w:rPr>
        <w:t xml:space="preserve"> </w:t>
      </w:r>
      <w:r w:rsidR="004F3B76">
        <w:rPr>
          <w:rFonts w:ascii="微软雅黑" w:eastAsia="微软雅黑" w:hAnsi="微软雅黑" w:hint="eastAsia"/>
          <w:color w:val="000000" w:themeColor="text1"/>
        </w:rPr>
        <w:t>推荐银行</w:t>
      </w:r>
    </w:p>
    <w:p w14:paraId="01405A23" w14:textId="5DA8D2A2" w:rsidR="00F72A49" w:rsidRDefault="00F72A49" w:rsidP="00F72A49">
      <w:pPr>
        <w:ind w:leftChars="187" w:left="418"/>
        <w:rPr>
          <w:rFonts w:ascii="微软雅黑" w:eastAsia="微软雅黑" w:hAnsi="微软雅黑"/>
          <w:color w:val="000000" w:themeColor="text1"/>
        </w:rPr>
      </w:pPr>
      <w:proofErr w:type="spellStart"/>
      <w:r>
        <w:rPr>
          <w:rFonts w:ascii="微软雅黑" w:eastAsia="微软雅黑" w:hAnsi="微软雅黑" w:hint="eastAsia"/>
          <w:color w:val="000000" w:themeColor="text1"/>
        </w:rPr>
        <w:t>i</w:t>
      </w:r>
      <w:proofErr w:type="spellEnd"/>
      <w:r>
        <w:rPr>
          <w:rFonts w:ascii="微软雅黑" w:eastAsia="微软雅黑" w:hAnsi="微软雅黑"/>
          <w:color w:val="000000" w:themeColor="text1"/>
        </w:rPr>
        <w:t>.</w:t>
      </w:r>
      <w:r w:rsidR="002C065C">
        <w:rPr>
          <w:rFonts w:ascii="微软雅黑" w:eastAsia="微软雅黑" w:hAnsi="微软雅黑" w:hint="eastAsia"/>
          <w:color w:val="000000" w:themeColor="text1"/>
        </w:rPr>
        <w:t>显示</w:t>
      </w:r>
      <w:r>
        <w:rPr>
          <w:rFonts w:ascii="微软雅黑" w:eastAsia="微软雅黑" w:hAnsi="微软雅黑"/>
          <w:color w:val="000000" w:themeColor="text1"/>
        </w:rPr>
        <w:t>推荐的银行</w:t>
      </w:r>
      <w:r>
        <w:rPr>
          <w:rFonts w:ascii="微软雅黑" w:eastAsia="微软雅黑" w:hAnsi="微软雅黑" w:hint="eastAsia"/>
          <w:color w:val="000000" w:themeColor="text1"/>
        </w:rPr>
        <w:t>信息，</w:t>
      </w:r>
      <w:r>
        <w:rPr>
          <w:rFonts w:ascii="微软雅黑" w:eastAsia="微软雅黑" w:hAnsi="微软雅黑"/>
          <w:color w:val="000000" w:themeColor="text1"/>
        </w:rPr>
        <w:t>展示内容有：logo，银行名称，单日</w:t>
      </w:r>
      <w:r>
        <w:rPr>
          <w:rFonts w:ascii="微软雅黑" w:eastAsia="微软雅黑" w:hAnsi="微软雅黑" w:hint="eastAsia"/>
          <w:color w:val="000000" w:themeColor="text1"/>
        </w:rPr>
        <w:t>限额（万元），</w:t>
      </w:r>
      <w:r>
        <w:rPr>
          <w:rFonts w:ascii="微软雅黑" w:eastAsia="微软雅黑" w:hAnsi="微软雅黑"/>
          <w:color w:val="000000" w:themeColor="text1"/>
        </w:rPr>
        <w:t>单月限额</w:t>
      </w:r>
      <w:r>
        <w:rPr>
          <w:rFonts w:ascii="微软雅黑" w:eastAsia="微软雅黑" w:hAnsi="微软雅黑" w:hint="eastAsia"/>
          <w:color w:val="000000" w:themeColor="text1"/>
        </w:rPr>
        <w:t>（万元）；</w:t>
      </w:r>
      <w:r w:rsidR="002C065C">
        <w:rPr>
          <w:rFonts w:ascii="微软雅黑" w:eastAsia="微软雅黑" w:hAnsi="微软雅黑" w:hint="eastAsia"/>
          <w:color w:val="000000" w:themeColor="text1"/>
        </w:rPr>
        <w:t>有</w:t>
      </w:r>
      <w:r w:rsidR="002C065C">
        <w:rPr>
          <w:rFonts w:ascii="微软雅黑" w:eastAsia="微软雅黑" w:hAnsi="微软雅黑"/>
          <w:color w:val="000000" w:themeColor="text1"/>
        </w:rPr>
        <w:t>推荐则显示，无推荐则不显示该模块</w:t>
      </w:r>
      <w:r w:rsidR="00003340">
        <w:rPr>
          <w:rFonts w:ascii="微软雅黑" w:eastAsia="微软雅黑" w:hAnsi="微软雅黑" w:hint="eastAsia"/>
          <w:color w:val="000000" w:themeColor="text1"/>
        </w:rPr>
        <w:t>（包括</w:t>
      </w:r>
      <w:r w:rsidR="00003340">
        <w:rPr>
          <w:rFonts w:ascii="微软雅黑" w:eastAsia="微软雅黑" w:hAnsi="微软雅黑"/>
          <w:color w:val="000000" w:themeColor="text1"/>
        </w:rPr>
        <w:t>title“</w:t>
      </w:r>
      <w:r w:rsidR="00003340">
        <w:rPr>
          <w:rFonts w:ascii="微软雅黑" w:eastAsia="微软雅黑" w:hAnsi="微软雅黑" w:hint="eastAsia"/>
          <w:color w:val="000000" w:themeColor="text1"/>
        </w:rPr>
        <w:t>推荐</w:t>
      </w:r>
      <w:r w:rsidR="00003340">
        <w:rPr>
          <w:rFonts w:ascii="微软雅黑" w:eastAsia="微软雅黑" w:hAnsi="微软雅黑"/>
          <w:color w:val="000000" w:themeColor="text1"/>
        </w:rPr>
        <w:t>银行”</w:t>
      </w:r>
      <w:r w:rsidR="00003340">
        <w:rPr>
          <w:rFonts w:ascii="微软雅黑" w:eastAsia="微软雅黑" w:hAnsi="微软雅黑" w:hint="eastAsia"/>
          <w:color w:val="000000" w:themeColor="text1"/>
        </w:rPr>
        <w:t>也</w:t>
      </w:r>
      <w:r w:rsidR="00003340">
        <w:rPr>
          <w:rFonts w:ascii="微软雅黑" w:eastAsia="微软雅黑" w:hAnsi="微软雅黑"/>
          <w:color w:val="000000" w:themeColor="text1"/>
        </w:rPr>
        <w:t>不显示</w:t>
      </w:r>
      <w:r w:rsidR="00003340">
        <w:rPr>
          <w:rFonts w:ascii="微软雅黑" w:eastAsia="微软雅黑" w:hAnsi="微软雅黑" w:hint="eastAsia"/>
          <w:color w:val="000000" w:themeColor="text1"/>
        </w:rPr>
        <w:t>）</w:t>
      </w:r>
      <w:r w:rsidR="002C065C">
        <w:rPr>
          <w:rFonts w:ascii="微软雅黑" w:eastAsia="微软雅黑" w:hAnsi="微软雅黑"/>
          <w:color w:val="000000" w:themeColor="text1"/>
        </w:rPr>
        <w:t>。</w:t>
      </w:r>
    </w:p>
    <w:p w14:paraId="1CCEAB89" w14:textId="15248BEF" w:rsidR="00CF6936" w:rsidRPr="00003340" w:rsidRDefault="00F72A49" w:rsidP="00003340">
      <w:pPr>
        <w:ind w:leftChars="187" w:left="418"/>
        <w:rPr>
          <w:rFonts w:ascii="微软雅黑" w:eastAsia="微软雅黑" w:hAnsi="微软雅黑"/>
        </w:rPr>
      </w:pPr>
      <w:r w:rsidRPr="0094112B">
        <w:rPr>
          <w:rFonts w:ascii="微软雅黑" w:eastAsia="微软雅黑" w:hAnsi="微软雅黑"/>
          <w:color w:val="76923C" w:themeColor="accent3" w:themeShade="BF"/>
        </w:rPr>
        <w:t>ii.</w:t>
      </w:r>
      <w:r w:rsidRPr="0094112B">
        <w:rPr>
          <w:rFonts w:ascii="微软雅黑" w:eastAsia="微软雅黑" w:hAnsi="微软雅黑" w:hint="eastAsia"/>
          <w:color w:val="76923C" w:themeColor="accent3" w:themeShade="BF"/>
        </w:rPr>
        <w:t>推荐</w:t>
      </w:r>
      <w:r w:rsidR="0031762C">
        <w:rPr>
          <w:rFonts w:ascii="微软雅黑" w:eastAsia="微软雅黑" w:hAnsi="微软雅黑"/>
          <w:color w:val="76923C" w:themeColor="accent3" w:themeShade="BF"/>
        </w:rPr>
        <w:t>信息</w:t>
      </w:r>
      <w:r w:rsidR="0031762C">
        <w:rPr>
          <w:rFonts w:ascii="微软雅黑" w:eastAsia="微软雅黑" w:hAnsi="微软雅黑" w:hint="eastAsia"/>
          <w:color w:val="76923C" w:themeColor="accent3" w:themeShade="BF"/>
        </w:rPr>
        <w:t>拉取后台</w:t>
      </w:r>
      <w:r w:rsidR="0031762C" w:rsidRPr="0031762C">
        <w:rPr>
          <w:rFonts w:ascii="微软雅黑" w:eastAsia="微软雅黑" w:hAnsi="微软雅黑" w:hint="eastAsia"/>
          <w:color w:val="76923C" w:themeColor="accent3" w:themeShade="BF"/>
        </w:rPr>
        <w:t>开启</w:t>
      </w:r>
      <w:r w:rsidR="0031762C" w:rsidRPr="0031762C">
        <w:rPr>
          <w:rFonts w:ascii="微软雅黑" w:eastAsia="微软雅黑" w:hAnsi="微软雅黑"/>
          <w:color w:val="76923C" w:themeColor="accent3" w:themeShade="BF"/>
        </w:rPr>
        <w:t>推荐的银行卡信息</w:t>
      </w:r>
      <w:r w:rsidR="0031762C" w:rsidRPr="0031762C">
        <w:rPr>
          <w:rFonts w:ascii="微软雅黑" w:eastAsia="微软雅黑" w:hAnsi="微软雅黑" w:hint="eastAsia"/>
          <w:color w:val="76923C" w:themeColor="accent3" w:themeShade="BF"/>
        </w:rPr>
        <w:t>（支付管理</w:t>
      </w:r>
      <w:r w:rsidR="0031762C" w:rsidRPr="0031762C">
        <w:rPr>
          <w:rFonts w:ascii="微软雅黑" w:eastAsia="微软雅黑" w:hAnsi="微软雅黑"/>
          <w:color w:val="76923C" w:themeColor="accent3" w:themeShade="BF"/>
        </w:rPr>
        <w:t>-</w:t>
      </w:r>
      <w:r w:rsidR="0031762C" w:rsidRPr="0031762C">
        <w:rPr>
          <w:rFonts w:ascii="微软雅黑" w:eastAsia="微软雅黑" w:hAnsi="微软雅黑" w:hint="eastAsia"/>
          <w:color w:val="76923C" w:themeColor="accent3" w:themeShade="BF"/>
        </w:rPr>
        <w:t>银行卡</w:t>
      </w:r>
      <w:r w:rsidR="0031762C" w:rsidRPr="0031762C">
        <w:rPr>
          <w:rFonts w:ascii="微软雅黑" w:eastAsia="微软雅黑" w:hAnsi="微软雅黑"/>
          <w:color w:val="76923C" w:themeColor="accent3" w:themeShade="BF"/>
        </w:rPr>
        <w:t>限额管理</w:t>
      </w:r>
      <w:r w:rsidR="0031762C" w:rsidRPr="0031762C">
        <w:rPr>
          <w:rFonts w:ascii="微软雅黑" w:eastAsia="微软雅黑" w:hAnsi="微软雅黑" w:hint="eastAsia"/>
          <w:color w:val="76923C" w:themeColor="accent3" w:themeShade="BF"/>
        </w:rPr>
        <w:t>）</w:t>
      </w:r>
      <w:r w:rsidR="00CF6936" w:rsidRPr="0094112B">
        <w:rPr>
          <w:rFonts w:ascii="微软雅黑" w:eastAsia="微软雅黑" w:hAnsi="微软雅黑" w:hint="eastAsia"/>
          <w:color w:val="76923C" w:themeColor="accent3" w:themeShade="BF"/>
        </w:rPr>
        <w:t>。</w:t>
      </w:r>
      <w:r w:rsidR="00003340">
        <w:rPr>
          <w:rFonts w:ascii="微软雅黑" w:eastAsia="微软雅黑" w:hAnsi="微软雅黑" w:hint="eastAsia"/>
          <w:color w:val="000000" w:themeColor="text1"/>
        </w:rPr>
        <w:t>如果推荐</w:t>
      </w:r>
      <w:r w:rsidR="00003340">
        <w:rPr>
          <w:rFonts w:ascii="微软雅黑" w:eastAsia="微软雅黑" w:hAnsi="微软雅黑"/>
          <w:color w:val="000000" w:themeColor="text1"/>
        </w:rPr>
        <w:t>的银行数</w:t>
      </w:r>
      <w:r w:rsidR="00003340">
        <w:rPr>
          <w:rFonts w:ascii="微软雅黑" w:eastAsia="微软雅黑" w:hAnsi="微软雅黑" w:hint="eastAsia"/>
          <w:color w:val="000000" w:themeColor="text1"/>
        </w:rPr>
        <w:t>&gt;5，</w:t>
      </w:r>
      <w:r w:rsidR="00003340">
        <w:rPr>
          <w:rFonts w:ascii="微软雅黑" w:eastAsia="微软雅黑" w:hAnsi="微软雅黑"/>
          <w:color w:val="000000" w:themeColor="text1"/>
        </w:rPr>
        <w:t>则</w:t>
      </w:r>
      <w:r w:rsidR="00003340">
        <w:rPr>
          <w:rFonts w:ascii="微软雅黑" w:eastAsia="微软雅黑" w:hAnsi="微软雅黑" w:hint="eastAsia"/>
          <w:color w:val="000000" w:themeColor="text1"/>
        </w:rPr>
        <w:t>按后台</w:t>
      </w:r>
      <w:r w:rsidR="00003340">
        <w:rPr>
          <w:rFonts w:ascii="微软雅黑" w:eastAsia="微软雅黑" w:hAnsi="微软雅黑"/>
          <w:color w:val="000000" w:themeColor="text1"/>
        </w:rPr>
        <w:t>返回</w:t>
      </w:r>
      <w:r w:rsidR="00003340">
        <w:rPr>
          <w:rFonts w:ascii="微软雅黑" w:eastAsia="微软雅黑" w:hAnsi="微软雅黑" w:hint="eastAsia"/>
          <w:color w:val="000000" w:themeColor="text1"/>
        </w:rPr>
        <w:t>顺序展示</w:t>
      </w:r>
      <w:r w:rsidR="00003340">
        <w:rPr>
          <w:rFonts w:ascii="微软雅黑" w:eastAsia="微软雅黑" w:hAnsi="微软雅黑"/>
          <w:color w:val="000000" w:themeColor="text1"/>
        </w:rPr>
        <w:t>前五个银行。如果</w:t>
      </w:r>
      <w:r w:rsidR="00003340">
        <w:rPr>
          <w:rFonts w:ascii="微软雅黑" w:eastAsia="微软雅黑" w:hAnsi="微软雅黑" w:hint="eastAsia"/>
          <w:color w:val="000000" w:themeColor="text1"/>
        </w:rPr>
        <w:t>推荐银行</w:t>
      </w:r>
      <w:r w:rsidR="00003340">
        <w:rPr>
          <w:rFonts w:ascii="微软雅黑" w:eastAsia="微软雅黑" w:hAnsi="微软雅黑"/>
          <w:color w:val="000000" w:themeColor="text1"/>
        </w:rPr>
        <w:t>数</w:t>
      </w:r>
      <w:r w:rsidR="00003340">
        <w:rPr>
          <w:rFonts w:ascii="微软雅黑" w:eastAsia="微软雅黑" w:hAnsi="微软雅黑" w:hint="eastAsia"/>
          <w:color w:val="000000" w:themeColor="text1"/>
        </w:rPr>
        <w:t>≤5，</w:t>
      </w:r>
      <w:r w:rsidR="00003340">
        <w:rPr>
          <w:rFonts w:ascii="微软雅黑" w:eastAsia="微软雅黑" w:hAnsi="微软雅黑"/>
          <w:color w:val="000000" w:themeColor="text1"/>
        </w:rPr>
        <w:t>则</w:t>
      </w:r>
      <w:r w:rsidR="00003340">
        <w:rPr>
          <w:rFonts w:ascii="微软雅黑" w:eastAsia="微软雅黑" w:hAnsi="微软雅黑" w:hint="eastAsia"/>
          <w:color w:val="000000" w:themeColor="text1"/>
        </w:rPr>
        <w:t>全部</w:t>
      </w:r>
      <w:r w:rsidR="00003340">
        <w:rPr>
          <w:rFonts w:ascii="微软雅黑" w:eastAsia="微软雅黑" w:hAnsi="微软雅黑"/>
          <w:color w:val="000000" w:themeColor="text1"/>
        </w:rPr>
        <w:t>展示。</w:t>
      </w:r>
    </w:p>
    <w:p w14:paraId="3F9770CD" w14:textId="61E5563E" w:rsidR="00C938FD" w:rsidRDefault="00C938FD" w:rsidP="00F72A49">
      <w:pPr>
        <w:ind w:leftChars="187" w:left="418"/>
        <w:rPr>
          <w:rFonts w:ascii="微软雅黑" w:eastAsia="微软雅黑" w:hAnsi="微软雅黑"/>
          <w:color w:val="000000" w:themeColor="text1"/>
        </w:rPr>
      </w:pPr>
      <w:r w:rsidRPr="00C938FD">
        <w:rPr>
          <w:rFonts w:ascii="微软雅黑" w:eastAsia="微软雅黑" w:hAnsi="微软雅黑"/>
          <w:color w:val="000000" w:themeColor="text1"/>
        </w:rPr>
        <w:t>iii.</w:t>
      </w:r>
      <w:r>
        <w:rPr>
          <w:rFonts w:ascii="微软雅黑" w:eastAsia="微软雅黑" w:hAnsi="微软雅黑" w:hint="eastAsia"/>
          <w:color w:val="000000" w:themeColor="text1"/>
        </w:rPr>
        <w:t>【查看</w:t>
      </w:r>
      <w:r>
        <w:rPr>
          <w:rFonts w:ascii="微软雅黑" w:eastAsia="微软雅黑" w:hAnsi="微软雅黑"/>
          <w:color w:val="000000" w:themeColor="text1"/>
        </w:rPr>
        <w:t>更多</w:t>
      </w:r>
      <w:r>
        <w:rPr>
          <w:rFonts w:ascii="微软雅黑" w:eastAsia="微软雅黑" w:hAnsi="微软雅黑" w:hint="eastAsia"/>
          <w:color w:val="000000" w:themeColor="text1"/>
        </w:rPr>
        <w:t>支持</w:t>
      </w:r>
      <w:r>
        <w:rPr>
          <w:rFonts w:ascii="微软雅黑" w:eastAsia="微软雅黑" w:hAnsi="微软雅黑"/>
          <w:color w:val="000000" w:themeColor="text1"/>
        </w:rPr>
        <w:t>银行</w:t>
      </w:r>
      <w:r>
        <w:rPr>
          <w:rFonts w:ascii="微软雅黑" w:eastAsia="微软雅黑" w:hAnsi="微软雅黑" w:hint="eastAsia"/>
          <w:color w:val="000000" w:themeColor="text1"/>
        </w:rPr>
        <w:t>&gt;】点击</w:t>
      </w:r>
      <w:r>
        <w:rPr>
          <w:rFonts w:ascii="微软雅黑" w:eastAsia="微软雅黑" w:hAnsi="微软雅黑"/>
          <w:color w:val="000000" w:themeColor="text1"/>
        </w:rPr>
        <w:t>文字链接，转跳至支持银行列表页</w:t>
      </w:r>
      <w:r w:rsidR="006A6FBE">
        <w:rPr>
          <w:rFonts w:ascii="微软雅黑" w:eastAsia="微软雅黑" w:hAnsi="微软雅黑" w:hint="eastAsia"/>
          <w:color w:val="000000" w:themeColor="text1"/>
        </w:rPr>
        <w:t>（这个</w:t>
      </w:r>
      <w:r w:rsidR="006A6FBE">
        <w:rPr>
          <w:rFonts w:ascii="微软雅黑" w:eastAsia="微软雅黑" w:hAnsi="微软雅黑"/>
          <w:color w:val="000000" w:themeColor="text1"/>
        </w:rPr>
        <w:t>页面延用现在的页面</w:t>
      </w:r>
      <w:r w:rsidR="00770A70">
        <w:rPr>
          <w:rFonts w:ascii="微软雅黑" w:eastAsia="微软雅黑" w:hAnsi="微软雅黑" w:hint="eastAsia"/>
          <w:color w:val="000000" w:themeColor="text1"/>
        </w:rPr>
        <w:t>，</w:t>
      </w:r>
      <w:r w:rsidR="00770A70" w:rsidRPr="00770A70">
        <w:rPr>
          <w:rFonts w:ascii="微软雅黑" w:eastAsia="微软雅黑" w:hAnsi="微软雅黑"/>
          <w:color w:val="000000" w:themeColor="text1"/>
          <w:u w:val="single" w:color="548DD4" w:themeColor="text2" w:themeTint="99"/>
        </w:rPr>
        <w:t>银行信息和温馨提示</w:t>
      </w:r>
      <w:r w:rsidR="00770A70" w:rsidRPr="00770A70">
        <w:rPr>
          <w:rFonts w:ascii="微软雅黑" w:eastAsia="微软雅黑" w:hAnsi="微软雅黑" w:hint="eastAsia"/>
          <w:color w:val="000000" w:themeColor="text1"/>
          <w:u w:val="single" w:color="548DD4" w:themeColor="text2" w:themeTint="99"/>
        </w:rPr>
        <w:t>拉取</w:t>
      </w:r>
      <w:r w:rsidR="00770A70" w:rsidRPr="00770A70">
        <w:rPr>
          <w:rFonts w:ascii="微软雅黑" w:eastAsia="微软雅黑" w:hAnsi="微软雅黑"/>
          <w:color w:val="000000" w:themeColor="text1"/>
          <w:u w:val="single" w:color="548DD4" w:themeColor="text2" w:themeTint="99"/>
        </w:rPr>
        <w:t>新后台限额表配置</w:t>
      </w:r>
      <w:r w:rsidR="006A6FBE" w:rsidRPr="00770A70">
        <w:rPr>
          <w:rFonts w:ascii="微软雅黑" w:eastAsia="微软雅黑" w:hAnsi="微软雅黑" w:hint="eastAsia"/>
          <w:color w:val="000000" w:themeColor="text1"/>
          <w:u w:val="single" w:color="548DD4" w:themeColor="text2" w:themeTint="99"/>
        </w:rPr>
        <w:t>）</w:t>
      </w:r>
      <w:r w:rsidR="00770A70" w:rsidRPr="00770A70">
        <w:rPr>
          <w:rFonts w:ascii="微软雅黑" w:eastAsia="微软雅黑" w:hAnsi="微软雅黑" w:hint="eastAsia"/>
          <w:color w:val="548DD4" w:themeColor="text2" w:themeTint="99"/>
        </w:rPr>
        <w:t>（12.17补充）</w:t>
      </w:r>
      <w:r>
        <w:rPr>
          <w:rFonts w:ascii="微软雅黑" w:eastAsia="微软雅黑" w:hAnsi="微软雅黑"/>
          <w:color w:val="000000" w:themeColor="text1"/>
        </w:rPr>
        <w:t>。</w:t>
      </w:r>
    </w:p>
    <w:p w14:paraId="2FCF3922" w14:textId="77777777" w:rsidR="00FA1B29" w:rsidRPr="00FA1B29" w:rsidRDefault="00FA1B29" w:rsidP="00F72A49">
      <w:pPr>
        <w:ind w:leftChars="187" w:left="418"/>
        <w:rPr>
          <w:rFonts w:ascii="微软雅黑" w:eastAsia="微软雅黑" w:hAnsi="微软雅黑"/>
          <w:i/>
          <w:color w:val="000000" w:themeColor="text1"/>
          <w:u w:val="single"/>
        </w:rPr>
      </w:pPr>
      <w:r w:rsidRPr="00FA1B29">
        <w:rPr>
          <w:rFonts w:ascii="微软雅黑" w:eastAsia="微软雅黑" w:hAnsi="微软雅黑" w:hint="eastAsia"/>
          <w:i/>
          <w:color w:val="000000" w:themeColor="text1"/>
          <w:u w:val="single"/>
        </w:rPr>
        <w:t>开通</w:t>
      </w:r>
      <w:r w:rsidRPr="00FA1B29">
        <w:rPr>
          <w:rFonts w:ascii="微软雅黑" w:eastAsia="微软雅黑" w:hAnsi="微软雅黑"/>
          <w:i/>
          <w:color w:val="000000" w:themeColor="text1"/>
          <w:u w:val="single"/>
        </w:rPr>
        <w:t>成功提示页</w:t>
      </w:r>
    </w:p>
    <w:p w14:paraId="3BCFA89D" w14:textId="77777777" w:rsidR="00246153" w:rsidRPr="00246153" w:rsidRDefault="00B133BC" w:rsidP="00F72A49">
      <w:pPr>
        <w:ind w:firstLineChars="187" w:firstLine="418"/>
        <w:rPr>
          <w:rFonts w:ascii="微软雅黑" w:eastAsia="微软雅黑" w:hAnsi="微软雅黑"/>
        </w:rPr>
      </w:pPr>
      <w:r w:rsidRPr="00E77151">
        <w:rPr>
          <w:rFonts w:ascii="微软雅黑" w:eastAsia="微软雅黑" w:hAnsi="微软雅黑" w:hint="eastAsia"/>
        </w:rPr>
        <w:t>8</w:t>
      </w:r>
      <w:r w:rsidR="00686EF0">
        <w:rPr>
          <w:rFonts w:ascii="微软雅黑" w:eastAsia="微软雅黑" w:hAnsi="微软雅黑"/>
        </w:rPr>
        <w:t>.</w:t>
      </w:r>
      <w:r w:rsidR="00F72A49" w:rsidRPr="00246153">
        <w:rPr>
          <w:rFonts w:ascii="微软雅黑" w:eastAsia="微软雅黑" w:hAnsi="微软雅黑" w:hint="eastAsia"/>
        </w:rPr>
        <w:t xml:space="preserve"> </w:t>
      </w:r>
      <w:r w:rsidR="00246153" w:rsidRPr="00246153">
        <w:rPr>
          <w:rFonts w:ascii="微软雅黑" w:eastAsia="微软雅黑" w:hAnsi="微软雅黑" w:hint="eastAsia"/>
        </w:rPr>
        <w:t>文案</w:t>
      </w:r>
      <w:r w:rsidR="00246153" w:rsidRPr="00246153">
        <w:rPr>
          <w:rFonts w:ascii="微软雅黑" w:eastAsia="微软雅黑" w:hAnsi="微软雅黑"/>
        </w:rPr>
        <w:t>：</w:t>
      </w:r>
      <w:r w:rsidR="00246153" w:rsidRPr="004F0868">
        <w:rPr>
          <w:rFonts w:ascii="微软雅黑" w:eastAsia="微软雅黑" w:hAnsi="微软雅黑"/>
          <w:color w:val="948A54" w:themeColor="background2" w:themeShade="80"/>
        </w:rPr>
        <w:t>您已成功开通上海银行存管账户。</w:t>
      </w:r>
    </w:p>
    <w:p w14:paraId="28847204" w14:textId="77777777" w:rsidR="00F72A49" w:rsidRDefault="00246153" w:rsidP="00F72A49">
      <w:pPr>
        <w:ind w:firstLineChars="187" w:firstLine="418"/>
        <w:rPr>
          <w:rFonts w:ascii="微软雅黑" w:eastAsia="微软雅黑" w:hAnsi="微软雅黑"/>
        </w:rPr>
      </w:pPr>
      <w:r w:rsidRPr="00246153">
        <w:rPr>
          <w:rFonts w:ascii="微软雅黑" w:eastAsia="微软雅黑" w:hAnsi="微软雅黑"/>
        </w:rPr>
        <w:t>9.</w:t>
      </w:r>
      <w:r w:rsidR="00F72A49" w:rsidRPr="00246153">
        <w:rPr>
          <w:rFonts w:ascii="微软雅黑" w:eastAsia="微软雅黑" w:hAnsi="微软雅黑" w:hint="eastAsia"/>
        </w:rPr>
        <w:t>【返回</w:t>
      </w:r>
      <w:r w:rsidR="00F72A49" w:rsidRPr="00246153">
        <w:rPr>
          <w:rFonts w:ascii="微软雅黑" w:eastAsia="微软雅黑" w:hAnsi="微软雅黑"/>
        </w:rPr>
        <w:t>账户</w:t>
      </w:r>
      <w:r w:rsidR="00F72A49" w:rsidRPr="00246153">
        <w:rPr>
          <w:rFonts w:ascii="微软雅黑" w:eastAsia="微软雅黑" w:hAnsi="微软雅黑" w:hint="eastAsia"/>
        </w:rPr>
        <w:t>】按键：</w:t>
      </w:r>
      <w:r w:rsidR="00F72A49" w:rsidRPr="00686EF0">
        <w:rPr>
          <w:rFonts w:ascii="微软雅黑" w:eastAsia="微软雅黑" w:hAnsi="微软雅黑" w:hint="eastAsia"/>
        </w:rPr>
        <w:t>点击去往账户页</w:t>
      </w:r>
      <w:r w:rsidR="00F72A49">
        <w:rPr>
          <w:rFonts w:ascii="微软雅黑" w:eastAsia="微软雅黑" w:hAnsi="微软雅黑" w:hint="eastAsia"/>
        </w:rPr>
        <w:t>。</w:t>
      </w:r>
    </w:p>
    <w:p w14:paraId="7C16DB44" w14:textId="77777777" w:rsidR="00F72A49" w:rsidRDefault="00246153" w:rsidP="00F72A49">
      <w:pPr>
        <w:ind w:firstLineChars="187" w:firstLine="418"/>
        <w:rPr>
          <w:rFonts w:ascii="微软雅黑" w:eastAsia="微软雅黑" w:hAnsi="微软雅黑"/>
        </w:rPr>
      </w:pPr>
      <w:r>
        <w:rPr>
          <w:rFonts w:ascii="微软雅黑" w:eastAsia="微软雅黑" w:hAnsi="微软雅黑" w:hint="eastAsia"/>
        </w:rPr>
        <w:t>10</w:t>
      </w:r>
      <w:r w:rsidR="00163729">
        <w:rPr>
          <w:rFonts w:ascii="微软雅黑" w:eastAsia="微软雅黑" w:hAnsi="微软雅黑" w:hint="eastAsia"/>
        </w:rPr>
        <w:t>.</w:t>
      </w:r>
      <w:r w:rsidR="00F72A49">
        <w:rPr>
          <w:rFonts w:ascii="微软雅黑" w:eastAsia="微软雅黑" w:hAnsi="微软雅黑" w:hint="eastAsia"/>
        </w:rPr>
        <w:t>【前往</w:t>
      </w:r>
      <w:r w:rsidR="00F72A49">
        <w:rPr>
          <w:rFonts w:ascii="微软雅黑" w:eastAsia="微软雅黑" w:hAnsi="微软雅黑"/>
        </w:rPr>
        <w:t>充值</w:t>
      </w:r>
      <w:r w:rsidR="00F72A49">
        <w:rPr>
          <w:rFonts w:ascii="微软雅黑" w:eastAsia="微软雅黑" w:hAnsi="微软雅黑" w:hint="eastAsia"/>
        </w:rPr>
        <w:t>】按键</w:t>
      </w:r>
      <w:r w:rsidR="00F72A49">
        <w:rPr>
          <w:rFonts w:ascii="微软雅黑" w:eastAsia="微软雅黑" w:hAnsi="微软雅黑"/>
        </w:rPr>
        <w:t>：</w:t>
      </w:r>
      <w:r w:rsidR="00F72A49" w:rsidRPr="00686EF0">
        <w:rPr>
          <w:rFonts w:ascii="微软雅黑" w:eastAsia="微软雅黑" w:hAnsi="微软雅黑" w:hint="eastAsia"/>
        </w:rPr>
        <w:t>点击去往充值页</w:t>
      </w:r>
      <w:r w:rsidR="00F72A49">
        <w:rPr>
          <w:rFonts w:ascii="微软雅黑" w:eastAsia="微软雅黑" w:hAnsi="微软雅黑" w:hint="eastAsia"/>
        </w:rPr>
        <w:t>。</w:t>
      </w:r>
    </w:p>
    <w:p w14:paraId="13E6BB6A" w14:textId="77777777" w:rsidR="00163729" w:rsidRDefault="00246153" w:rsidP="00E62B8E">
      <w:pPr>
        <w:ind w:firstLineChars="187" w:firstLine="418"/>
        <w:rPr>
          <w:rFonts w:ascii="微软雅黑" w:eastAsia="微软雅黑" w:hAnsi="微软雅黑"/>
        </w:rPr>
      </w:pPr>
      <w:r>
        <w:rPr>
          <w:rFonts w:ascii="微软雅黑" w:eastAsia="微软雅黑" w:hAnsi="微软雅黑"/>
        </w:rPr>
        <w:t>11</w:t>
      </w:r>
      <w:r w:rsidR="00F72A49">
        <w:rPr>
          <w:rFonts w:ascii="微软雅黑" w:eastAsia="微软雅黑" w:hAnsi="微软雅黑"/>
        </w:rPr>
        <w:t>.</w:t>
      </w:r>
      <w:r w:rsidR="00163729">
        <w:rPr>
          <w:rFonts w:ascii="微软雅黑" w:eastAsia="微软雅黑" w:hAnsi="微软雅黑" w:hint="eastAsia"/>
        </w:rPr>
        <w:t>页头</w:t>
      </w:r>
      <w:r w:rsidR="00163729">
        <w:rPr>
          <w:rFonts w:ascii="微软雅黑" w:eastAsia="微软雅黑" w:hAnsi="微软雅黑"/>
        </w:rPr>
        <w:t>左边</w:t>
      </w:r>
      <w:r w:rsidR="00163729">
        <w:rPr>
          <w:rFonts w:ascii="微软雅黑" w:eastAsia="微软雅黑" w:hAnsi="微软雅黑" w:hint="eastAsia"/>
        </w:rPr>
        <w:t>按键</w:t>
      </w:r>
      <w:r w:rsidR="00163729">
        <w:rPr>
          <w:rFonts w:ascii="微软雅黑" w:eastAsia="微软雅黑" w:hAnsi="微软雅黑"/>
        </w:rPr>
        <w:t>为返回键</w:t>
      </w:r>
      <w:r w:rsidR="00163729">
        <w:rPr>
          <w:rFonts w:ascii="微软雅黑" w:eastAsia="微软雅黑" w:hAnsi="微软雅黑" w:hint="eastAsia"/>
        </w:rPr>
        <w:t>，</w:t>
      </w:r>
      <w:r w:rsidR="00163729">
        <w:rPr>
          <w:rFonts w:ascii="微软雅黑" w:eastAsia="微软雅黑" w:hAnsi="微软雅黑"/>
        </w:rPr>
        <w:t>点击返回上一页面。</w:t>
      </w:r>
    </w:p>
    <w:p w14:paraId="0051A452" w14:textId="11503025" w:rsidR="00510B9C" w:rsidRPr="00783221" w:rsidRDefault="00510B9C" w:rsidP="008C6D07">
      <w:pPr>
        <w:ind w:leftChars="150" w:left="336" w:firstLineChars="37" w:firstLine="83"/>
        <w:rPr>
          <w:rFonts w:ascii="微软雅黑" w:eastAsia="微软雅黑" w:hAnsi="微软雅黑"/>
        </w:rPr>
      </w:pPr>
      <w:r>
        <w:rPr>
          <w:rFonts w:ascii="微软雅黑" w:eastAsia="微软雅黑" w:hAnsi="微软雅黑" w:hint="eastAsia"/>
        </w:rPr>
        <w:t>12.</w:t>
      </w:r>
      <w:r w:rsidR="005623FC">
        <w:rPr>
          <w:rFonts w:ascii="微软雅黑" w:eastAsia="微软雅黑" w:hAnsi="微软雅黑" w:hint="eastAsia"/>
        </w:rPr>
        <w:t>邮箱</w:t>
      </w:r>
      <w:r w:rsidR="005623FC">
        <w:rPr>
          <w:rFonts w:ascii="微软雅黑" w:eastAsia="微软雅黑" w:hAnsi="微软雅黑"/>
        </w:rPr>
        <w:t>注册用户开通存管，拦截</w:t>
      </w:r>
      <w:r w:rsidR="005623FC">
        <w:rPr>
          <w:rFonts w:ascii="微软雅黑" w:eastAsia="微软雅黑" w:hAnsi="微软雅黑" w:hint="eastAsia"/>
        </w:rPr>
        <w:t>弹框</w:t>
      </w:r>
      <w:r w:rsidR="005623FC">
        <w:rPr>
          <w:rFonts w:ascii="微软雅黑" w:eastAsia="微软雅黑" w:hAnsi="微软雅黑"/>
        </w:rPr>
        <w:t>：</w:t>
      </w:r>
      <w:r w:rsidR="005623FC">
        <w:rPr>
          <w:rFonts w:ascii="微软雅黑" w:eastAsia="微软雅黑" w:hAnsi="微软雅黑" w:hint="eastAsia"/>
        </w:rPr>
        <w:t>请</w:t>
      </w:r>
      <w:r w:rsidR="005623FC">
        <w:rPr>
          <w:rFonts w:ascii="微软雅黑" w:eastAsia="微软雅黑" w:hAnsi="微软雅黑"/>
        </w:rPr>
        <w:t>绑定手机号</w:t>
      </w:r>
      <w:r w:rsidR="005623FC">
        <w:rPr>
          <w:rFonts w:ascii="微软雅黑" w:eastAsia="微软雅黑" w:hAnsi="微软雅黑" w:hint="eastAsia"/>
        </w:rPr>
        <w:t>再</w:t>
      </w:r>
      <w:r w:rsidR="005623FC">
        <w:rPr>
          <w:rFonts w:ascii="微软雅黑" w:eastAsia="微软雅黑" w:hAnsi="微软雅黑"/>
        </w:rPr>
        <w:t>开通银行存管账户</w:t>
      </w:r>
      <w:r w:rsidR="005623FC">
        <w:rPr>
          <w:rFonts w:ascii="微软雅黑" w:eastAsia="微软雅黑" w:hAnsi="微软雅黑" w:hint="eastAsia"/>
        </w:rPr>
        <w:t xml:space="preserve"> 选项</w:t>
      </w:r>
      <w:r w:rsidR="008C6D07">
        <w:rPr>
          <w:rFonts w:ascii="微软雅黑" w:eastAsia="微软雅黑" w:hAnsi="微软雅黑"/>
        </w:rPr>
        <w:t>：</w:t>
      </w:r>
      <w:r w:rsidR="008C6D07">
        <w:rPr>
          <w:rFonts w:ascii="微软雅黑" w:eastAsia="微软雅黑" w:hAnsi="微软雅黑" w:hint="eastAsia"/>
        </w:rPr>
        <w:t>去绑定</w:t>
      </w:r>
      <w:r w:rsidR="005623FC">
        <w:rPr>
          <w:rFonts w:ascii="微软雅黑" w:eastAsia="微软雅黑" w:hAnsi="微软雅黑"/>
        </w:rPr>
        <w:t>。点击【</w:t>
      </w:r>
      <w:r w:rsidR="008C6D07">
        <w:rPr>
          <w:rFonts w:ascii="微软雅黑" w:eastAsia="微软雅黑" w:hAnsi="微软雅黑" w:hint="eastAsia"/>
        </w:rPr>
        <w:t>去绑定</w:t>
      </w:r>
      <w:r w:rsidR="005623FC">
        <w:rPr>
          <w:rFonts w:ascii="微软雅黑" w:eastAsia="微软雅黑" w:hAnsi="微软雅黑"/>
        </w:rPr>
        <w:t>】</w:t>
      </w:r>
      <w:r w:rsidR="008C6D07">
        <w:rPr>
          <w:rFonts w:ascii="微软雅黑" w:eastAsia="微软雅黑" w:hAnsi="微软雅黑" w:hint="eastAsia"/>
        </w:rPr>
        <w:t>前往绑定</w:t>
      </w:r>
      <w:r w:rsidR="008C6D07">
        <w:rPr>
          <w:rFonts w:ascii="微软雅黑" w:eastAsia="微软雅黑" w:hAnsi="微软雅黑"/>
        </w:rPr>
        <w:t>平台手机号（</w:t>
      </w:r>
      <w:r w:rsidR="008C6D07">
        <w:rPr>
          <w:rFonts w:ascii="微软雅黑" w:eastAsia="微软雅黑" w:hAnsi="微软雅黑" w:hint="eastAsia"/>
        </w:rPr>
        <w:t>这个</w:t>
      </w:r>
      <w:r w:rsidR="008C6D07">
        <w:rPr>
          <w:rFonts w:ascii="微软雅黑" w:eastAsia="微软雅黑" w:hAnsi="微软雅黑"/>
        </w:rPr>
        <w:t>页面在账户设置页，三期上）</w:t>
      </w:r>
      <w:r w:rsidR="005623FC">
        <w:rPr>
          <w:rFonts w:ascii="微软雅黑" w:eastAsia="微软雅黑" w:hAnsi="微软雅黑"/>
        </w:rPr>
        <w:t>。</w:t>
      </w:r>
      <w:r w:rsidR="005623FC" w:rsidRPr="005623FC">
        <w:rPr>
          <w:rFonts w:ascii="微软雅黑" w:eastAsia="微软雅黑" w:hAnsi="微软雅黑"/>
          <w:color w:val="548DD4" w:themeColor="text2" w:themeTint="99"/>
        </w:rPr>
        <w:t>（</w:t>
      </w:r>
      <w:r w:rsidR="005623FC" w:rsidRPr="005623FC">
        <w:rPr>
          <w:rFonts w:ascii="微软雅黑" w:eastAsia="微软雅黑" w:hAnsi="微软雅黑" w:hint="eastAsia"/>
          <w:color w:val="548DD4" w:themeColor="text2" w:themeTint="99"/>
        </w:rPr>
        <w:t>12.18补充</w:t>
      </w:r>
      <w:r w:rsidR="005623FC" w:rsidRPr="005623FC">
        <w:rPr>
          <w:rFonts w:ascii="微软雅黑" w:eastAsia="微软雅黑" w:hAnsi="微软雅黑"/>
          <w:color w:val="548DD4" w:themeColor="text2" w:themeTint="99"/>
        </w:rPr>
        <w:t>）</w:t>
      </w:r>
    </w:p>
    <w:p w14:paraId="15B080CA" w14:textId="03372987" w:rsidR="00225145" w:rsidRDefault="0029436E" w:rsidP="0029436E">
      <w:pPr>
        <w:pStyle w:val="2"/>
        <w:rPr>
          <w:rFonts w:ascii="微软雅黑" w:eastAsia="微软雅黑" w:hAnsi="微软雅黑"/>
          <w:color w:val="1F497D" w:themeColor="text2"/>
        </w:rPr>
      </w:pPr>
      <w:bookmarkStart w:id="15" w:name="_Toc532894918"/>
      <w:r>
        <w:rPr>
          <w:rFonts w:ascii="微软雅黑" w:eastAsia="微软雅黑" w:hAnsi="微软雅黑" w:hint="eastAsia"/>
          <w:color w:val="1F497D" w:themeColor="text2"/>
        </w:rPr>
        <w:lastRenderedPageBreak/>
        <w:t>3.2</w:t>
      </w:r>
      <w:r w:rsidR="00686EF0">
        <w:rPr>
          <w:rFonts w:ascii="微软雅黑" w:eastAsia="微软雅黑" w:hAnsi="微软雅黑" w:hint="eastAsia"/>
          <w:color w:val="1F497D" w:themeColor="text2"/>
        </w:rPr>
        <w:t>风险测评</w:t>
      </w:r>
      <w:r w:rsidR="00686EF0">
        <w:rPr>
          <w:rFonts w:ascii="微软雅黑" w:eastAsia="微软雅黑" w:hAnsi="微软雅黑"/>
          <w:color w:val="1F497D" w:themeColor="text2"/>
        </w:rPr>
        <w:t>-结果页</w:t>
      </w:r>
      <w:bookmarkEnd w:id="15"/>
    </w:p>
    <w:p w14:paraId="49E017C7" w14:textId="6CE527F6" w:rsidR="00BF598F" w:rsidRPr="00BF598F" w:rsidRDefault="00BF598F" w:rsidP="00BF598F">
      <w:r>
        <w:rPr>
          <w:noProof/>
        </w:rPr>
        <w:drawing>
          <wp:inline distT="0" distB="0" distL="0" distR="0" wp14:anchorId="2E3AF4B7" wp14:editId="5452BB84">
            <wp:extent cx="5400040" cy="40906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90670"/>
                    </a:xfrm>
                    <a:prstGeom prst="rect">
                      <a:avLst/>
                    </a:prstGeom>
                  </pic:spPr>
                </pic:pic>
              </a:graphicData>
            </a:graphic>
          </wp:inline>
        </w:drawing>
      </w:r>
    </w:p>
    <w:p w14:paraId="2F499076" w14:textId="77777777" w:rsidR="007B06D3" w:rsidRDefault="007B06D3" w:rsidP="00B97F4A">
      <w:pPr>
        <w:pStyle w:val="ae"/>
        <w:numPr>
          <w:ilvl w:val="0"/>
          <w:numId w:val="3"/>
        </w:numPr>
        <w:ind w:firstLineChars="0"/>
        <w:rPr>
          <w:rFonts w:ascii="微软雅黑" w:eastAsia="微软雅黑" w:hAnsi="微软雅黑"/>
        </w:rPr>
      </w:pPr>
      <w:r>
        <w:rPr>
          <w:rFonts w:ascii="微软雅黑" w:eastAsia="微软雅黑" w:hAnsi="微软雅黑" w:hint="eastAsia"/>
        </w:rPr>
        <w:t>用户</w:t>
      </w:r>
      <w:r>
        <w:rPr>
          <w:rFonts w:ascii="微软雅黑" w:eastAsia="微软雅黑" w:hAnsi="微软雅黑"/>
        </w:rPr>
        <w:t>场景</w:t>
      </w:r>
    </w:p>
    <w:p w14:paraId="3437D8DB" w14:textId="77777777" w:rsidR="007B06D3" w:rsidRDefault="007B06D3" w:rsidP="007B06D3">
      <w:pPr>
        <w:pStyle w:val="ae"/>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通过</w:t>
      </w:r>
      <w:r w:rsidR="00D16769">
        <w:rPr>
          <w:rFonts w:ascii="微软雅黑" w:eastAsia="微软雅黑" w:hAnsi="微软雅黑" w:hint="eastAsia"/>
        </w:rPr>
        <w:t>账户页中“风险测评”</w:t>
      </w:r>
      <w:r>
        <w:rPr>
          <w:rFonts w:ascii="微软雅黑" w:eastAsia="微软雅黑" w:hAnsi="微软雅黑" w:hint="eastAsia"/>
        </w:rPr>
        <w:t>或</w:t>
      </w:r>
      <w:r w:rsidR="00D16769">
        <w:rPr>
          <w:rFonts w:ascii="微软雅黑" w:eastAsia="微软雅黑" w:hAnsi="微软雅黑" w:hint="eastAsia"/>
        </w:rPr>
        <w:t>购买</w:t>
      </w:r>
      <w:r w:rsidR="00D16769">
        <w:rPr>
          <w:rFonts w:ascii="微软雅黑" w:eastAsia="微软雅黑" w:hAnsi="微软雅黑"/>
        </w:rPr>
        <w:t>标的时的</w:t>
      </w:r>
      <w:proofErr w:type="gramStart"/>
      <w:r w:rsidR="00D16769">
        <w:rPr>
          <w:rFonts w:ascii="微软雅黑" w:eastAsia="微软雅黑" w:hAnsi="微软雅黑"/>
        </w:rPr>
        <w:t>提示</w:t>
      </w:r>
      <w:r>
        <w:rPr>
          <w:rFonts w:ascii="微软雅黑" w:eastAsia="微软雅黑" w:hAnsi="微软雅黑" w:hint="eastAsia"/>
        </w:rPr>
        <w:t>弹窗进入</w:t>
      </w:r>
      <w:proofErr w:type="gramEnd"/>
      <w:r>
        <w:rPr>
          <w:rFonts w:ascii="微软雅黑" w:eastAsia="微软雅黑" w:hAnsi="微软雅黑"/>
        </w:rPr>
        <w:t>此页面。</w:t>
      </w:r>
    </w:p>
    <w:p w14:paraId="5D87292A" w14:textId="77777777" w:rsidR="007B06D3" w:rsidRDefault="007B06D3" w:rsidP="00B97F4A">
      <w:pPr>
        <w:pStyle w:val="ae"/>
        <w:numPr>
          <w:ilvl w:val="0"/>
          <w:numId w:val="3"/>
        </w:numPr>
        <w:ind w:firstLineChars="0"/>
        <w:rPr>
          <w:rFonts w:ascii="微软雅黑" w:eastAsia="微软雅黑" w:hAnsi="微软雅黑"/>
        </w:rPr>
      </w:pPr>
      <w:r>
        <w:rPr>
          <w:rFonts w:ascii="微软雅黑" w:eastAsia="微软雅黑" w:hAnsi="微软雅黑" w:hint="eastAsia"/>
        </w:rPr>
        <w:t>输入/前置</w:t>
      </w:r>
      <w:r>
        <w:rPr>
          <w:rFonts w:ascii="微软雅黑" w:eastAsia="微软雅黑" w:hAnsi="微软雅黑"/>
        </w:rPr>
        <w:t>条件</w:t>
      </w:r>
    </w:p>
    <w:p w14:paraId="254327C5" w14:textId="77777777" w:rsidR="005A2BDC" w:rsidRPr="00115B8E" w:rsidRDefault="007B06D3" w:rsidP="00115B8E">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p>
    <w:p w14:paraId="1C597F8B" w14:textId="77777777" w:rsidR="0082732D" w:rsidRDefault="0082732D" w:rsidP="00B97F4A">
      <w:pPr>
        <w:pStyle w:val="ae"/>
        <w:numPr>
          <w:ilvl w:val="0"/>
          <w:numId w:val="3"/>
        </w:numPr>
        <w:ind w:firstLineChars="0"/>
        <w:rPr>
          <w:rFonts w:ascii="微软雅黑" w:eastAsia="微软雅黑" w:hAnsi="微软雅黑"/>
        </w:rPr>
      </w:pPr>
      <w:r>
        <w:rPr>
          <w:rFonts w:ascii="微软雅黑" w:eastAsia="微软雅黑" w:hAnsi="微软雅黑" w:hint="eastAsia"/>
        </w:rPr>
        <w:t>功能描述</w:t>
      </w:r>
    </w:p>
    <w:p w14:paraId="307EBC35" w14:textId="663DC176" w:rsidR="00D16769" w:rsidRPr="008F6944" w:rsidRDefault="008F6944" w:rsidP="008F6944">
      <w:pPr>
        <w:pStyle w:val="ae"/>
        <w:ind w:left="420" w:firstLineChars="0" w:firstLine="0"/>
        <w:rPr>
          <w:rFonts w:ascii="微软雅黑" w:eastAsia="微软雅黑" w:hAnsi="微软雅黑"/>
        </w:rPr>
      </w:pPr>
      <w:r w:rsidRPr="008F6944">
        <w:rPr>
          <w:rFonts w:ascii="微软雅黑" w:eastAsia="微软雅黑" w:hAnsi="微软雅黑" w:hint="eastAsia"/>
        </w:rPr>
        <w:t>基于</w:t>
      </w:r>
      <w:hyperlink r:id="rId16" w:history="1">
        <w:r w:rsidRPr="00BF598F">
          <w:rPr>
            <w:rStyle w:val="ac"/>
            <w:rFonts w:ascii="微软雅黑" w:eastAsia="微软雅黑" w:hAnsi="微软雅黑"/>
          </w:rPr>
          <w:t>platform-2107</w:t>
        </w:r>
      </w:hyperlink>
      <w:r w:rsidRPr="008F6944">
        <w:rPr>
          <w:rFonts w:ascii="微软雅黑" w:eastAsia="微软雅黑" w:hAnsi="微软雅黑" w:hint="eastAsia"/>
        </w:rPr>
        <w:t>对</w:t>
      </w:r>
      <w:r w:rsidRPr="008F6944">
        <w:rPr>
          <w:rFonts w:ascii="微软雅黑" w:eastAsia="微软雅黑" w:hAnsi="微软雅黑"/>
        </w:rPr>
        <w:t>保守型结果文案作了优化</w:t>
      </w:r>
      <w:r w:rsidRPr="008F6944">
        <w:rPr>
          <w:rFonts w:ascii="微软雅黑" w:eastAsia="微软雅黑" w:hAnsi="微软雅黑" w:hint="eastAsia"/>
        </w:rPr>
        <w:t>；</w:t>
      </w:r>
      <w:r w:rsidRPr="008F6944">
        <w:rPr>
          <w:rFonts w:ascii="微软雅黑" w:eastAsia="微软雅黑" w:hAnsi="微软雅黑"/>
        </w:rPr>
        <w:t>其他类型</w:t>
      </w:r>
      <w:r w:rsidRPr="008F6944">
        <w:rPr>
          <w:rFonts w:ascii="微软雅黑" w:eastAsia="微软雅黑" w:hAnsi="微软雅黑" w:hint="eastAsia"/>
        </w:rPr>
        <w:t>结果</w:t>
      </w:r>
      <w:proofErr w:type="gramStart"/>
      <w:r w:rsidRPr="008F6944">
        <w:rPr>
          <w:rFonts w:ascii="微软雅黑" w:eastAsia="微软雅黑" w:hAnsi="微软雅黑" w:hint="eastAsia"/>
        </w:rPr>
        <w:t>页</w:t>
      </w:r>
      <w:r w:rsidRPr="008F6944">
        <w:rPr>
          <w:rFonts w:ascii="微软雅黑" w:eastAsia="微软雅黑" w:hAnsi="微软雅黑"/>
        </w:rPr>
        <w:t>增加</w:t>
      </w:r>
      <w:proofErr w:type="gramEnd"/>
      <w:r w:rsidRPr="008F6944">
        <w:rPr>
          <w:rFonts w:ascii="微软雅黑" w:eastAsia="微软雅黑" w:hAnsi="微软雅黑"/>
        </w:rPr>
        <w:t>【</w:t>
      </w:r>
      <w:r w:rsidRPr="008F6944">
        <w:rPr>
          <w:rFonts w:ascii="微软雅黑" w:eastAsia="微软雅黑" w:hAnsi="微软雅黑" w:hint="eastAsia"/>
        </w:rPr>
        <w:t>前往</w:t>
      </w:r>
      <w:r w:rsidRPr="008F6944">
        <w:rPr>
          <w:rFonts w:ascii="微软雅黑" w:eastAsia="微软雅黑" w:hAnsi="微软雅黑"/>
        </w:rPr>
        <w:t>出借】</w:t>
      </w:r>
      <w:r w:rsidRPr="008F6944">
        <w:rPr>
          <w:rFonts w:ascii="微软雅黑" w:eastAsia="微软雅黑" w:hAnsi="微软雅黑" w:hint="eastAsia"/>
        </w:rPr>
        <w:t>转跳</w:t>
      </w:r>
      <w:r w:rsidRPr="008F6944">
        <w:rPr>
          <w:rFonts w:ascii="微软雅黑" w:eastAsia="微软雅黑" w:hAnsi="微软雅黑"/>
        </w:rPr>
        <w:t>。</w:t>
      </w:r>
    </w:p>
    <w:p w14:paraId="09070663" w14:textId="77777777" w:rsidR="00E15725" w:rsidRDefault="00E15725" w:rsidP="00B97F4A">
      <w:pPr>
        <w:pStyle w:val="ae"/>
        <w:numPr>
          <w:ilvl w:val="0"/>
          <w:numId w:val="3"/>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14:paraId="6D8CC23A" w14:textId="6A33B19E" w:rsidR="00302634" w:rsidRDefault="00302634" w:rsidP="00A96863">
      <w:pPr>
        <w:rPr>
          <w:noProof/>
        </w:rPr>
      </w:pPr>
    </w:p>
    <w:p w14:paraId="4C042919" w14:textId="25C5D5BD" w:rsidR="006C0177" w:rsidRPr="006C0177" w:rsidRDefault="006C0177" w:rsidP="00A96863">
      <w:pPr>
        <w:rPr>
          <w:rFonts w:ascii="微软雅黑" w:eastAsia="微软雅黑" w:hAnsi="微软雅黑"/>
          <w:i/>
          <w:noProof/>
          <w:u w:val="single"/>
        </w:rPr>
      </w:pPr>
      <w:r w:rsidRPr="006C0177">
        <w:rPr>
          <w:rFonts w:ascii="微软雅黑" w:eastAsia="微软雅黑" w:hAnsi="微软雅黑" w:hint="eastAsia"/>
          <w:i/>
          <w:noProof/>
          <w:u w:val="single"/>
        </w:rPr>
        <w:lastRenderedPageBreak/>
        <w:t>结果</w:t>
      </w:r>
      <w:r w:rsidRPr="006C0177">
        <w:rPr>
          <w:rFonts w:ascii="微软雅黑" w:eastAsia="微软雅黑" w:hAnsi="微软雅黑"/>
          <w:i/>
          <w:noProof/>
          <w:u w:val="single"/>
        </w:rPr>
        <w:t>为</w:t>
      </w:r>
      <w:r w:rsidR="00DA3805">
        <w:rPr>
          <w:rFonts w:ascii="微软雅黑" w:eastAsia="微软雅黑" w:hAnsi="微软雅黑" w:hint="eastAsia"/>
          <w:i/>
          <w:noProof/>
          <w:u w:val="single"/>
        </w:rPr>
        <w:t>21分</w:t>
      </w:r>
      <w:r w:rsidRPr="006C0177">
        <w:rPr>
          <w:rFonts w:ascii="微软雅黑" w:eastAsia="微软雅黑" w:hAnsi="微软雅黑" w:hint="eastAsia"/>
          <w:i/>
          <w:noProof/>
          <w:u w:val="single"/>
        </w:rPr>
        <w:t>保守型情况</w:t>
      </w:r>
    </w:p>
    <w:p w14:paraId="56A99200" w14:textId="77777777" w:rsidR="006C0177" w:rsidRPr="006C0177" w:rsidRDefault="006C0177" w:rsidP="00A96863">
      <w:pPr>
        <w:rPr>
          <w:rFonts w:ascii="微软雅黑" w:eastAsia="微软雅黑" w:hAnsi="微软雅黑"/>
          <w:noProof/>
        </w:rPr>
      </w:pPr>
      <w:r w:rsidRPr="006C0177">
        <w:rPr>
          <w:rFonts w:ascii="微软雅黑" w:eastAsia="微软雅黑" w:hAnsi="微软雅黑" w:hint="eastAsia"/>
          <w:noProof/>
        </w:rPr>
        <w:t>1.</w:t>
      </w:r>
      <w:r>
        <w:rPr>
          <w:rFonts w:ascii="微软雅黑" w:eastAsia="微软雅黑" w:hAnsi="微软雅黑" w:hint="eastAsia"/>
          <w:noProof/>
        </w:rPr>
        <w:t>【风险</w:t>
      </w:r>
      <w:r>
        <w:rPr>
          <w:rFonts w:ascii="微软雅黑" w:eastAsia="微软雅黑" w:hAnsi="微软雅黑"/>
          <w:noProof/>
        </w:rPr>
        <w:t>揭示书</w:t>
      </w:r>
      <w:r>
        <w:rPr>
          <w:rFonts w:ascii="微软雅黑" w:eastAsia="微软雅黑" w:hAnsi="微软雅黑" w:hint="eastAsia"/>
          <w:noProof/>
        </w:rPr>
        <w:t>】：</w:t>
      </w:r>
      <w:r>
        <w:rPr>
          <w:rFonts w:ascii="微软雅黑" w:eastAsia="微软雅黑" w:hAnsi="微软雅黑"/>
          <w:noProof/>
        </w:rPr>
        <w:t>点击可查看风险揭示书</w:t>
      </w:r>
      <w:r w:rsidR="008B393A">
        <w:rPr>
          <w:rFonts w:ascii="微软雅黑" w:eastAsia="微软雅黑" w:hAnsi="微软雅黑" w:hint="eastAsia"/>
          <w:noProof/>
        </w:rPr>
        <w:t>（延用</w:t>
      </w:r>
      <w:r w:rsidR="008B393A">
        <w:rPr>
          <w:rFonts w:ascii="微软雅黑" w:eastAsia="微软雅黑" w:hAnsi="微软雅黑"/>
          <w:noProof/>
        </w:rPr>
        <w:t>现在内容</w:t>
      </w:r>
      <w:r w:rsidR="008B393A">
        <w:rPr>
          <w:rFonts w:ascii="微软雅黑" w:eastAsia="微软雅黑" w:hAnsi="微软雅黑" w:hint="eastAsia"/>
          <w:noProof/>
        </w:rPr>
        <w:t>）</w:t>
      </w:r>
      <w:r>
        <w:rPr>
          <w:rFonts w:ascii="微软雅黑" w:eastAsia="微软雅黑" w:hAnsi="微软雅黑"/>
          <w:noProof/>
        </w:rPr>
        <w:t>。</w:t>
      </w:r>
    </w:p>
    <w:p w14:paraId="4252F5BF" w14:textId="77777777" w:rsidR="006C0177" w:rsidRDefault="006C0177" w:rsidP="00A96863">
      <w:pPr>
        <w:rPr>
          <w:rFonts w:ascii="微软雅黑" w:eastAsia="微软雅黑" w:hAnsi="微软雅黑"/>
          <w:noProof/>
        </w:rPr>
      </w:pPr>
      <w:r w:rsidRPr="006C0177">
        <w:rPr>
          <w:rFonts w:ascii="微软雅黑" w:eastAsia="微软雅黑" w:hAnsi="微软雅黑"/>
          <w:noProof/>
        </w:rPr>
        <w:t xml:space="preserve">2. </w:t>
      </w:r>
      <w:r w:rsidRPr="006C0177">
        <w:rPr>
          <w:rFonts w:ascii="微软雅黑" w:eastAsia="微软雅黑" w:hAnsi="微软雅黑" w:hint="eastAsia"/>
          <w:noProof/>
        </w:rPr>
        <w:t>文案</w:t>
      </w:r>
      <w:r w:rsidRPr="006C0177">
        <w:rPr>
          <w:rFonts w:ascii="微软雅黑" w:eastAsia="微软雅黑" w:hAnsi="微软雅黑"/>
          <w:noProof/>
        </w:rPr>
        <w:t>内容</w:t>
      </w:r>
      <w:r w:rsidR="00D16769">
        <w:rPr>
          <w:rFonts w:ascii="微软雅黑" w:eastAsia="微软雅黑" w:hAnsi="微软雅黑" w:hint="eastAsia"/>
          <w:noProof/>
        </w:rPr>
        <w:t>包含</w:t>
      </w:r>
      <w:r w:rsidR="00D16769">
        <w:rPr>
          <w:rFonts w:ascii="微软雅黑" w:eastAsia="微软雅黑" w:hAnsi="微软雅黑"/>
          <w:noProof/>
        </w:rPr>
        <w:t>：</w:t>
      </w:r>
    </w:p>
    <w:p w14:paraId="03AA81DF" w14:textId="77777777" w:rsidR="00D16769" w:rsidRDefault="00D16769" w:rsidP="00A96863">
      <w:pPr>
        <w:rPr>
          <w:rFonts w:ascii="微软雅黑" w:eastAsia="微软雅黑" w:hAnsi="微软雅黑"/>
          <w:noProof/>
        </w:rPr>
      </w:pPr>
      <w:r>
        <w:rPr>
          <w:rFonts w:ascii="微软雅黑" w:eastAsia="微软雅黑" w:hAnsi="微软雅黑" w:hint="eastAsia"/>
          <w:noProof/>
        </w:rPr>
        <w:t>①测试结果</w:t>
      </w:r>
      <w:r>
        <w:rPr>
          <w:rFonts w:ascii="微软雅黑" w:eastAsia="微软雅黑" w:hAnsi="微软雅黑"/>
          <w:noProof/>
        </w:rPr>
        <w:t>（</w:t>
      </w:r>
      <w:r w:rsidR="008B393A">
        <w:rPr>
          <w:rFonts w:ascii="微软雅黑" w:eastAsia="微软雅黑" w:hAnsi="微软雅黑" w:hint="eastAsia"/>
          <w:noProof/>
        </w:rPr>
        <w:t>保守型</w:t>
      </w:r>
      <w:r>
        <w:rPr>
          <w:rFonts w:ascii="微软雅黑" w:eastAsia="微软雅黑" w:hAnsi="微软雅黑"/>
          <w:noProof/>
        </w:rPr>
        <w:t>）</w:t>
      </w:r>
      <w:r w:rsidR="008F6944">
        <w:rPr>
          <w:rFonts w:ascii="微软雅黑" w:eastAsia="微软雅黑" w:hAnsi="微软雅黑" w:hint="eastAsia"/>
          <w:noProof/>
        </w:rPr>
        <w:t>；</w:t>
      </w:r>
    </w:p>
    <w:p w14:paraId="3F45078D" w14:textId="77777777" w:rsidR="00D16769" w:rsidRDefault="00D16769" w:rsidP="00A96863">
      <w:pPr>
        <w:rPr>
          <w:rFonts w:ascii="微软雅黑" w:eastAsia="微软雅黑" w:hAnsi="微软雅黑"/>
          <w:noProof/>
        </w:rPr>
      </w:pPr>
      <w:r>
        <w:rPr>
          <w:rFonts w:ascii="微软雅黑" w:eastAsia="微软雅黑" w:hAnsi="微软雅黑"/>
          <w:noProof/>
        </w:rPr>
        <w:t>②</w:t>
      </w:r>
      <w:r>
        <w:rPr>
          <w:rFonts w:ascii="微软雅黑" w:eastAsia="微软雅黑" w:hAnsi="微软雅黑" w:hint="eastAsia"/>
          <w:noProof/>
        </w:rPr>
        <w:t>测评时间yyyy</w:t>
      </w:r>
      <w:r>
        <w:rPr>
          <w:rFonts w:ascii="微软雅黑" w:eastAsia="微软雅黑" w:hAnsi="微软雅黑"/>
          <w:noProof/>
        </w:rPr>
        <w:t>-mm-dd</w:t>
      </w:r>
      <w:r w:rsidR="008F6944">
        <w:rPr>
          <w:rFonts w:ascii="微软雅黑" w:eastAsia="微软雅黑" w:hAnsi="微软雅黑" w:hint="eastAsia"/>
          <w:noProof/>
        </w:rPr>
        <w:t>；</w:t>
      </w:r>
    </w:p>
    <w:p w14:paraId="563F8742" w14:textId="1E1751A0" w:rsidR="00163729" w:rsidRPr="00A6322D" w:rsidRDefault="00D16769" w:rsidP="00A96863">
      <w:pPr>
        <w:rPr>
          <w:rFonts w:ascii="微软雅黑" w:eastAsia="微软雅黑" w:hAnsi="微软雅黑"/>
          <w:noProof/>
          <w:color w:val="548DD4" w:themeColor="text2" w:themeTint="99"/>
        </w:rPr>
      </w:pPr>
      <w:r>
        <w:rPr>
          <w:rFonts w:ascii="微软雅黑" w:eastAsia="微软雅黑" w:hAnsi="微软雅黑" w:hint="eastAsia"/>
          <w:noProof/>
        </w:rPr>
        <w:t>③说明</w:t>
      </w:r>
      <w:r>
        <w:rPr>
          <w:rFonts w:ascii="微软雅黑" w:eastAsia="微软雅黑" w:hAnsi="微软雅黑"/>
          <w:noProof/>
        </w:rPr>
        <w:t>文案：</w:t>
      </w:r>
      <w:r w:rsidR="00A6322D" w:rsidRPr="00A6322D">
        <w:rPr>
          <w:rFonts w:ascii="微软雅黑" w:eastAsia="微软雅黑" w:hAnsi="微软雅黑" w:hint="eastAsia"/>
          <w:noProof/>
          <w:color w:val="948A54" w:themeColor="background2" w:themeShade="80"/>
        </w:rPr>
        <w:t>您当前的风险等级暂不能出借自动投标服务</w:t>
      </w:r>
      <w:r w:rsidRPr="0094112B">
        <w:rPr>
          <w:rFonts w:ascii="微软雅黑" w:eastAsia="微软雅黑" w:hAnsi="微软雅黑" w:hint="eastAsia"/>
          <w:noProof/>
          <w:color w:val="948A54" w:themeColor="background2" w:themeShade="80"/>
        </w:rPr>
        <w:t>。</w:t>
      </w:r>
      <w:r w:rsidR="00A6322D" w:rsidRPr="00A6322D">
        <w:rPr>
          <w:rFonts w:ascii="微软雅黑" w:eastAsia="微软雅黑" w:hAnsi="微软雅黑" w:hint="eastAsia"/>
          <w:noProof/>
          <w:color w:val="548DD4" w:themeColor="text2" w:themeTint="99"/>
        </w:rPr>
        <w:t>（12.18修改）</w:t>
      </w:r>
    </w:p>
    <w:p w14:paraId="5E34E36A" w14:textId="77777777" w:rsidR="00D16769" w:rsidRPr="0094112B" w:rsidRDefault="00163729" w:rsidP="00A96863">
      <w:pPr>
        <w:rPr>
          <w:rFonts w:ascii="微软雅黑" w:eastAsia="微软雅黑" w:hAnsi="微软雅黑"/>
          <w:noProof/>
          <w:color w:val="948A54" w:themeColor="background2" w:themeShade="80"/>
        </w:rPr>
      </w:pPr>
      <w:r>
        <w:rPr>
          <w:rFonts w:ascii="微软雅黑" w:eastAsia="微软雅黑" w:hAnsi="微软雅黑" w:hint="eastAsia"/>
          <w:noProof/>
        </w:rPr>
        <w:t>④</w:t>
      </w:r>
      <w:r>
        <w:rPr>
          <w:rFonts w:ascii="微软雅黑" w:eastAsia="微软雅黑" w:hAnsi="微软雅黑"/>
          <w:noProof/>
        </w:rPr>
        <w:t>测评次数</w:t>
      </w:r>
      <w:r>
        <w:rPr>
          <w:rFonts w:ascii="微软雅黑" w:eastAsia="微软雅黑" w:hAnsi="微软雅黑" w:hint="eastAsia"/>
          <w:noProof/>
        </w:rPr>
        <w:t>说明</w:t>
      </w:r>
      <w:r>
        <w:rPr>
          <w:rFonts w:ascii="微软雅黑" w:eastAsia="微软雅黑" w:hAnsi="微软雅黑"/>
          <w:noProof/>
        </w:rPr>
        <w:t>：</w:t>
      </w:r>
      <w:r w:rsidR="008F6944" w:rsidRPr="0094112B">
        <w:rPr>
          <w:rFonts w:ascii="微软雅黑" w:eastAsia="微软雅黑" w:hAnsi="微软雅黑" w:hint="eastAsia"/>
          <w:noProof/>
          <w:color w:val="948A54" w:themeColor="background2" w:themeShade="80"/>
        </w:rPr>
        <w:t>{今年</w:t>
      </w:r>
      <w:r w:rsidR="008F6944" w:rsidRPr="0094112B">
        <w:rPr>
          <w:rFonts w:ascii="微软雅黑" w:eastAsia="微软雅黑" w:hAnsi="微软雅黑"/>
          <w:noProof/>
          <w:color w:val="948A54" w:themeColor="background2" w:themeShade="80"/>
        </w:rPr>
        <w:t>年份</w:t>
      </w:r>
      <w:r w:rsidR="008F6944" w:rsidRPr="0094112B">
        <w:rPr>
          <w:rFonts w:ascii="微软雅黑" w:eastAsia="微软雅黑" w:hAnsi="微软雅黑" w:hint="eastAsia"/>
          <w:noProof/>
          <w:color w:val="948A54" w:themeColor="background2" w:themeShade="80"/>
        </w:rPr>
        <w:t>}年</w:t>
      </w:r>
      <w:r w:rsidR="008F6944" w:rsidRPr="0094112B">
        <w:rPr>
          <w:rFonts w:ascii="微软雅黑" w:eastAsia="微软雅黑" w:hAnsi="微软雅黑"/>
          <w:noProof/>
          <w:color w:val="948A54" w:themeColor="background2" w:themeShade="80"/>
        </w:rPr>
        <w:t>还有{</w:t>
      </w:r>
      <w:r w:rsidR="008F6944" w:rsidRPr="0094112B">
        <w:rPr>
          <w:rFonts w:ascii="微软雅黑" w:eastAsia="微软雅黑" w:hAnsi="微软雅黑" w:hint="eastAsia"/>
          <w:noProof/>
          <w:color w:val="948A54" w:themeColor="background2" w:themeShade="80"/>
        </w:rPr>
        <w:t>测评</w:t>
      </w:r>
      <w:r w:rsidR="008F6944" w:rsidRPr="0094112B">
        <w:rPr>
          <w:rFonts w:ascii="微软雅黑" w:eastAsia="微软雅黑" w:hAnsi="微软雅黑"/>
          <w:noProof/>
          <w:color w:val="948A54" w:themeColor="background2" w:themeShade="80"/>
        </w:rPr>
        <w:t xml:space="preserve">次数} </w:t>
      </w:r>
      <w:r w:rsidR="008F6944" w:rsidRPr="0094112B">
        <w:rPr>
          <w:rFonts w:ascii="微软雅黑" w:eastAsia="微软雅黑" w:hAnsi="微软雅黑" w:hint="eastAsia"/>
          <w:noProof/>
          <w:color w:val="948A54" w:themeColor="background2" w:themeShade="80"/>
        </w:rPr>
        <w:t>次</w:t>
      </w:r>
      <w:r w:rsidR="008F6944" w:rsidRPr="0094112B">
        <w:rPr>
          <w:rFonts w:ascii="微软雅黑" w:eastAsia="微软雅黑" w:hAnsi="微软雅黑"/>
          <w:noProof/>
          <w:color w:val="948A54" w:themeColor="background2" w:themeShade="80"/>
        </w:rPr>
        <w:t>机会。</w:t>
      </w:r>
    </w:p>
    <w:p w14:paraId="2E053DB0" w14:textId="77777777" w:rsidR="006C0177" w:rsidRPr="006C0177" w:rsidRDefault="006C0177" w:rsidP="00A96863">
      <w:pPr>
        <w:rPr>
          <w:rFonts w:ascii="微软雅黑" w:eastAsia="微软雅黑" w:hAnsi="微软雅黑"/>
          <w:noProof/>
        </w:rPr>
      </w:pPr>
      <w:r w:rsidRPr="006C0177">
        <w:rPr>
          <w:rFonts w:ascii="微软雅黑" w:eastAsia="微软雅黑" w:hAnsi="微软雅黑" w:hint="eastAsia"/>
          <w:noProof/>
        </w:rPr>
        <w:t xml:space="preserve">3. </w:t>
      </w:r>
      <w:r>
        <w:rPr>
          <w:rFonts w:ascii="微软雅黑" w:eastAsia="微软雅黑" w:hAnsi="微软雅黑" w:hint="eastAsia"/>
          <w:noProof/>
        </w:rPr>
        <w:t>如果</w:t>
      </w:r>
      <w:r>
        <w:rPr>
          <w:rFonts w:ascii="微软雅黑" w:eastAsia="微软雅黑" w:hAnsi="微软雅黑"/>
          <w:noProof/>
        </w:rPr>
        <w:t>用户</w:t>
      </w:r>
      <w:r>
        <w:rPr>
          <w:rFonts w:ascii="微软雅黑" w:eastAsia="微软雅黑" w:hAnsi="微软雅黑" w:hint="eastAsia"/>
          <w:noProof/>
        </w:rPr>
        <w:t>测评</w:t>
      </w:r>
      <w:r>
        <w:rPr>
          <w:rFonts w:ascii="微软雅黑" w:eastAsia="微软雅黑" w:hAnsi="微软雅黑"/>
          <w:noProof/>
        </w:rPr>
        <w:t>次数&gt;0</w:t>
      </w:r>
      <w:r>
        <w:rPr>
          <w:rFonts w:ascii="微软雅黑" w:eastAsia="微软雅黑" w:hAnsi="微软雅黑" w:hint="eastAsia"/>
          <w:noProof/>
        </w:rPr>
        <w:t>，</w:t>
      </w:r>
      <w:r>
        <w:rPr>
          <w:rFonts w:ascii="微软雅黑" w:eastAsia="微软雅黑" w:hAnsi="微软雅黑"/>
          <w:noProof/>
        </w:rPr>
        <w:t>则</w:t>
      </w:r>
      <w:r>
        <w:rPr>
          <w:rFonts w:ascii="微软雅黑" w:eastAsia="微软雅黑" w:hAnsi="微软雅黑" w:hint="eastAsia"/>
          <w:noProof/>
        </w:rPr>
        <w:t>显示</w:t>
      </w:r>
      <w:r>
        <w:rPr>
          <w:rFonts w:ascii="微软雅黑" w:eastAsia="微软雅黑" w:hAnsi="微软雅黑"/>
          <w:noProof/>
        </w:rPr>
        <w:t>【</w:t>
      </w:r>
      <w:r>
        <w:rPr>
          <w:rFonts w:ascii="微软雅黑" w:eastAsia="微软雅黑" w:hAnsi="微软雅黑" w:hint="eastAsia"/>
          <w:noProof/>
        </w:rPr>
        <w:t>重新测评</w:t>
      </w:r>
      <w:r>
        <w:rPr>
          <w:rFonts w:ascii="微软雅黑" w:eastAsia="微软雅黑" w:hAnsi="微软雅黑"/>
          <w:noProof/>
        </w:rPr>
        <w:t>】</w:t>
      </w:r>
      <w:r>
        <w:rPr>
          <w:rFonts w:ascii="微软雅黑" w:eastAsia="微软雅黑" w:hAnsi="微软雅黑" w:hint="eastAsia"/>
          <w:noProof/>
        </w:rPr>
        <w:t>按键</w:t>
      </w:r>
      <w:r>
        <w:rPr>
          <w:rFonts w:ascii="微软雅黑" w:eastAsia="微软雅黑" w:hAnsi="微软雅黑"/>
          <w:noProof/>
        </w:rPr>
        <w:t>，点击</w:t>
      </w:r>
      <w:r w:rsidR="00163729">
        <w:rPr>
          <w:rFonts w:ascii="微软雅黑" w:eastAsia="微软雅黑" w:hAnsi="微软雅黑" w:hint="eastAsia"/>
          <w:noProof/>
        </w:rPr>
        <w:t>返回</w:t>
      </w:r>
      <w:r w:rsidR="00163729" w:rsidRPr="006C0177">
        <w:rPr>
          <w:rFonts w:ascii="微软雅黑" w:eastAsia="微软雅黑" w:hAnsi="微软雅黑"/>
          <w:noProof/>
        </w:rPr>
        <w:t>风险测评的题目</w:t>
      </w:r>
      <w:r w:rsidR="00163729" w:rsidRPr="006C0177">
        <w:rPr>
          <w:rFonts w:ascii="微软雅黑" w:eastAsia="微软雅黑" w:hAnsi="微软雅黑" w:hint="eastAsia"/>
          <w:noProof/>
        </w:rPr>
        <w:t>页</w:t>
      </w:r>
      <w:r>
        <w:rPr>
          <w:rFonts w:ascii="微软雅黑" w:eastAsia="微软雅黑" w:hAnsi="微软雅黑"/>
          <w:noProof/>
        </w:rPr>
        <w:t>。</w:t>
      </w:r>
    </w:p>
    <w:p w14:paraId="1A1C5D29" w14:textId="77777777" w:rsidR="006C0177" w:rsidRPr="006C0177" w:rsidRDefault="006C0177" w:rsidP="00A96863">
      <w:pPr>
        <w:rPr>
          <w:rFonts w:ascii="微软雅黑" w:eastAsia="微软雅黑" w:hAnsi="微软雅黑"/>
          <w:noProof/>
        </w:rPr>
      </w:pPr>
      <w:r w:rsidRPr="006C0177">
        <w:rPr>
          <w:rFonts w:ascii="微软雅黑" w:eastAsia="微软雅黑" w:hAnsi="微软雅黑"/>
          <w:noProof/>
        </w:rPr>
        <w:t>4.</w:t>
      </w:r>
      <w:r>
        <w:rPr>
          <w:rFonts w:ascii="微软雅黑" w:eastAsia="微软雅黑" w:hAnsi="微软雅黑" w:hint="eastAsia"/>
          <w:noProof/>
        </w:rPr>
        <w:t>如果</w:t>
      </w:r>
      <w:r>
        <w:rPr>
          <w:rFonts w:ascii="微软雅黑" w:eastAsia="微软雅黑" w:hAnsi="微软雅黑"/>
          <w:noProof/>
        </w:rPr>
        <w:t>用户</w:t>
      </w:r>
      <w:r>
        <w:rPr>
          <w:rFonts w:ascii="微软雅黑" w:eastAsia="微软雅黑" w:hAnsi="微软雅黑" w:hint="eastAsia"/>
          <w:noProof/>
        </w:rPr>
        <w:t>测评</w:t>
      </w:r>
      <w:r>
        <w:rPr>
          <w:rFonts w:ascii="微软雅黑" w:eastAsia="微软雅黑" w:hAnsi="微软雅黑"/>
          <w:noProof/>
        </w:rPr>
        <w:t>次数=0</w:t>
      </w:r>
      <w:r>
        <w:rPr>
          <w:rFonts w:ascii="微软雅黑" w:eastAsia="微软雅黑" w:hAnsi="微软雅黑" w:hint="eastAsia"/>
          <w:noProof/>
        </w:rPr>
        <w:t>，</w:t>
      </w:r>
      <w:r>
        <w:rPr>
          <w:rFonts w:ascii="微软雅黑" w:eastAsia="微软雅黑" w:hAnsi="微软雅黑"/>
          <w:noProof/>
        </w:rPr>
        <w:t>则</w:t>
      </w:r>
      <w:r>
        <w:rPr>
          <w:rFonts w:ascii="微软雅黑" w:eastAsia="微软雅黑" w:hAnsi="微软雅黑" w:hint="eastAsia"/>
          <w:noProof/>
        </w:rPr>
        <w:t>不显示</w:t>
      </w:r>
      <w:r>
        <w:rPr>
          <w:rFonts w:ascii="微软雅黑" w:eastAsia="微软雅黑" w:hAnsi="微软雅黑"/>
          <w:noProof/>
        </w:rPr>
        <w:t>【</w:t>
      </w:r>
      <w:r>
        <w:rPr>
          <w:rFonts w:ascii="微软雅黑" w:eastAsia="微软雅黑" w:hAnsi="微软雅黑" w:hint="eastAsia"/>
          <w:noProof/>
        </w:rPr>
        <w:t>重新测评</w:t>
      </w:r>
      <w:r>
        <w:rPr>
          <w:rFonts w:ascii="微软雅黑" w:eastAsia="微软雅黑" w:hAnsi="微软雅黑"/>
          <w:noProof/>
        </w:rPr>
        <w:t>】</w:t>
      </w:r>
      <w:r>
        <w:rPr>
          <w:rFonts w:ascii="微软雅黑" w:eastAsia="微软雅黑" w:hAnsi="微软雅黑" w:hint="eastAsia"/>
          <w:noProof/>
        </w:rPr>
        <w:t>按键</w:t>
      </w:r>
      <w:r>
        <w:rPr>
          <w:rFonts w:ascii="微软雅黑" w:eastAsia="微软雅黑" w:hAnsi="微软雅黑"/>
          <w:noProof/>
        </w:rPr>
        <w:t>，显示【</w:t>
      </w:r>
      <w:r>
        <w:rPr>
          <w:rFonts w:ascii="微软雅黑" w:eastAsia="微软雅黑" w:hAnsi="微软雅黑" w:hint="eastAsia"/>
          <w:noProof/>
        </w:rPr>
        <w:t>联系客服</w:t>
      </w:r>
      <w:r>
        <w:rPr>
          <w:rFonts w:ascii="微软雅黑" w:eastAsia="微软雅黑" w:hAnsi="微软雅黑"/>
          <w:noProof/>
        </w:rPr>
        <w:t>】</w:t>
      </w:r>
      <w:r>
        <w:rPr>
          <w:rFonts w:ascii="微软雅黑" w:eastAsia="微软雅黑" w:hAnsi="微软雅黑" w:hint="eastAsia"/>
          <w:noProof/>
        </w:rPr>
        <w:t>按键</w:t>
      </w:r>
      <w:r>
        <w:rPr>
          <w:rFonts w:ascii="微软雅黑" w:eastAsia="微软雅黑" w:hAnsi="微软雅黑"/>
          <w:noProof/>
        </w:rPr>
        <w:t>，点击前往在线客服页。</w:t>
      </w:r>
    </w:p>
    <w:p w14:paraId="4D2EA7AA" w14:textId="69477215" w:rsidR="006C0177" w:rsidRDefault="006C0177" w:rsidP="00A96863">
      <w:pPr>
        <w:rPr>
          <w:rFonts w:ascii="微软雅黑" w:eastAsia="微软雅黑" w:hAnsi="微软雅黑"/>
          <w:i/>
          <w:noProof/>
          <w:u w:val="single"/>
        </w:rPr>
      </w:pPr>
      <w:r w:rsidRPr="006C0177">
        <w:rPr>
          <w:rFonts w:ascii="微软雅黑" w:eastAsia="微软雅黑" w:hAnsi="微软雅黑" w:hint="eastAsia"/>
          <w:i/>
          <w:noProof/>
          <w:u w:val="single"/>
        </w:rPr>
        <w:t>结果</w:t>
      </w:r>
      <w:r w:rsidRPr="006C0177">
        <w:rPr>
          <w:rFonts w:ascii="微软雅黑" w:eastAsia="微软雅黑" w:hAnsi="微软雅黑"/>
          <w:i/>
          <w:noProof/>
          <w:u w:val="single"/>
        </w:rPr>
        <w:t>为</w:t>
      </w:r>
      <w:r w:rsidRPr="006C0177">
        <w:rPr>
          <w:rFonts w:ascii="微软雅黑" w:eastAsia="微软雅黑" w:hAnsi="微软雅黑" w:hint="eastAsia"/>
          <w:i/>
          <w:noProof/>
          <w:u w:val="single"/>
        </w:rPr>
        <w:t>非</w:t>
      </w:r>
      <w:r w:rsidR="00DA3805" w:rsidRPr="00DA3805">
        <w:rPr>
          <w:rFonts w:ascii="微软雅黑" w:eastAsia="微软雅黑" w:hAnsi="微软雅黑" w:hint="eastAsia"/>
          <w:i/>
          <w:noProof/>
          <w:u w:val="single"/>
        </w:rPr>
        <w:t>得分非最低分值</w:t>
      </w:r>
      <w:r w:rsidRPr="006C0177">
        <w:rPr>
          <w:rFonts w:ascii="微软雅黑" w:eastAsia="微软雅黑" w:hAnsi="微软雅黑"/>
          <w:i/>
          <w:noProof/>
          <w:u w:val="single"/>
        </w:rPr>
        <w:t>情况</w:t>
      </w:r>
    </w:p>
    <w:p w14:paraId="11E30053" w14:textId="77777777" w:rsidR="009B3431" w:rsidRDefault="006C0177" w:rsidP="009B3431">
      <w:pPr>
        <w:rPr>
          <w:rFonts w:ascii="微软雅黑" w:eastAsia="微软雅黑" w:hAnsi="微软雅黑"/>
          <w:noProof/>
        </w:rPr>
      </w:pPr>
      <w:r w:rsidRPr="006C0177">
        <w:rPr>
          <w:rFonts w:ascii="微软雅黑" w:eastAsia="微软雅黑" w:hAnsi="微软雅黑" w:hint="eastAsia"/>
          <w:noProof/>
        </w:rPr>
        <w:t>5.</w:t>
      </w:r>
      <w:r w:rsidR="009B3431" w:rsidRPr="009B3431">
        <w:rPr>
          <w:rFonts w:ascii="微软雅黑" w:eastAsia="微软雅黑" w:hAnsi="微软雅黑" w:hint="eastAsia"/>
          <w:noProof/>
        </w:rPr>
        <w:t xml:space="preserve"> </w:t>
      </w:r>
      <w:r w:rsidR="009B3431" w:rsidRPr="006C0177">
        <w:rPr>
          <w:rFonts w:ascii="微软雅黑" w:eastAsia="微软雅黑" w:hAnsi="微软雅黑" w:hint="eastAsia"/>
          <w:noProof/>
        </w:rPr>
        <w:t>文案</w:t>
      </w:r>
      <w:r w:rsidR="009B3431" w:rsidRPr="006C0177">
        <w:rPr>
          <w:rFonts w:ascii="微软雅黑" w:eastAsia="微软雅黑" w:hAnsi="微软雅黑"/>
          <w:noProof/>
        </w:rPr>
        <w:t>内容</w:t>
      </w:r>
      <w:r w:rsidR="009B3431">
        <w:rPr>
          <w:rFonts w:ascii="微软雅黑" w:eastAsia="微软雅黑" w:hAnsi="微软雅黑" w:hint="eastAsia"/>
          <w:noProof/>
        </w:rPr>
        <w:t>包含</w:t>
      </w:r>
      <w:r w:rsidR="009B3431">
        <w:rPr>
          <w:rFonts w:ascii="微软雅黑" w:eastAsia="微软雅黑" w:hAnsi="微软雅黑"/>
          <w:noProof/>
        </w:rPr>
        <w:t>：</w:t>
      </w:r>
    </w:p>
    <w:p w14:paraId="4C902247" w14:textId="77777777" w:rsidR="009B3431" w:rsidRDefault="009B3431" w:rsidP="009B3431">
      <w:pPr>
        <w:rPr>
          <w:rFonts w:ascii="微软雅黑" w:eastAsia="微软雅黑" w:hAnsi="微软雅黑"/>
          <w:noProof/>
        </w:rPr>
      </w:pPr>
      <w:r>
        <w:rPr>
          <w:rFonts w:ascii="微软雅黑" w:eastAsia="微软雅黑" w:hAnsi="微软雅黑" w:hint="eastAsia"/>
          <w:noProof/>
        </w:rPr>
        <w:t>①测试结果</w:t>
      </w:r>
      <w:r>
        <w:rPr>
          <w:rFonts w:ascii="微软雅黑" w:eastAsia="微软雅黑" w:hAnsi="微软雅黑"/>
          <w:noProof/>
        </w:rPr>
        <w:t>（</w:t>
      </w:r>
      <w:r>
        <w:rPr>
          <w:rFonts w:ascii="微软雅黑" w:eastAsia="微软雅黑" w:hAnsi="微软雅黑" w:hint="eastAsia"/>
          <w:noProof/>
        </w:rPr>
        <w:t>风险测评类型</w:t>
      </w:r>
      <w:r>
        <w:rPr>
          <w:rFonts w:ascii="微软雅黑" w:eastAsia="微软雅黑" w:hAnsi="微软雅黑"/>
          <w:noProof/>
        </w:rPr>
        <w:t>）</w:t>
      </w:r>
      <w:r>
        <w:rPr>
          <w:rFonts w:ascii="微软雅黑" w:eastAsia="微软雅黑" w:hAnsi="微软雅黑" w:hint="eastAsia"/>
          <w:noProof/>
        </w:rPr>
        <w:t>；</w:t>
      </w:r>
    </w:p>
    <w:p w14:paraId="507FEB7D" w14:textId="77777777" w:rsidR="009B3431" w:rsidRDefault="009B3431" w:rsidP="009B3431">
      <w:pPr>
        <w:rPr>
          <w:rFonts w:ascii="微软雅黑" w:eastAsia="微软雅黑" w:hAnsi="微软雅黑"/>
          <w:noProof/>
        </w:rPr>
      </w:pPr>
      <w:r>
        <w:rPr>
          <w:rFonts w:ascii="微软雅黑" w:eastAsia="微软雅黑" w:hAnsi="微软雅黑"/>
          <w:noProof/>
        </w:rPr>
        <w:t>②</w:t>
      </w:r>
      <w:r>
        <w:rPr>
          <w:rFonts w:ascii="微软雅黑" w:eastAsia="微软雅黑" w:hAnsi="微软雅黑" w:hint="eastAsia"/>
          <w:noProof/>
        </w:rPr>
        <w:t>测评时间yyyy</w:t>
      </w:r>
      <w:r>
        <w:rPr>
          <w:rFonts w:ascii="微软雅黑" w:eastAsia="微软雅黑" w:hAnsi="微软雅黑"/>
          <w:noProof/>
        </w:rPr>
        <w:t>-mm-dd</w:t>
      </w:r>
      <w:r>
        <w:rPr>
          <w:rFonts w:ascii="微软雅黑" w:eastAsia="微软雅黑" w:hAnsi="微软雅黑" w:hint="eastAsia"/>
          <w:noProof/>
        </w:rPr>
        <w:t>；</w:t>
      </w:r>
    </w:p>
    <w:p w14:paraId="5679F140" w14:textId="77777777" w:rsidR="006C0177" w:rsidRPr="006C0177" w:rsidRDefault="009B3431" w:rsidP="009B3431">
      <w:pPr>
        <w:rPr>
          <w:rFonts w:ascii="微软雅黑" w:eastAsia="微软雅黑" w:hAnsi="微软雅黑"/>
          <w:noProof/>
        </w:rPr>
      </w:pPr>
      <w:r>
        <w:rPr>
          <w:rFonts w:ascii="微软雅黑" w:eastAsia="微软雅黑" w:hAnsi="微软雅黑" w:hint="eastAsia"/>
          <w:noProof/>
        </w:rPr>
        <w:t>③说明</w:t>
      </w:r>
      <w:r>
        <w:rPr>
          <w:rFonts w:ascii="微软雅黑" w:eastAsia="微软雅黑" w:hAnsi="微软雅黑"/>
          <w:noProof/>
        </w:rPr>
        <w:t>文案</w:t>
      </w:r>
      <w:r>
        <w:rPr>
          <w:rFonts w:ascii="微软雅黑" w:eastAsia="微软雅黑" w:hAnsi="微软雅黑" w:hint="eastAsia"/>
          <w:noProof/>
        </w:rPr>
        <w:t>根据</w:t>
      </w:r>
      <w:r>
        <w:rPr>
          <w:rFonts w:ascii="微软雅黑" w:eastAsia="微软雅黑" w:hAnsi="微软雅黑"/>
          <w:noProof/>
        </w:rPr>
        <w:t>类型展示，展示规则和内容同现在的逻辑。</w:t>
      </w:r>
    </w:p>
    <w:p w14:paraId="1F291219" w14:textId="77777777" w:rsidR="006C0177" w:rsidRDefault="006C0177" w:rsidP="00A96863">
      <w:pPr>
        <w:rPr>
          <w:rFonts w:ascii="微软雅黑" w:eastAsia="微软雅黑" w:hAnsi="微软雅黑"/>
          <w:noProof/>
        </w:rPr>
      </w:pPr>
      <w:r w:rsidRPr="006C0177">
        <w:rPr>
          <w:rFonts w:ascii="微软雅黑" w:eastAsia="微软雅黑" w:hAnsi="微软雅黑" w:hint="eastAsia"/>
          <w:noProof/>
        </w:rPr>
        <w:t>6.</w:t>
      </w:r>
      <w:r w:rsidR="00163729">
        <w:rPr>
          <w:rFonts w:ascii="微软雅黑" w:eastAsia="微软雅黑" w:hAnsi="微软雅黑" w:hint="eastAsia"/>
          <w:noProof/>
        </w:rPr>
        <w:t>【重新测评】</w:t>
      </w:r>
    </w:p>
    <w:p w14:paraId="05A80780" w14:textId="77777777" w:rsidR="00163729" w:rsidRDefault="00163729" w:rsidP="00163729">
      <w:pPr>
        <w:ind w:firstLineChars="100" w:firstLine="224"/>
        <w:rPr>
          <w:rFonts w:ascii="微软雅黑" w:eastAsia="微软雅黑" w:hAnsi="微软雅黑"/>
          <w:noProof/>
        </w:rPr>
      </w:pPr>
      <w:r>
        <w:rPr>
          <w:rFonts w:ascii="微软雅黑" w:eastAsia="微软雅黑" w:hAnsi="微软雅黑"/>
          <w:noProof/>
        </w:rPr>
        <w:t>文案为：</w:t>
      </w:r>
      <w:r w:rsidRPr="009E43C7">
        <w:rPr>
          <w:rFonts w:ascii="微软雅黑" w:eastAsia="微软雅黑" w:hAnsi="微软雅黑" w:hint="eastAsia"/>
          <w:noProof/>
          <w:color w:val="948A54" w:themeColor="background2" w:themeShade="80"/>
        </w:rPr>
        <w:t>{今年</w:t>
      </w:r>
      <w:r w:rsidRPr="009E43C7">
        <w:rPr>
          <w:rFonts w:ascii="微软雅黑" w:eastAsia="微软雅黑" w:hAnsi="微软雅黑"/>
          <w:noProof/>
          <w:color w:val="948A54" w:themeColor="background2" w:themeShade="80"/>
        </w:rPr>
        <w:t>年份</w:t>
      </w:r>
      <w:r w:rsidRPr="009E43C7">
        <w:rPr>
          <w:rFonts w:ascii="微软雅黑" w:eastAsia="微软雅黑" w:hAnsi="微软雅黑" w:hint="eastAsia"/>
          <w:noProof/>
          <w:color w:val="948A54" w:themeColor="background2" w:themeShade="80"/>
        </w:rPr>
        <w:t>}年</w:t>
      </w:r>
      <w:r w:rsidRPr="009E43C7">
        <w:rPr>
          <w:rFonts w:ascii="微软雅黑" w:eastAsia="微软雅黑" w:hAnsi="微软雅黑"/>
          <w:noProof/>
          <w:color w:val="948A54" w:themeColor="background2" w:themeShade="80"/>
        </w:rPr>
        <w:t>还有{</w:t>
      </w:r>
      <w:r w:rsidRPr="009E43C7">
        <w:rPr>
          <w:rFonts w:ascii="微软雅黑" w:eastAsia="微软雅黑" w:hAnsi="微软雅黑" w:hint="eastAsia"/>
          <w:noProof/>
          <w:color w:val="948A54" w:themeColor="background2" w:themeShade="80"/>
        </w:rPr>
        <w:t>测评</w:t>
      </w:r>
      <w:r w:rsidRPr="009E43C7">
        <w:rPr>
          <w:rFonts w:ascii="微软雅黑" w:eastAsia="微软雅黑" w:hAnsi="微软雅黑"/>
          <w:noProof/>
          <w:color w:val="948A54" w:themeColor="background2" w:themeShade="80"/>
        </w:rPr>
        <w:t xml:space="preserve">次数} </w:t>
      </w:r>
      <w:r w:rsidRPr="009E43C7">
        <w:rPr>
          <w:rFonts w:ascii="微软雅黑" w:eastAsia="微软雅黑" w:hAnsi="微软雅黑" w:hint="eastAsia"/>
          <w:noProof/>
          <w:color w:val="948A54" w:themeColor="background2" w:themeShade="80"/>
        </w:rPr>
        <w:t>次</w:t>
      </w:r>
      <w:r w:rsidRPr="009E43C7">
        <w:rPr>
          <w:rFonts w:ascii="微软雅黑" w:eastAsia="微软雅黑" w:hAnsi="微软雅黑"/>
          <w:noProof/>
          <w:color w:val="948A54" w:themeColor="background2" w:themeShade="80"/>
        </w:rPr>
        <w:t>机会</w:t>
      </w:r>
      <w:r>
        <w:rPr>
          <w:rFonts w:ascii="微软雅黑" w:eastAsia="微软雅黑" w:hAnsi="微软雅黑"/>
          <w:noProof/>
        </w:rPr>
        <w:t>。</w:t>
      </w:r>
      <w:r>
        <w:rPr>
          <w:rFonts w:ascii="微软雅黑" w:eastAsia="微软雅黑" w:hAnsi="微软雅黑" w:hint="eastAsia"/>
          <w:noProof/>
        </w:rPr>
        <w:t>点击文案</w:t>
      </w:r>
      <w:r>
        <w:rPr>
          <w:rFonts w:ascii="微软雅黑" w:eastAsia="微软雅黑" w:hAnsi="微软雅黑"/>
          <w:noProof/>
        </w:rPr>
        <w:t>后【</w:t>
      </w:r>
      <w:r>
        <w:rPr>
          <w:rFonts w:ascii="微软雅黑" w:eastAsia="微软雅黑" w:hAnsi="微软雅黑" w:hint="eastAsia"/>
          <w:noProof/>
        </w:rPr>
        <w:t>重新</w:t>
      </w:r>
      <w:r>
        <w:rPr>
          <w:rFonts w:ascii="微软雅黑" w:eastAsia="微软雅黑" w:hAnsi="微软雅黑"/>
          <w:noProof/>
        </w:rPr>
        <w:t>测评】</w:t>
      </w:r>
      <w:r>
        <w:rPr>
          <w:rFonts w:ascii="微软雅黑" w:eastAsia="微软雅黑" w:hAnsi="微软雅黑" w:hint="eastAsia"/>
          <w:noProof/>
        </w:rPr>
        <w:t>按键返回</w:t>
      </w:r>
      <w:r w:rsidRPr="006C0177">
        <w:rPr>
          <w:rFonts w:ascii="微软雅黑" w:eastAsia="微软雅黑" w:hAnsi="微软雅黑"/>
          <w:noProof/>
        </w:rPr>
        <w:t>风险测评的题目</w:t>
      </w:r>
      <w:r w:rsidRPr="006C0177">
        <w:rPr>
          <w:rFonts w:ascii="微软雅黑" w:eastAsia="微软雅黑" w:hAnsi="微软雅黑" w:hint="eastAsia"/>
          <w:noProof/>
        </w:rPr>
        <w:t>页</w:t>
      </w:r>
      <w:r>
        <w:rPr>
          <w:rFonts w:ascii="微软雅黑" w:eastAsia="微软雅黑" w:hAnsi="微软雅黑"/>
          <w:noProof/>
        </w:rPr>
        <w:t>。</w:t>
      </w:r>
    </w:p>
    <w:p w14:paraId="1A3478BE" w14:textId="77777777" w:rsidR="006C0177" w:rsidRPr="006C0177" w:rsidRDefault="006C0177" w:rsidP="00163729">
      <w:pPr>
        <w:rPr>
          <w:rFonts w:ascii="微软雅黑" w:eastAsia="微软雅黑" w:hAnsi="微软雅黑"/>
          <w:noProof/>
        </w:rPr>
      </w:pPr>
      <w:r w:rsidRPr="006C0177">
        <w:rPr>
          <w:rFonts w:ascii="微软雅黑" w:eastAsia="微软雅黑" w:hAnsi="微软雅黑" w:hint="eastAsia"/>
          <w:noProof/>
        </w:rPr>
        <w:t>7.</w:t>
      </w:r>
      <w:r w:rsidR="00163729">
        <w:rPr>
          <w:rFonts w:ascii="微软雅黑" w:eastAsia="微软雅黑" w:hAnsi="微软雅黑" w:hint="eastAsia"/>
          <w:noProof/>
        </w:rPr>
        <w:t>【前往</w:t>
      </w:r>
      <w:r w:rsidR="00163729">
        <w:rPr>
          <w:rFonts w:ascii="微软雅黑" w:eastAsia="微软雅黑" w:hAnsi="微软雅黑"/>
          <w:noProof/>
        </w:rPr>
        <w:t>出借</w:t>
      </w:r>
      <w:r w:rsidR="00163729">
        <w:rPr>
          <w:rFonts w:ascii="微软雅黑" w:eastAsia="微软雅黑" w:hAnsi="微软雅黑" w:hint="eastAsia"/>
          <w:noProof/>
        </w:rPr>
        <w:t>】：</w:t>
      </w:r>
      <w:r w:rsidR="00163729">
        <w:rPr>
          <w:rFonts w:ascii="微软雅黑" w:eastAsia="微软雅黑" w:hAnsi="微软雅黑"/>
          <w:noProof/>
        </w:rPr>
        <w:t>点击前往出借页。</w:t>
      </w:r>
    </w:p>
    <w:p w14:paraId="6A08D030" w14:textId="77777777" w:rsidR="00DD2349" w:rsidRPr="006C0177" w:rsidRDefault="006C0177" w:rsidP="00A96863">
      <w:pPr>
        <w:rPr>
          <w:rFonts w:ascii="微软雅黑" w:eastAsia="微软雅黑" w:hAnsi="微软雅黑"/>
          <w:noProof/>
        </w:rPr>
      </w:pPr>
      <w:r w:rsidRPr="006C0177">
        <w:rPr>
          <w:rFonts w:ascii="微软雅黑" w:eastAsia="微软雅黑" w:hAnsi="微软雅黑"/>
          <w:noProof/>
        </w:rPr>
        <w:t>8.</w:t>
      </w:r>
      <w:r w:rsidRPr="006C0177">
        <w:rPr>
          <w:rFonts w:ascii="微软雅黑" w:eastAsia="微软雅黑" w:hAnsi="微软雅黑" w:hint="eastAsia"/>
          <w:noProof/>
        </w:rPr>
        <w:t>【返回】按键</w:t>
      </w:r>
      <w:r w:rsidRPr="006C0177">
        <w:rPr>
          <w:rFonts w:ascii="微软雅黑" w:eastAsia="微软雅黑" w:hAnsi="微软雅黑"/>
          <w:noProof/>
        </w:rPr>
        <w:t>：点击回到进入风险测评的前一页，而不是风险测评的题目</w:t>
      </w:r>
      <w:r w:rsidRPr="006C0177">
        <w:rPr>
          <w:rFonts w:ascii="微软雅黑" w:eastAsia="微软雅黑" w:hAnsi="微软雅黑" w:hint="eastAsia"/>
          <w:noProof/>
        </w:rPr>
        <w:t>页</w:t>
      </w:r>
      <w:r w:rsidRPr="006C0177">
        <w:rPr>
          <w:rFonts w:ascii="微软雅黑" w:eastAsia="微软雅黑" w:hAnsi="微软雅黑"/>
          <w:noProof/>
        </w:rPr>
        <w:t>。</w:t>
      </w:r>
    </w:p>
    <w:p w14:paraId="6F279FFF" w14:textId="14F4824B" w:rsidR="00A96863" w:rsidRDefault="0029436E" w:rsidP="0029436E">
      <w:pPr>
        <w:pStyle w:val="2"/>
        <w:rPr>
          <w:rFonts w:ascii="微软雅黑" w:eastAsia="微软雅黑" w:hAnsi="微软雅黑"/>
          <w:color w:val="1F497D" w:themeColor="text2"/>
        </w:rPr>
      </w:pPr>
      <w:bookmarkStart w:id="16" w:name="_Toc532894919"/>
      <w:r>
        <w:rPr>
          <w:rFonts w:ascii="微软雅黑" w:eastAsia="微软雅黑" w:hAnsi="微软雅黑" w:hint="eastAsia"/>
          <w:color w:val="1F497D" w:themeColor="text2"/>
        </w:rPr>
        <w:lastRenderedPageBreak/>
        <w:t>3.3</w:t>
      </w:r>
      <w:r w:rsidR="006C0177">
        <w:rPr>
          <w:rFonts w:ascii="微软雅黑" w:eastAsia="微软雅黑" w:hAnsi="微软雅黑" w:hint="eastAsia"/>
          <w:color w:val="1F497D" w:themeColor="text2"/>
        </w:rPr>
        <w:t>充值</w:t>
      </w:r>
      <w:r w:rsidR="00225145">
        <w:rPr>
          <w:rFonts w:ascii="微软雅黑" w:eastAsia="微软雅黑" w:hAnsi="微软雅黑" w:hint="eastAsia"/>
          <w:color w:val="1F497D" w:themeColor="text2"/>
        </w:rPr>
        <w:t>页</w:t>
      </w:r>
      <w:bookmarkEnd w:id="16"/>
    </w:p>
    <w:p w14:paraId="5E31DC51" w14:textId="77777777" w:rsidR="00700768" w:rsidRPr="00700768" w:rsidRDefault="00700768" w:rsidP="00B97F4A">
      <w:pPr>
        <w:pStyle w:val="ae"/>
        <w:numPr>
          <w:ilvl w:val="0"/>
          <w:numId w:val="3"/>
        </w:numPr>
        <w:ind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14:paraId="39DDF1CF" w14:textId="77777777" w:rsidR="00700768" w:rsidRDefault="00700768" w:rsidP="00700768">
      <w:pPr>
        <w:pStyle w:val="ae"/>
        <w:ind w:left="420" w:firstLineChars="0" w:firstLine="0"/>
        <w:rPr>
          <w:rFonts w:ascii="微软雅黑" w:eastAsia="微软雅黑" w:hAnsi="微软雅黑"/>
        </w:rPr>
      </w:pPr>
      <w:r>
        <w:rPr>
          <w:rFonts w:ascii="微软雅黑" w:eastAsia="微软雅黑" w:hAnsi="微软雅黑" w:hint="eastAsia"/>
        </w:rPr>
        <w:t>用户</w:t>
      </w:r>
      <w:r>
        <w:rPr>
          <w:rFonts w:ascii="微软雅黑" w:eastAsia="微软雅黑" w:hAnsi="微软雅黑"/>
        </w:rPr>
        <w:t>通过</w:t>
      </w:r>
      <w:r w:rsidR="009E43C7">
        <w:rPr>
          <w:rFonts w:ascii="微软雅黑" w:eastAsia="微软雅黑" w:hAnsi="微软雅黑" w:hint="eastAsia"/>
        </w:rPr>
        <w:t>账户页中“充值</w:t>
      </w:r>
      <w:r>
        <w:rPr>
          <w:rFonts w:ascii="微软雅黑" w:eastAsia="微软雅黑" w:hAnsi="微软雅黑" w:hint="eastAsia"/>
        </w:rPr>
        <w:t>”或购买</w:t>
      </w:r>
      <w:r>
        <w:rPr>
          <w:rFonts w:ascii="微软雅黑" w:eastAsia="微软雅黑" w:hAnsi="微软雅黑"/>
        </w:rPr>
        <w:t>标的时的</w:t>
      </w:r>
      <w:proofErr w:type="gramStart"/>
      <w:r>
        <w:rPr>
          <w:rFonts w:ascii="微软雅黑" w:eastAsia="微软雅黑" w:hAnsi="微软雅黑"/>
        </w:rPr>
        <w:t>提示</w:t>
      </w:r>
      <w:r>
        <w:rPr>
          <w:rFonts w:ascii="微软雅黑" w:eastAsia="微软雅黑" w:hAnsi="微软雅黑" w:hint="eastAsia"/>
        </w:rPr>
        <w:t>弹窗进入</w:t>
      </w:r>
      <w:proofErr w:type="gramEnd"/>
      <w:r>
        <w:rPr>
          <w:rFonts w:ascii="微软雅黑" w:eastAsia="微软雅黑" w:hAnsi="微软雅黑"/>
        </w:rPr>
        <w:t>此页面。</w:t>
      </w:r>
    </w:p>
    <w:p w14:paraId="129258A3" w14:textId="77777777" w:rsidR="00700768" w:rsidRPr="00700768" w:rsidRDefault="00700768" w:rsidP="00B97F4A">
      <w:pPr>
        <w:pStyle w:val="ae"/>
        <w:numPr>
          <w:ilvl w:val="0"/>
          <w:numId w:val="3"/>
        </w:numPr>
        <w:ind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14:paraId="135F0ECE" w14:textId="77777777" w:rsidR="005A2BDC" w:rsidRPr="00686EF0" w:rsidRDefault="00700768" w:rsidP="00700768">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r w:rsidR="00C162EB">
        <w:rPr>
          <w:rFonts w:ascii="微软雅黑" w:eastAsia="微软雅黑" w:hAnsi="微软雅黑" w:hint="eastAsia"/>
        </w:rPr>
        <w:t>。</w:t>
      </w:r>
    </w:p>
    <w:p w14:paraId="40C7A10B" w14:textId="77777777" w:rsidR="00EA1CA3" w:rsidRDefault="00EA1CA3" w:rsidP="00B97F4A">
      <w:pPr>
        <w:pStyle w:val="ae"/>
        <w:numPr>
          <w:ilvl w:val="0"/>
          <w:numId w:val="4"/>
        </w:numPr>
        <w:ind w:firstLineChars="0"/>
        <w:rPr>
          <w:rFonts w:ascii="微软雅黑" w:eastAsia="微软雅黑" w:hAnsi="微软雅黑"/>
        </w:rPr>
      </w:pPr>
      <w:r>
        <w:rPr>
          <w:rFonts w:ascii="微软雅黑" w:eastAsia="微软雅黑" w:hAnsi="微软雅黑" w:hint="eastAsia"/>
        </w:rPr>
        <w:t>功能描述</w:t>
      </w:r>
    </w:p>
    <w:p w14:paraId="457A0347" w14:textId="77777777" w:rsidR="00E62B8E" w:rsidRDefault="00D11346" w:rsidP="00BA523A">
      <w:pPr>
        <w:ind w:firstLineChars="200" w:firstLine="448"/>
        <w:rPr>
          <w:rFonts w:ascii="微软雅黑" w:eastAsia="微软雅黑" w:hAnsi="微软雅黑"/>
        </w:rPr>
      </w:pPr>
      <w:r>
        <w:rPr>
          <w:rFonts w:ascii="微软雅黑" w:eastAsia="微软雅黑" w:hAnsi="微软雅黑" w:hint="eastAsia"/>
        </w:rPr>
        <w:t>①</w:t>
      </w:r>
      <w:r w:rsidR="00BA523A" w:rsidRPr="00BA523A">
        <w:rPr>
          <w:rFonts w:ascii="微软雅黑" w:eastAsia="微软雅黑" w:hAnsi="微软雅黑" w:hint="eastAsia"/>
        </w:rPr>
        <w:t>对</w:t>
      </w:r>
      <w:r w:rsidR="00BA523A" w:rsidRPr="00BA523A">
        <w:rPr>
          <w:rFonts w:ascii="微软雅黑" w:eastAsia="微软雅黑" w:hAnsi="微软雅黑"/>
        </w:rPr>
        <w:t>页面</w:t>
      </w:r>
      <w:proofErr w:type="gramStart"/>
      <w:r w:rsidR="00BA523A" w:rsidRPr="00BA523A">
        <w:rPr>
          <w:rFonts w:ascii="微软雅黑" w:eastAsia="微软雅黑" w:hAnsi="微软雅黑" w:hint="eastAsia"/>
        </w:rPr>
        <w:t>交互</w:t>
      </w:r>
      <w:r w:rsidR="00BA523A" w:rsidRPr="00BA523A">
        <w:rPr>
          <w:rFonts w:ascii="微软雅黑" w:eastAsia="微软雅黑" w:hAnsi="微软雅黑"/>
        </w:rPr>
        <w:t>和</w:t>
      </w:r>
      <w:proofErr w:type="gramEnd"/>
      <w:r w:rsidR="00BA523A" w:rsidRPr="00BA523A">
        <w:rPr>
          <w:rFonts w:ascii="微软雅黑" w:eastAsia="微软雅黑" w:hAnsi="微软雅黑"/>
        </w:rPr>
        <w:t>视觉</w:t>
      </w:r>
      <w:r w:rsidR="00BA523A" w:rsidRPr="00BA523A">
        <w:rPr>
          <w:rFonts w:ascii="微软雅黑" w:eastAsia="微软雅黑" w:hAnsi="微软雅黑" w:hint="eastAsia"/>
        </w:rPr>
        <w:t>做了</w:t>
      </w:r>
      <w:r w:rsidR="00BA523A">
        <w:rPr>
          <w:rFonts w:ascii="微软雅黑" w:eastAsia="微软雅黑" w:hAnsi="微软雅黑"/>
        </w:rPr>
        <w:t>优化，功能</w:t>
      </w:r>
      <w:r w:rsidR="00BA523A">
        <w:rPr>
          <w:rFonts w:ascii="微软雅黑" w:eastAsia="微软雅黑" w:hAnsi="微软雅黑" w:hint="eastAsia"/>
        </w:rPr>
        <w:t>和</w:t>
      </w:r>
      <w:r w:rsidR="00BA523A">
        <w:rPr>
          <w:rFonts w:ascii="微软雅黑" w:eastAsia="微软雅黑" w:hAnsi="微软雅黑"/>
        </w:rPr>
        <w:t>业务逻辑以</w:t>
      </w:r>
      <w:hyperlink r:id="rId17" w:history="1">
        <w:r w:rsidR="00BA523A" w:rsidRPr="007E3622">
          <w:rPr>
            <w:rStyle w:val="ac"/>
            <w:rFonts w:ascii="微软雅黑" w:eastAsia="微软雅黑" w:hAnsi="微软雅黑" w:hint="eastAsia"/>
          </w:rPr>
          <w:t>PLATFORM-1037</w:t>
        </w:r>
      </w:hyperlink>
      <w:r w:rsidR="00BA523A">
        <w:rPr>
          <w:rFonts w:ascii="微软雅黑" w:eastAsia="微软雅黑" w:hAnsi="微软雅黑" w:hint="eastAsia"/>
        </w:rPr>
        <w:t>为准</w:t>
      </w:r>
      <w:r w:rsidR="00BA523A" w:rsidRPr="00BA523A">
        <w:rPr>
          <w:rFonts w:ascii="微软雅黑" w:eastAsia="微软雅黑" w:hAnsi="微软雅黑"/>
        </w:rPr>
        <w:t>。</w:t>
      </w:r>
    </w:p>
    <w:p w14:paraId="74DCA44A" w14:textId="77777777" w:rsidR="00D11346" w:rsidRDefault="00D11346" w:rsidP="00BA523A">
      <w:pPr>
        <w:ind w:firstLineChars="200" w:firstLine="448"/>
        <w:rPr>
          <w:rFonts w:ascii="微软雅黑" w:eastAsia="微软雅黑" w:hAnsi="微软雅黑"/>
        </w:rPr>
      </w:pPr>
      <w:r>
        <w:rPr>
          <w:rFonts w:ascii="微软雅黑" w:eastAsia="微软雅黑" w:hAnsi="微软雅黑" w:hint="eastAsia"/>
        </w:rPr>
        <w:t>②用户</w:t>
      </w:r>
      <w:r>
        <w:rPr>
          <w:rFonts w:ascii="微软雅黑" w:eastAsia="微软雅黑" w:hAnsi="微软雅黑"/>
        </w:rPr>
        <w:t>未开通存管，点击</w:t>
      </w:r>
      <w:r>
        <w:rPr>
          <w:rFonts w:ascii="微软雅黑" w:eastAsia="微软雅黑" w:hAnsi="微软雅黑" w:hint="eastAsia"/>
        </w:rPr>
        <w:t>【充值】</w:t>
      </w:r>
      <w:r>
        <w:rPr>
          <w:rFonts w:ascii="微软雅黑" w:eastAsia="微软雅黑" w:hAnsi="微软雅黑"/>
        </w:rPr>
        <w:t>时弹出开通存管提示弹窗。（</w:t>
      </w:r>
      <w:proofErr w:type="gramStart"/>
      <w:r>
        <w:rPr>
          <w:rFonts w:ascii="微软雅黑" w:eastAsia="微软雅黑" w:hAnsi="微软雅黑" w:hint="eastAsia"/>
        </w:rPr>
        <w:t>弹窗</w:t>
      </w:r>
      <w:r>
        <w:rPr>
          <w:rFonts w:ascii="微软雅黑" w:eastAsia="微软雅黑" w:hAnsi="微软雅黑"/>
        </w:rPr>
        <w:t>形式</w:t>
      </w:r>
      <w:proofErr w:type="gramEnd"/>
      <w:r>
        <w:rPr>
          <w:rFonts w:ascii="微软雅黑" w:eastAsia="微软雅黑" w:hAnsi="微软雅黑"/>
        </w:rPr>
        <w:t>同现在。）</w:t>
      </w:r>
    </w:p>
    <w:p w14:paraId="4F97A17E" w14:textId="77777777" w:rsidR="00E8567B" w:rsidRPr="00EA74D2" w:rsidRDefault="00EA1CA3" w:rsidP="00B97F4A">
      <w:pPr>
        <w:pStyle w:val="ae"/>
        <w:numPr>
          <w:ilvl w:val="0"/>
          <w:numId w:val="4"/>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14:paraId="071B4D4C" w14:textId="77777777" w:rsidR="00EA74D2" w:rsidRDefault="007E3622" w:rsidP="007E3622">
      <w:pPr>
        <w:rPr>
          <w:rFonts w:ascii="微软雅黑" w:eastAsia="微软雅黑" w:hAnsi="微软雅黑"/>
        </w:rPr>
      </w:pPr>
      <w:r w:rsidRPr="007E3622">
        <w:rPr>
          <w:rFonts w:ascii="微软雅黑" w:eastAsia="微软雅黑" w:hAnsi="微软雅黑" w:hint="eastAsia"/>
        </w:rPr>
        <w:t>1.</w:t>
      </w:r>
      <w:r>
        <w:rPr>
          <w:rFonts w:ascii="微软雅黑" w:eastAsia="微软雅黑" w:hAnsi="微软雅黑" w:hint="eastAsia"/>
        </w:rPr>
        <w:t>默认</w:t>
      </w:r>
      <w:r w:rsidR="00BD2993" w:rsidRPr="007E3622">
        <w:rPr>
          <w:rFonts w:ascii="微软雅黑" w:eastAsia="微软雅黑" w:hAnsi="微软雅黑"/>
        </w:rPr>
        <w:t>充</w:t>
      </w:r>
      <w:proofErr w:type="gramStart"/>
      <w:r w:rsidR="00BD2993" w:rsidRPr="007E3622">
        <w:rPr>
          <w:rFonts w:ascii="微软雅黑" w:eastAsia="微软雅黑" w:hAnsi="微软雅黑"/>
        </w:rPr>
        <w:t>值</w:t>
      </w:r>
      <w:r>
        <w:rPr>
          <w:rFonts w:ascii="微软雅黑" w:eastAsia="微软雅黑" w:hAnsi="微软雅黑" w:hint="eastAsia"/>
        </w:rPr>
        <w:t>方式</w:t>
      </w:r>
      <w:proofErr w:type="gramEnd"/>
      <w:r>
        <w:rPr>
          <w:rFonts w:ascii="微软雅黑" w:eastAsia="微软雅黑" w:hAnsi="微软雅黑"/>
        </w:rPr>
        <w:t>为</w:t>
      </w:r>
      <w:r w:rsidRPr="007E3622">
        <w:rPr>
          <w:rFonts w:ascii="微软雅黑" w:eastAsia="微软雅黑" w:hAnsi="微软雅黑"/>
        </w:rPr>
        <w:t>快捷</w:t>
      </w:r>
      <w:r w:rsidR="00BD2993">
        <w:rPr>
          <w:rFonts w:ascii="微软雅黑" w:eastAsia="微软雅黑" w:hAnsi="微软雅黑" w:hint="eastAsia"/>
        </w:rPr>
        <w:t>支付</w:t>
      </w:r>
    </w:p>
    <w:p w14:paraId="3D710D03" w14:textId="77777777" w:rsidR="007E3622" w:rsidRDefault="00A243D1" w:rsidP="007E3622">
      <w:pPr>
        <w:rPr>
          <w:rFonts w:ascii="微软雅黑" w:eastAsia="微软雅黑" w:hAnsi="微软雅黑"/>
        </w:rPr>
      </w:pPr>
      <w:r>
        <w:rPr>
          <w:noProof/>
        </w:rPr>
        <w:drawing>
          <wp:inline distT="0" distB="0" distL="0" distR="0" wp14:anchorId="7199EFD2" wp14:editId="39923038">
            <wp:extent cx="5400040"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92450"/>
                    </a:xfrm>
                    <a:prstGeom prst="rect">
                      <a:avLst/>
                    </a:prstGeom>
                  </pic:spPr>
                </pic:pic>
              </a:graphicData>
            </a:graphic>
          </wp:inline>
        </w:drawing>
      </w:r>
    </w:p>
    <w:p w14:paraId="350D12F8" w14:textId="77777777" w:rsidR="007C41B0" w:rsidRDefault="007C41B0" w:rsidP="007E3622">
      <w:pPr>
        <w:rPr>
          <w:rFonts w:ascii="微软雅黑" w:eastAsia="微软雅黑" w:hAnsi="微软雅黑"/>
        </w:rPr>
      </w:pPr>
      <w:r>
        <w:rPr>
          <w:rFonts w:ascii="微软雅黑" w:eastAsia="微软雅黑" w:hAnsi="微软雅黑" w:hint="eastAsia"/>
        </w:rPr>
        <w:t>①【</w:t>
      </w:r>
      <w:r>
        <w:rPr>
          <w:rFonts w:ascii="微软雅黑" w:eastAsia="微软雅黑" w:hAnsi="微软雅黑"/>
        </w:rPr>
        <w:t>帮助中心</w:t>
      </w:r>
      <w:r>
        <w:rPr>
          <w:rFonts w:ascii="微软雅黑" w:eastAsia="微软雅黑" w:hAnsi="微软雅黑" w:hint="eastAsia"/>
        </w:rPr>
        <w:t>】按键</w:t>
      </w:r>
      <w:r>
        <w:rPr>
          <w:rFonts w:ascii="微软雅黑" w:eastAsia="微软雅黑" w:hAnsi="微软雅黑"/>
        </w:rPr>
        <w:t>：点击进入帮助中心</w:t>
      </w:r>
      <w:r w:rsidR="0056196E">
        <w:rPr>
          <w:rFonts w:ascii="微软雅黑" w:eastAsia="微软雅黑" w:hAnsi="微软雅黑" w:hint="eastAsia"/>
        </w:rPr>
        <w:t>页</w:t>
      </w:r>
      <w:r>
        <w:rPr>
          <w:rFonts w:ascii="微软雅黑" w:eastAsia="微软雅黑" w:hAnsi="微软雅黑" w:hint="eastAsia"/>
        </w:rPr>
        <w:t>；</w:t>
      </w:r>
    </w:p>
    <w:p w14:paraId="519D76A1" w14:textId="77777777" w:rsidR="007C41B0" w:rsidRDefault="007C41B0" w:rsidP="007E3622">
      <w:pPr>
        <w:rPr>
          <w:rFonts w:ascii="微软雅黑" w:eastAsia="微软雅黑" w:hAnsi="微软雅黑"/>
        </w:rPr>
      </w:pPr>
      <w:r>
        <w:rPr>
          <w:rFonts w:ascii="微软雅黑" w:eastAsia="微软雅黑" w:hAnsi="微软雅黑" w:hint="eastAsia"/>
        </w:rPr>
        <w:t>②</w:t>
      </w:r>
      <w:r w:rsidR="0056196E">
        <w:rPr>
          <w:rFonts w:ascii="微软雅黑" w:eastAsia="微软雅黑" w:hAnsi="微软雅黑" w:hint="eastAsia"/>
        </w:rPr>
        <w:t>输入框</w:t>
      </w:r>
      <w:r w:rsidR="0056196E">
        <w:rPr>
          <w:rFonts w:ascii="微软雅黑" w:eastAsia="微软雅黑" w:hAnsi="微软雅黑"/>
        </w:rPr>
        <w:t>交互</w:t>
      </w:r>
    </w:p>
    <w:p w14:paraId="20DCE3B8" w14:textId="77777777" w:rsidR="0056196E" w:rsidRDefault="0056196E" w:rsidP="007E3622">
      <w:pPr>
        <w:rPr>
          <w:rFonts w:ascii="微软雅黑" w:eastAsia="微软雅黑" w:hAnsi="微软雅黑"/>
        </w:rPr>
      </w:pPr>
      <w:proofErr w:type="spellStart"/>
      <w:r>
        <w:rPr>
          <w:rFonts w:ascii="微软雅黑" w:eastAsia="微软雅黑" w:hAnsi="微软雅黑"/>
        </w:rPr>
        <w:lastRenderedPageBreak/>
        <w:t>i</w:t>
      </w:r>
      <w:proofErr w:type="spellEnd"/>
      <w:r>
        <w:rPr>
          <w:rFonts w:ascii="微软雅黑" w:eastAsia="微软雅黑" w:hAnsi="微软雅黑"/>
        </w:rPr>
        <w:t>.</w:t>
      </w:r>
      <w:r w:rsidRPr="0056196E">
        <w:rPr>
          <w:rFonts w:hint="eastAsia"/>
        </w:rPr>
        <w:t xml:space="preserve"> </w:t>
      </w:r>
      <w:r w:rsidRPr="0056196E">
        <w:rPr>
          <w:rFonts w:ascii="微软雅黑" w:eastAsia="微软雅黑" w:hAnsi="微软雅黑" w:hint="eastAsia"/>
        </w:rPr>
        <w:t>暗文：</w:t>
      </w:r>
      <w:r w:rsidR="000A67B7">
        <w:rPr>
          <w:rFonts w:ascii="微软雅黑" w:eastAsia="微软雅黑" w:hAnsi="微软雅黑" w:hint="eastAsia"/>
          <w:color w:val="948A54" w:themeColor="background2" w:themeShade="80"/>
        </w:rPr>
        <w:t>充值</w:t>
      </w:r>
      <w:r w:rsidRPr="00AA52F6">
        <w:rPr>
          <w:rFonts w:ascii="微软雅黑" w:eastAsia="微软雅黑" w:hAnsi="微软雅黑" w:hint="eastAsia"/>
          <w:color w:val="948A54" w:themeColor="background2" w:themeShade="80"/>
        </w:rPr>
        <w:t>金额不低于5元</w:t>
      </w:r>
    </w:p>
    <w:p w14:paraId="74D045F7" w14:textId="416F91C6" w:rsidR="00132F6F" w:rsidRPr="005C1AD8" w:rsidRDefault="0056196E" w:rsidP="007E3622">
      <w:pPr>
        <w:rPr>
          <w:rFonts w:ascii="微软雅黑" w:eastAsia="微软雅黑" w:hAnsi="微软雅黑"/>
          <w:color w:val="548DD4" w:themeColor="text2" w:themeTint="99"/>
        </w:rPr>
      </w:pPr>
      <w:r>
        <w:rPr>
          <w:rFonts w:ascii="微软雅黑" w:eastAsia="微软雅黑" w:hAnsi="微软雅黑" w:hint="eastAsia"/>
        </w:rPr>
        <w:t>ii</w:t>
      </w:r>
      <w:r>
        <w:rPr>
          <w:rFonts w:ascii="微软雅黑" w:eastAsia="微软雅黑" w:hAnsi="微软雅黑"/>
        </w:rPr>
        <w:t>操作：点击输入框，</w:t>
      </w:r>
      <w:proofErr w:type="gramStart"/>
      <w:r>
        <w:rPr>
          <w:rFonts w:ascii="微软雅黑" w:eastAsia="微软雅黑" w:hAnsi="微软雅黑"/>
        </w:rPr>
        <w:t>暗文上</w:t>
      </w:r>
      <w:proofErr w:type="gramEnd"/>
      <w:r>
        <w:rPr>
          <w:rFonts w:ascii="微软雅黑" w:eastAsia="微软雅黑" w:hAnsi="微软雅黑"/>
        </w:rPr>
        <w:t>移至输入框</w:t>
      </w:r>
      <w:r>
        <w:rPr>
          <w:rFonts w:ascii="微软雅黑" w:eastAsia="微软雅黑" w:hAnsi="微软雅黑" w:hint="eastAsia"/>
        </w:rPr>
        <w:t>上方</w:t>
      </w:r>
      <w:r>
        <w:rPr>
          <w:rFonts w:ascii="微软雅黑" w:eastAsia="微软雅黑" w:hAnsi="微软雅黑"/>
        </w:rPr>
        <w:t>，固定为</w:t>
      </w:r>
      <w:r>
        <w:rPr>
          <w:rFonts w:ascii="微软雅黑" w:eastAsia="微软雅黑" w:hAnsi="微软雅黑" w:hint="eastAsia"/>
        </w:rPr>
        <w:t>输入框</w:t>
      </w:r>
      <w:r>
        <w:rPr>
          <w:rFonts w:ascii="微软雅黑" w:eastAsia="微软雅黑" w:hAnsi="微软雅黑"/>
        </w:rPr>
        <w:t>标题</w:t>
      </w:r>
      <w:r>
        <w:rPr>
          <w:rFonts w:ascii="微软雅黑" w:eastAsia="微软雅黑" w:hAnsi="微软雅黑" w:hint="eastAsia"/>
        </w:rPr>
        <w:t>。</w:t>
      </w:r>
      <w:r>
        <w:rPr>
          <w:rFonts w:ascii="微软雅黑" w:eastAsia="微软雅黑" w:hAnsi="微软雅黑"/>
        </w:rPr>
        <w:t>弹出</w:t>
      </w:r>
      <w:r>
        <w:rPr>
          <w:rFonts w:ascii="微软雅黑" w:eastAsia="微软雅黑" w:hAnsi="微软雅黑" w:hint="eastAsia"/>
        </w:rPr>
        <w:t>数字</w:t>
      </w:r>
      <w:r>
        <w:rPr>
          <w:rFonts w:ascii="微软雅黑" w:eastAsia="微软雅黑" w:hAnsi="微软雅黑"/>
        </w:rPr>
        <w:t>键盘。</w:t>
      </w:r>
    </w:p>
    <w:p w14:paraId="1FF714C5" w14:textId="64E48189" w:rsidR="00132F6F" w:rsidRDefault="0056196E" w:rsidP="007E3622">
      <w:pPr>
        <w:rPr>
          <w:rFonts w:ascii="微软雅黑" w:eastAsia="微软雅黑" w:hAnsi="微软雅黑"/>
        </w:rPr>
      </w:pPr>
      <w:r>
        <w:rPr>
          <w:rFonts w:ascii="微软雅黑" w:eastAsia="微软雅黑" w:hAnsi="微软雅黑"/>
        </w:rPr>
        <w:t>iii</w:t>
      </w:r>
      <w:r>
        <w:rPr>
          <w:rFonts w:ascii="微软雅黑" w:eastAsia="微软雅黑" w:hAnsi="微软雅黑" w:hint="eastAsia"/>
        </w:rPr>
        <w:t>.输入框</w:t>
      </w:r>
      <w:r>
        <w:rPr>
          <w:rFonts w:ascii="微软雅黑" w:eastAsia="微软雅黑" w:hAnsi="微软雅黑"/>
        </w:rPr>
        <w:t>限制输入</w:t>
      </w:r>
      <w:r>
        <w:rPr>
          <w:rFonts w:ascii="微软雅黑" w:eastAsia="微软雅黑" w:hAnsi="微软雅黑" w:hint="eastAsia"/>
        </w:rPr>
        <w:t>13位</w:t>
      </w:r>
      <w:r>
        <w:rPr>
          <w:rFonts w:ascii="微软雅黑" w:eastAsia="微软雅黑" w:hAnsi="微软雅黑"/>
        </w:rPr>
        <w:t>字符（</w:t>
      </w:r>
      <w:r>
        <w:rPr>
          <w:rFonts w:ascii="微软雅黑" w:eastAsia="微软雅黑" w:hAnsi="微软雅黑" w:hint="eastAsia"/>
        </w:rPr>
        <w:t>包含</w:t>
      </w:r>
      <w:r>
        <w:rPr>
          <w:rFonts w:ascii="微软雅黑" w:eastAsia="微软雅黑" w:hAnsi="微软雅黑"/>
        </w:rPr>
        <w:t>数字和小数点）</w:t>
      </w:r>
      <w:r>
        <w:rPr>
          <w:rFonts w:ascii="微软雅黑" w:eastAsia="微软雅黑" w:hAnsi="微软雅黑" w:hint="eastAsia"/>
        </w:rPr>
        <w:t>。小数点</w:t>
      </w:r>
      <w:r>
        <w:rPr>
          <w:rFonts w:ascii="微软雅黑" w:eastAsia="微软雅黑" w:hAnsi="微软雅黑"/>
        </w:rPr>
        <w:t>不能重复输入</w:t>
      </w:r>
      <w:r>
        <w:rPr>
          <w:rFonts w:ascii="微软雅黑" w:eastAsia="微软雅黑" w:hAnsi="微软雅黑" w:hint="eastAsia"/>
        </w:rPr>
        <w:t>，</w:t>
      </w:r>
      <w:r>
        <w:rPr>
          <w:rFonts w:ascii="微软雅黑" w:eastAsia="微软雅黑" w:hAnsi="微软雅黑"/>
        </w:rPr>
        <w:t>当输入框中已经有小数点，用户再点击键盘中的小数点无效果。</w:t>
      </w:r>
    </w:p>
    <w:p w14:paraId="360AB410" w14:textId="5A1B96C8" w:rsidR="00BA279C" w:rsidRDefault="00BA279C" w:rsidP="007E3622">
      <w:pPr>
        <w:rPr>
          <w:rFonts w:ascii="微软雅黑" w:eastAsia="微软雅黑" w:hAnsi="微软雅黑"/>
        </w:rPr>
      </w:pPr>
      <w:r>
        <w:rPr>
          <w:rFonts w:ascii="微软雅黑" w:eastAsia="微软雅黑" w:hAnsi="微软雅黑"/>
        </w:rPr>
        <w:t>iv.</w:t>
      </w:r>
      <w:r>
        <w:rPr>
          <w:rFonts w:ascii="微软雅黑" w:eastAsia="微软雅黑" w:hAnsi="微软雅黑" w:hint="eastAsia"/>
        </w:rPr>
        <w:t>即时</w:t>
      </w:r>
      <w:r>
        <w:rPr>
          <w:rFonts w:ascii="微软雅黑" w:eastAsia="微软雅黑" w:hAnsi="微软雅黑"/>
        </w:rPr>
        <w:t>校验：</w:t>
      </w:r>
      <w:r w:rsidR="000E4A80">
        <w:rPr>
          <w:rFonts w:ascii="微软雅黑" w:eastAsia="微软雅黑" w:hAnsi="微软雅黑" w:hint="eastAsia"/>
        </w:rPr>
        <w:t>失焦时</w:t>
      </w:r>
      <w:r w:rsidR="000E4A80">
        <w:rPr>
          <w:rFonts w:ascii="微软雅黑" w:eastAsia="微软雅黑" w:hAnsi="微软雅黑"/>
        </w:rPr>
        <w:t>，</w:t>
      </w:r>
      <w:r>
        <w:rPr>
          <w:rFonts w:ascii="微软雅黑" w:eastAsia="微软雅黑" w:hAnsi="微软雅黑" w:hint="eastAsia"/>
        </w:rPr>
        <w:t>输入</w:t>
      </w:r>
      <w:proofErr w:type="gramStart"/>
      <w:r>
        <w:rPr>
          <w:rFonts w:ascii="微软雅黑" w:eastAsia="微软雅黑" w:hAnsi="微软雅黑" w:hint="eastAsia"/>
        </w:rPr>
        <w:t>框内容</w:t>
      </w:r>
      <w:proofErr w:type="gramEnd"/>
      <w:r>
        <w:rPr>
          <w:rFonts w:ascii="微软雅黑" w:eastAsia="微软雅黑" w:hAnsi="微软雅黑"/>
        </w:rPr>
        <w:t>错误</w:t>
      </w:r>
      <w:r>
        <w:rPr>
          <w:rFonts w:ascii="微软雅黑" w:eastAsia="微软雅黑" w:hAnsi="微软雅黑" w:hint="eastAsia"/>
        </w:rPr>
        <w:t>（输入</w:t>
      </w:r>
      <w:r>
        <w:rPr>
          <w:rFonts w:ascii="微软雅黑" w:eastAsia="微软雅黑" w:hAnsi="微软雅黑"/>
        </w:rPr>
        <w:t>金额少于</w:t>
      </w:r>
      <w:r>
        <w:rPr>
          <w:rFonts w:ascii="微软雅黑" w:eastAsia="微软雅黑" w:hAnsi="微软雅黑" w:hint="eastAsia"/>
        </w:rPr>
        <w:t>5元），</w:t>
      </w:r>
      <w:r w:rsidR="000E4A80">
        <w:rPr>
          <w:rFonts w:ascii="微软雅黑" w:eastAsia="微软雅黑" w:hAnsi="微软雅黑" w:hint="eastAsia"/>
        </w:rPr>
        <w:t>输入框</w:t>
      </w:r>
      <w:r w:rsidR="000E4A80">
        <w:rPr>
          <w:rFonts w:ascii="微软雅黑" w:eastAsia="微软雅黑" w:hAnsi="微软雅黑"/>
        </w:rPr>
        <w:t>标题</w:t>
      </w:r>
      <w:r>
        <w:rPr>
          <w:rFonts w:ascii="微软雅黑" w:eastAsia="微软雅黑" w:hAnsi="微软雅黑" w:hint="eastAsia"/>
        </w:rPr>
        <w:t>变色作为</w:t>
      </w:r>
      <w:r w:rsidRPr="00250947">
        <w:rPr>
          <w:rFonts w:ascii="微软雅黑" w:eastAsia="微软雅黑" w:hAnsi="微软雅黑" w:hint="eastAsia"/>
        </w:rPr>
        <w:t>提示</w:t>
      </w:r>
      <w:r>
        <w:rPr>
          <w:rFonts w:ascii="微软雅黑" w:eastAsia="微软雅黑" w:hAnsi="微软雅黑" w:hint="eastAsia"/>
        </w:rPr>
        <w:t>。</w:t>
      </w:r>
      <w:r w:rsidR="00582D4B" w:rsidRPr="00582D4B">
        <w:rPr>
          <w:rFonts w:ascii="微软雅黑" w:eastAsia="微软雅黑" w:hAnsi="微软雅黑" w:hint="eastAsia"/>
          <w:color w:val="548DD4" w:themeColor="text2" w:themeTint="99"/>
        </w:rPr>
        <w:t>（这里</w:t>
      </w:r>
      <w:r w:rsidR="00582D4B" w:rsidRPr="00582D4B">
        <w:rPr>
          <w:rFonts w:ascii="微软雅黑" w:eastAsia="微软雅黑" w:hAnsi="微软雅黑"/>
          <w:color w:val="548DD4" w:themeColor="text2" w:themeTint="99"/>
        </w:rPr>
        <w:t>删掉了线框变色，</w:t>
      </w:r>
      <w:r w:rsidR="00582D4B" w:rsidRPr="00582D4B">
        <w:rPr>
          <w:rFonts w:ascii="微软雅黑" w:eastAsia="微软雅黑" w:hAnsi="微软雅黑" w:hint="eastAsia"/>
          <w:color w:val="548DD4" w:themeColor="text2" w:themeTint="99"/>
        </w:rPr>
        <w:t>12.17补充）</w:t>
      </w:r>
    </w:p>
    <w:p w14:paraId="53AA975D" w14:textId="4F5BF81D" w:rsidR="004D6EA4" w:rsidRPr="008551F3" w:rsidRDefault="004D6EA4" w:rsidP="007E3622">
      <w:pPr>
        <w:rPr>
          <w:rFonts w:ascii="微软雅黑" w:eastAsia="微软雅黑" w:hAnsi="微软雅黑"/>
          <w:color w:val="548DD4" w:themeColor="text2" w:themeTint="99"/>
        </w:rPr>
      </w:pPr>
      <w:r>
        <w:rPr>
          <w:rFonts w:ascii="微软雅黑" w:eastAsia="微软雅黑" w:hAnsi="微软雅黑"/>
        </w:rPr>
        <w:t>③</w:t>
      </w:r>
      <w:r>
        <w:rPr>
          <w:rFonts w:ascii="微软雅黑" w:eastAsia="微软雅黑" w:hAnsi="微软雅黑" w:hint="eastAsia"/>
        </w:rPr>
        <w:t>可用余额：</w:t>
      </w:r>
      <w:r>
        <w:rPr>
          <w:rFonts w:ascii="微软雅黑" w:eastAsia="微软雅黑" w:hAnsi="微软雅黑"/>
        </w:rPr>
        <w:t>显示用户账户余额。</w:t>
      </w:r>
      <w:r w:rsidR="0083736E" w:rsidRPr="00770A70">
        <w:rPr>
          <w:rFonts w:ascii="微软雅黑" w:eastAsia="微软雅黑" w:hAnsi="微软雅黑" w:hint="eastAsia"/>
        </w:rPr>
        <w:t>显示单位</w:t>
      </w:r>
      <w:r w:rsidR="0083736E" w:rsidRPr="00770A70">
        <w:rPr>
          <w:rFonts w:ascii="微软雅黑" w:eastAsia="微软雅黑" w:hAnsi="微软雅黑"/>
        </w:rPr>
        <w:t>为元，保留小数点后两位</w:t>
      </w:r>
      <w:r w:rsidR="008551F3">
        <w:rPr>
          <w:rFonts w:ascii="微软雅黑" w:eastAsia="微软雅黑" w:hAnsi="微软雅黑" w:hint="eastAsia"/>
        </w:rPr>
        <w:t>，</w:t>
      </w:r>
      <w:r w:rsidR="008551F3" w:rsidRPr="008551F3">
        <w:rPr>
          <w:rFonts w:ascii="微软雅黑" w:eastAsia="微软雅黑" w:hAnsi="微软雅黑"/>
          <w:u w:val="single" w:color="548DD4" w:themeColor="text2" w:themeTint="99"/>
        </w:rPr>
        <w:t>千分化</w:t>
      </w:r>
      <w:r w:rsidR="0083736E" w:rsidRPr="00770A70">
        <w:rPr>
          <w:rFonts w:ascii="微软雅黑" w:eastAsia="微软雅黑" w:hAnsi="微软雅黑"/>
        </w:rPr>
        <w:t>。</w:t>
      </w:r>
      <w:r w:rsidR="008551F3" w:rsidRPr="008551F3">
        <w:rPr>
          <w:rFonts w:ascii="微软雅黑" w:eastAsia="微软雅黑" w:hAnsi="微软雅黑" w:hint="eastAsia"/>
          <w:color w:val="548DD4" w:themeColor="text2" w:themeTint="99"/>
        </w:rPr>
        <w:t>（12.19补充）</w:t>
      </w:r>
    </w:p>
    <w:p w14:paraId="527DA48C" w14:textId="77777777" w:rsidR="004D6EA4" w:rsidRDefault="00A243D1" w:rsidP="007E3622">
      <w:pPr>
        <w:rPr>
          <w:rFonts w:ascii="微软雅黑" w:eastAsia="微软雅黑" w:hAnsi="微软雅黑"/>
        </w:rPr>
      </w:pPr>
      <w:r>
        <w:rPr>
          <w:rFonts w:ascii="微软雅黑" w:eastAsia="微软雅黑" w:hAnsi="微软雅黑" w:hint="eastAsia"/>
        </w:rPr>
        <w:t>④充值</w:t>
      </w:r>
      <w:r w:rsidR="004D6EA4">
        <w:rPr>
          <w:rFonts w:ascii="微软雅黑" w:eastAsia="微软雅黑" w:hAnsi="微软雅黑" w:hint="eastAsia"/>
        </w:rPr>
        <w:t>方式</w:t>
      </w:r>
    </w:p>
    <w:p w14:paraId="391E7FED" w14:textId="77777777" w:rsidR="004D6EA4" w:rsidRPr="000A043C" w:rsidRDefault="004D6EA4" w:rsidP="007E3622">
      <w:pPr>
        <w:rPr>
          <w:rFonts w:ascii="微软雅黑" w:eastAsia="微软雅黑" w:hAnsi="微软雅黑"/>
          <w:color w:val="000000" w:themeColor="text1"/>
          <w:szCs w:val="21"/>
        </w:rPr>
      </w:pPr>
      <w:proofErr w:type="spellStart"/>
      <w:r>
        <w:rPr>
          <w:rFonts w:ascii="微软雅黑" w:eastAsia="微软雅黑" w:hAnsi="微软雅黑"/>
        </w:rPr>
        <w:t>i</w:t>
      </w:r>
      <w:proofErr w:type="spellEnd"/>
      <w:r>
        <w:rPr>
          <w:rFonts w:ascii="微软雅黑" w:eastAsia="微软雅黑" w:hAnsi="微软雅黑" w:hint="eastAsia"/>
        </w:rPr>
        <w:t>.</w:t>
      </w:r>
      <w:r w:rsidR="008477F0">
        <w:rPr>
          <w:rFonts w:ascii="微软雅黑" w:eastAsia="微软雅黑" w:hAnsi="微软雅黑" w:hint="eastAsia"/>
        </w:rPr>
        <w:t>默认</w:t>
      </w:r>
      <w:r w:rsidR="00A243D1">
        <w:rPr>
          <w:rFonts w:ascii="微软雅黑" w:eastAsia="微软雅黑" w:hAnsi="微软雅黑"/>
        </w:rPr>
        <w:t>为快捷</w:t>
      </w:r>
      <w:r w:rsidR="00A243D1">
        <w:rPr>
          <w:rFonts w:ascii="微软雅黑" w:eastAsia="微软雅黑" w:hAnsi="微软雅黑" w:hint="eastAsia"/>
        </w:rPr>
        <w:t>支付</w:t>
      </w:r>
      <w:r w:rsidR="008477F0">
        <w:rPr>
          <w:rFonts w:ascii="微软雅黑" w:eastAsia="微软雅黑" w:hAnsi="微软雅黑"/>
        </w:rPr>
        <w:t>时，展示</w:t>
      </w:r>
      <w:r w:rsidR="008477F0">
        <w:rPr>
          <w:rFonts w:ascii="微软雅黑" w:eastAsia="微软雅黑" w:hAnsi="微软雅黑" w:hint="eastAsia"/>
        </w:rPr>
        <w:t>用户</w:t>
      </w:r>
      <w:r w:rsidR="008477F0">
        <w:rPr>
          <w:rFonts w:ascii="微软雅黑" w:eastAsia="微软雅黑" w:hAnsi="微软雅黑"/>
        </w:rPr>
        <w:t>绑定银行卡的</w:t>
      </w:r>
      <w:r w:rsidR="008477F0">
        <w:rPr>
          <w:rFonts w:ascii="微软雅黑" w:eastAsia="微软雅黑" w:hAnsi="微软雅黑" w:hint="eastAsia"/>
        </w:rPr>
        <w:t>logo</w:t>
      </w:r>
      <w:r w:rsidR="00F91163">
        <w:rPr>
          <w:rFonts w:ascii="微软雅黑" w:eastAsia="微软雅黑" w:hAnsi="微软雅黑" w:hint="eastAsia"/>
        </w:rPr>
        <w:t>、</w:t>
      </w:r>
      <w:r w:rsidR="00F91163">
        <w:rPr>
          <w:rFonts w:ascii="微软雅黑" w:eastAsia="微软雅黑" w:hAnsi="微软雅黑"/>
        </w:rPr>
        <w:t>银行名称</w:t>
      </w:r>
      <w:r w:rsidR="008477F0">
        <w:rPr>
          <w:rFonts w:ascii="微软雅黑" w:eastAsia="微软雅黑" w:hAnsi="微软雅黑"/>
        </w:rPr>
        <w:t>和限额：</w:t>
      </w:r>
      <w:r w:rsidR="000A043C" w:rsidRPr="000A043C">
        <w:rPr>
          <w:rFonts w:ascii="微软雅黑" w:eastAsia="微软雅黑" w:hAnsi="微软雅黑"/>
          <w:color w:val="000000" w:themeColor="text1"/>
          <w:szCs w:val="21"/>
        </w:rPr>
        <w:t>单笔</w:t>
      </w:r>
      <w:r w:rsidR="000A043C" w:rsidRPr="000A043C">
        <w:rPr>
          <w:rFonts w:ascii="微软雅黑" w:eastAsia="微软雅黑" w:hAnsi="微软雅黑" w:hint="eastAsia"/>
          <w:color w:val="000000" w:themeColor="text1"/>
          <w:szCs w:val="21"/>
        </w:rPr>
        <w:t>限额</w:t>
      </w:r>
      <w:r w:rsidR="000A043C" w:rsidRPr="000A043C">
        <w:rPr>
          <w:rFonts w:ascii="微软雅黑" w:eastAsia="微软雅黑" w:hAnsi="微软雅黑"/>
          <w:color w:val="000000" w:themeColor="text1"/>
          <w:szCs w:val="21"/>
        </w:rPr>
        <w:t>XX元，单日XX元，单月XX元</w:t>
      </w:r>
      <w:r w:rsidR="000A043C">
        <w:rPr>
          <w:rFonts w:ascii="微软雅黑" w:eastAsia="微软雅黑" w:hAnsi="微软雅黑" w:hint="eastAsia"/>
          <w:color w:val="000000" w:themeColor="text1"/>
          <w:szCs w:val="21"/>
        </w:rPr>
        <w:t>。</w:t>
      </w:r>
    </w:p>
    <w:p w14:paraId="621E849B" w14:textId="536156E4" w:rsidR="004D6EA4" w:rsidRPr="008551F3" w:rsidRDefault="004D6EA4" w:rsidP="007E3622">
      <w:pPr>
        <w:rPr>
          <w:rFonts w:ascii="微软雅黑" w:eastAsia="微软雅黑" w:hAnsi="微软雅黑"/>
          <w:color w:val="548DD4" w:themeColor="text2" w:themeTint="99"/>
        </w:rPr>
      </w:pPr>
      <w:r w:rsidRPr="008551F3">
        <w:rPr>
          <w:rFonts w:ascii="微软雅黑" w:eastAsia="微软雅黑" w:hAnsi="微软雅黑"/>
          <w:color w:val="D9D9D9" w:themeColor="background1" w:themeShade="D9"/>
        </w:rPr>
        <w:t>ii</w:t>
      </w:r>
      <w:r w:rsidRPr="008551F3">
        <w:rPr>
          <w:rFonts w:ascii="微软雅黑" w:eastAsia="微软雅黑" w:hAnsi="微软雅黑" w:hint="eastAsia"/>
          <w:color w:val="D9D9D9" w:themeColor="background1" w:themeShade="D9"/>
        </w:rPr>
        <w:t>.</w:t>
      </w:r>
      <w:r w:rsidR="000A043C" w:rsidRPr="008551F3">
        <w:rPr>
          <w:rFonts w:ascii="微软雅黑" w:eastAsia="微软雅黑" w:hAnsi="微软雅黑" w:hint="eastAsia"/>
          <w:color w:val="D9D9D9" w:themeColor="background1" w:themeShade="D9"/>
        </w:rPr>
        <w:t>【充值限额表】按键</w:t>
      </w:r>
      <w:r w:rsidR="000A043C" w:rsidRPr="008551F3">
        <w:rPr>
          <w:rFonts w:ascii="微软雅黑" w:eastAsia="微软雅黑" w:hAnsi="微软雅黑"/>
          <w:color w:val="D9D9D9" w:themeColor="background1" w:themeShade="D9"/>
        </w:rPr>
        <w:t>：点击前往充值限额表页</w:t>
      </w:r>
      <w:r w:rsidR="00C24C7F" w:rsidRPr="008551F3">
        <w:rPr>
          <w:rFonts w:ascii="微软雅黑" w:eastAsia="微软雅黑" w:hAnsi="微软雅黑" w:hint="eastAsia"/>
          <w:color w:val="D9D9D9" w:themeColor="background1" w:themeShade="D9"/>
        </w:rPr>
        <w:t>，</w:t>
      </w:r>
      <w:r w:rsidR="00C24C7F" w:rsidRPr="008551F3">
        <w:rPr>
          <w:rFonts w:ascii="微软雅黑" w:eastAsia="微软雅黑" w:hAnsi="微软雅黑"/>
          <w:color w:val="D9D9D9" w:themeColor="background1" w:themeShade="D9"/>
        </w:rPr>
        <w:t>充值限额表延用现在</w:t>
      </w:r>
      <w:r w:rsidR="003154CF" w:rsidRPr="008551F3">
        <w:rPr>
          <w:rFonts w:ascii="微软雅黑" w:eastAsia="微软雅黑" w:hAnsi="微软雅黑" w:hint="eastAsia"/>
          <w:color w:val="D9D9D9" w:themeColor="background1" w:themeShade="D9"/>
        </w:rPr>
        <w:t>的</w:t>
      </w:r>
      <w:r w:rsidR="003154CF" w:rsidRPr="008551F3">
        <w:rPr>
          <w:rFonts w:ascii="微软雅黑" w:eastAsia="微软雅黑" w:hAnsi="微软雅黑"/>
          <w:color w:val="D9D9D9" w:themeColor="background1" w:themeShade="D9"/>
        </w:rPr>
        <w:t>页面</w:t>
      </w:r>
      <w:r w:rsidR="003154CF" w:rsidRPr="008551F3">
        <w:rPr>
          <w:rFonts w:ascii="微软雅黑" w:eastAsia="微软雅黑" w:hAnsi="微软雅黑" w:hint="eastAsia"/>
          <w:color w:val="D9D9D9" w:themeColor="background1" w:themeShade="D9"/>
        </w:rPr>
        <w:t>（页面</w:t>
      </w:r>
      <w:r w:rsidR="003154CF" w:rsidRPr="008551F3">
        <w:rPr>
          <w:rFonts w:ascii="微软雅黑" w:eastAsia="微软雅黑" w:hAnsi="微软雅黑"/>
          <w:color w:val="D9D9D9" w:themeColor="background1" w:themeShade="D9"/>
        </w:rPr>
        <w:t>视觉按视觉规范作修改</w:t>
      </w:r>
      <w:r w:rsidR="003154CF" w:rsidRPr="008551F3">
        <w:rPr>
          <w:rFonts w:ascii="微软雅黑" w:eastAsia="微软雅黑" w:hAnsi="微软雅黑" w:hint="eastAsia"/>
          <w:color w:val="D9D9D9" w:themeColor="background1" w:themeShade="D9"/>
        </w:rPr>
        <w:t>）</w:t>
      </w:r>
      <w:r w:rsidR="000A043C" w:rsidRPr="008551F3">
        <w:rPr>
          <w:rFonts w:ascii="微软雅黑" w:eastAsia="微软雅黑" w:hAnsi="微软雅黑"/>
          <w:color w:val="D9D9D9" w:themeColor="background1" w:themeShade="D9"/>
        </w:rPr>
        <w:t>。</w:t>
      </w:r>
      <w:r w:rsidR="000A043C" w:rsidRPr="008551F3">
        <w:rPr>
          <w:rFonts w:ascii="微软雅黑" w:eastAsia="微软雅黑" w:hAnsi="微软雅黑" w:hint="eastAsia"/>
          <w:color w:val="D9D9D9" w:themeColor="background1" w:themeShade="D9"/>
        </w:rPr>
        <w:t>按键</w:t>
      </w:r>
      <w:r w:rsidR="000A043C" w:rsidRPr="008551F3">
        <w:rPr>
          <w:rFonts w:ascii="微软雅黑" w:eastAsia="微软雅黑" w:hAnsi="微软雅黑"/>
          <w:color w:val="D9D9D9" w:themeColor="background1" w:themeShade="D9"/>
        </w:rPr>
        <w:t>左侧文案：</w:t>
      </w:r>
      <w:r w:rsidR="000A043C" w:rsidRPr="008551F3">
        <w:rPr>
          <w:rFonts w:ascii="微软雅黑" w:eastAsia="微软雅黑" w:hAnsi="微软雅黑" w:hint="eastAsia"/>
          <w:color w:val="D9D9D9" w:themeColor="background1" w:themeShade="D9"/>
        </w:rPr>
        <w:t>大额充</w:t>
      </w:r>
      <w:proofErr w:type="gramStart"/>
      <w:r w:rsidR="000A043C" w:rsidRPr="008551F3">
        <w:rPr>
          <w:rFonts w:ascii="微软雅黑" w:eastAsia="微软雅黑" w:hAnsi="微软雅黑" w:hint="eastAsia"/>
          <w:color w:val="D9D9D9" w:themeColor="background1" w:themeShade="D9"/>
        </w:rPr>
        <w:t>值建议</w:t>
      </w:r>
      <w:proofErr w:type="gramEnd"/>
      <w:r w:rsidR="000A043C" w:rsidRPr="008551F3">
        <w:rPr>
          <w:rFonts w:ascii="微软雅黑" w:eastAsia="微软雅黑" w:hAnsi="微软雅黑" w:hint="eastAsia"/>
          <w:color w:val="D9D9D9" w:themeColor="background1" w:themeShade="D9"/>
        </w:rPr>
        <w:t>使用转账支付。</w:t>
      </w:r>
      <w:r w:rsidR="008551F3" w:rsidRPr="008551F3">
        <w:rPr>
          <w:rFonts w:ascii="微软雅黑" w:eastAsia="微软雅黑" w:hAnsi="微软雅黑" w:hint="eastAsia"/>
          <w:color w:val="548DD4" w:themeColor="text2" w:themeTint="99"/>
        </w:rPr>
        <w:t>（12.19删除</w:t>
      </w:r>
      <w:r w:rsidR="008551F3" w:rsidRPr="008551F3">
        <w:rPr>
          <w:rFonts w:ascii="微软雅黑" w:eastAsia="微软雅黑" w:hAnsi="微软雅黑"/>
          <w:color w:val="548DD4" w:themeColor="text2" w:themeTint="99"/>
        </w:rPr>
        <w:t>该内容</w:t>
      </w:r>
      <w:r w:rsidR="008551F3" w:rsidRPr="008551F3">
        <w:rPr>
          <w:rFonts w:ascii="微软雅黑" w:eastAsia="微软雅黑" w:hAnsi="微软雅黑" w:hint="eastAsia"/>
          <w:color w:val="548DD4" w:themeColor="text2" w:themeTint="99"/>
        </w:rPr>
        <w:t>）</w:t>
      </w:r>
    </w:p>
    <w:p w14:paraId="47D22286" w14:textId="2CD8AFAF" w:rsidR="009D53D4" w:rsidRPr="005647F9" w:rsidRDefault="004D6EA4" w:rsidP="007E3622">
      <w:pPr>
        <w:rPr>
          <w:rFonts w:ascii="微软雅黑" w:eastAsia="微软雅黑" w:hAnsi="微软雅黑"/>
          <w:color w:val="948A54" w:themeColor="background2" w:themeShade="80"/>
          <w:szCs w:val="21"/>
        </w:rPr>
      </w:pPr>
      <w:r>
        <w:rPr>
          <w:rFonts w:ascii="微软雅黑" w:eastAsia="微软雅黑" w:hAnsi="微软雅黑"/>
        </w:rPr>
        <w:t>iii.</w:t>
      </w:r>
      <w:r w:rsidR="000A043C">
        <w:rPr>
          <w:rFonts w:ascii="微软雅黑" w:eastAsia="微软雅黑" w:hAnsi="微软雅黑" w:hint="eastAsia"/>
        </w:rPr>
        <w:t>点击</w:t>
      </w:r>
      <w:r w:rsidR="000A043C">
        <w:rPr>
          <w:rFonts w:ascii="微软雅黑" w:eastAsia="微软雅黑" w:hAnsi="微软雅黑"/>
        </w:rPr>
        <w:t>，向上弹出</w:t>
      </w:r>
      <w:r w:rsidR="000A043C">
        <w:rPr>
          <w:rFonts w:ascii="微软雅黑" w:eastAsia="微软雅黑" w:hAnsi="微软雅黑" w:hint="eastAsia"/>
        </w:rPr>
        <w:t>“选择</w:t>
      </w:r>
      <w:r w:rsidR="000A043C">
        <w:rPr>
          <w:rFonts w:ascii="微软雅黑" w:eastAsia="微软雅黑" w:hAnsi="微软雅黑"/>
        </w:rPr>
        <w:t>充值方式</w:t>
      </w:r>
      <w:r w:rsidR="00305F18">
        <w:rPr>
          <w:rFonts w:ascii="微软雅黑" w:eastAsia="微软雅黑" w:hAnsi="微软雅黑" w:hint="eastAsia"/>
        </w:rPr>
        <w:t>”弹框。选中</w:t>
      </w:r>
      <w:r w:rsidR="00305F18">
        <w:rPr>
          <w:rFonts w:ascii="微软雅黑" w:eastAsia="微软雅黑" w:hAnsi="微软雅黑"/>
        </w:rPr>
        <w:t>某一充值方式</w:t>
      </w:r>
      <w:r w:rsidR="00A243D1">
        <w:rPr>
          <w:rFonts w:ascii="微软雅黑" w:eastAsia="微软雅黑" w:hAnsi="微软雅黑"/>
        </w:rPr>
        <w:t>，弹框消失，</w:t>
      </w:r>
      <w:r w:rsidR="00A243D1">
        <w:rPr>
          <w:rFonts w:ascii="微软雅黑" w:eastAsia="微软雅黑" w:hAnsi="微软雅黑" w:hint="eastAsia"/>
        </w:rPr>
        <w:t>充</w:t>
      </w:r>
      <w:proofErr w:type="gramStart"/>
      <w:r w:rsidR="00A243D1">
        <w:rPr>
          <w:rFonts w:ascii="微软雅黑" w:eastAsia="微软雅黑" w:hAnsi="微软雅黑" w:hint="eastAsia"/>
        </w:rPr>
        <w:t>值</w:t>
      </w:r>
      <w:r w:rsidR="000A043C">
        <w:rPr>
          <w:rFonts w:ascii="微软雅黑" w:eastAsia="微软雅黑" w:hAnsi="微软雅黑"/>
        </w:rPr>
        <w:t>方式</w:t>
      </w:r>
      <w:proofErr w:type="gramEnd"/>
      <w:r w:rsidR="000A043C">
        <w:rPr>
          <w:rFonts w:ascii="微软雅黑" w:eastAsia="微软雅黑" w:hAnsi="微软雅黑"/>
        </w:rPr>
        <w:t>切换。</w:t>
      </w:r>
      <w:r w:rsidR="00872899">
        <w:rPr>
          <w:rFonts w:ascii="微软雅黑" w:eastAsia="微软雅黑" w:hAnsi="微软雅黑" w:hint="eastAsia"/>
        </w:rPr>
        <w:t>不可选择</w:t>
      </w:r>
      <w:r w:rsidR="00872899">
        <w:rPr>
          <w:rFonts w:ascii="微软雅黑" w:eastAsia="微软雅黑" w:hAnsi="微软雅黑"/>
        </w:rPr>
        <w:t>的选项排在可</w:t>
      </w:r>
      <w:r w:rsidR="00872899">
        <w:rPr>
          <w:rFonts w:ascii="微软雅黑" w:eastAsia="微软雅黑" w:hAnsi="微软雅黑" w:hint="eastAsia"/>
        </w:rPr>
        <w:t>选择</w:t>
      </w:r>
      <w:r w:rsidR="00872899">
        <w:rPr>
          <w:rFonts w:ascii="微软雅黑" w:eastAsia="微软雅黑" w:hAnsi="微软雅黑"/>
        </w:rPr>
        <w:t>选项的下方，如果两个选项都可</w:t>
      </w:r>
      <w:r w:rsidR="00872899">
        <w:rPr>
          <w:rFonts w:ascii="微软雅黑" w:eastAsia="微软雅黑" w:hAnsi="微软雅黑" w:hint="eastAsia"/>
        </w:rPr>
        <w:t>选择</w:t>
      </w:r>
      <w:r w:rsidR="00A243D1">
        <w:rPr>
          <w:rFonts w:ascii="微软雅黑" w:eastAsia="微软雅黑" w:hAnsi="微软雅黑"/>
        </w:rPr>
        <w:t>，则快捷</w:t>
      </w:r>
      <w:r w:rsidR="00A243D1">
        <w:rPr>
          <w:rFonts w:ascii="微软雅黑" w:eastAsia="微软雅黑" w:hAnsi="微软雅黑" w:hint="eastAsia"/>
        </w:rPr>
        <w:t>支付</w:t>
      </w:r>
      <w:r w:rsidR="00872899">
        <w:rPr>
          <w:rFonts w:ascii="微软雅黑" w:eastAsia="微软雅黑" w:hAnsi="微软雅黑"/>
        </w:rPr>
        <w:t>排在转账</w:t>
      </w:r>
      <w:r w:rsidR="00A243D1">
        <w:rPr>
          <w:rFonts w:ascii="微软雅黑" w:eastAsia="微软雅黑" w:hAnsi="微软雅黑" w:hint="eastAsia"/>
        </w:rPr>
        <w:t>支付</w:t>
      </w:r>
      <w:r w:rsidR="00872899">
        <w:rPr>
          <w:rFonts w:ascii="微软雅黑" w:eastAsia="微软雅黑" w:hAnsi="微软雅黑"/>
        </w:rPr>
        <w:t>上方。</w:t>
      </w:r>
      <w:r w:rsidR="005647F9">
        <w:rPr>
          <w:rFonts w:ascii="微软雅黑" w:eastAsia="微软雅黑" w:hAnsi="微软雅黑" w:hint="eastAsia"/>
        </w:rPr>
        <w:t>快捷支付</w:t>
      </w:r>
      <w:r w:rsidR="005647F9">
        <w:rPr>
          <w:rFonts w:ascii="微软雅黑" w:eastAsia="微软雅黑" w:hAnsi="微软雅黑"/>
        </w:rPr>
        <w:t>文案：</w:t>
      </w:r>
      <w:r w:rsidR="005647F9" w:rsidRPr="005647F9">
        <w:rPr>
          <w:rFonts w:ascii="微软雅黑" w:eastAsia="微软雅黑" w:hAnsi="微软雅黑"/>
          <w:color w:val="948A54" w:themeColor="background2" w:themeShade="80"/>
          <w:szCs w:val="21"/>
        </w:rPr>
        <w:t>单笔</w:t>
      </w:r>
      <w:r w:rsidR="005647F9" w:rsidRPr="005647F9">
        <w:rPr>
          <w:rFonts w:ascii="微软雅黑" w:eastAsia="微软雅黑" w:hAnsi="微软雅黑" w:hint="eastAsia"/>
          <w:color w:val="948A54" w:themeColor="background2" w:themeShade="80"/>
          <w:szCs w:val="21"/>
        </w:rPr>
        <w:t>限额</w:t>
      </w:r>
      <w:r w:rsidR="005647F9" w:rsidRPr="005647F9">
        <w:rPr>
          <w:rFonts w:ascii="微软雅黑" w:eastAsia="微软雅黑" w:hAnsi="微软雅黑"/>
          <w:color w:val="948A54" w:themeColor="background2" w:themeShade="80"/>
          <w:szCs w:val="21"/>
        </w:rPr>
        <w:t>XX元，单日XX元，单月XX元</w:t>
      </w:r>
      <w:r w:rsidR="005647F9" w:rsidRPr="005647F9">
        <w:rPr>
          <w:rFonts w:ascii="微软雅黑" w:eastAsia="微软雅黑" w:hAnsi="微软雅黑" w:hint="eastAsia"/>
          <w:color w:val="948A54" w:themeColor="background2" w:themeShade="80"/>
          <w:szCs w:val="21"/>
        </w:rPr>
        <w:t>。</w:t>
      </w:r>
      <w:r w:rsidR="005647F9">
        <w:rPr>
          <w:rFonts w:ascii="微软雅黑" w:eastAsia="微软雅黑" w:hAnsi="微软雅黑" w:hint="eastAsia"/>
          <w:color w:val="000000" w:themeColor="text1"/>
          <w:szCs w:val="21"/>
        </w:rPr>
        <w:t>转账支付</w:t>
      </w:r>
      <w:r w:rsidR="005647F9">
        <w:rPr>
          <w:rFonts w:ascii="微软雅黑" w:eastAsia="微软雅黑" w:hAnsi="微软雅黑"/>
          <w:color w:val="000000" w:themeColor="text1"/>
          <w:szCs w:val="21"/>
        </w:rPr>
        <w:t>文案</w:t>
      </w:r>
      <w:r w:rsidR="005647F9">
        <w:rPr>
          <w:rFonts w:ascii="微软雅黑" w:eastAsia="微软雅黑" w:hAnsi="微软雅黑" w:hint="eastAsia"/>
          <w:color w:val="000000" w:themeColor="text1"/>
          <w:szCs w:val="21"/>
        </w:rPr>
        <w:t>:</w:t>
      </w:r>
      <w:r w:rsidR="005647F9" w:rsidRPr="005647F9">
        <w:rPr>
          <w:rFonts w:hint="eastAsia"/>
        </w:rPr>
        <w:t xml:space="preserve"> </w:t>
      </w:r>
      <w:r w:rsidR="005647F9" w:rsidRPr="005647F9">
        <w:rPr>
          <w:rFonts w:ascii="微软雅黑" w:eastAsia="微软雅黑" w:hAnsi="微软雅黑" w:hint="eastAsia"/>
          <w:color w:val="948A54" w:themeColor="background2" w:themeShade="80"/>
          <w:szCs w:val="21"/>
        </w:rPr>
        <w:t>无银行限额，不限定存管绑定卡，需使用手机银行操作转账.</w:t>
      </w:r>
    </w:p>
    <w:p w14:paraId="63833DF4" w14:textId="77777777" w:rsidR="004D6EA4" w:rsidRDefault="000A043C" w:rsidP="007E3622">
      <w:pPr>
        <w:rPr>
          <w:rFonts w:ascii="微软雅黑" w:eastAsia="微软雅黑" w:hAnsi="微软雅黑"/>
        </w:rPr>
      </w:pPr>
      <w:r>
        <w:rPr>
          <w:rFonts w:ascii="微软雅黑" w:eastAsia="微软雅黑" w:hAnsi="微软雅黑"/>
        </w:rPr>
        <w:t>iv.</w:t>
      </w:r>
      <w:r w:rsidR="002B4F3F">
        <w:rPr>
          <w:rFonts w:ascii="微软雅黑" w:eastAsia="微软雅黑" w:hAnsi="微软雅黑" w:hint="eastAsia"/>
        </w:rPr>
        <w:t>当输入的充值金额＞快捷支付单笔金额时，充</w:t>
      </w:r>
      <w:proofErr w:type="gramStart"/>
      <w:r w:rsidR="002B4F3F">
        <w:rPr>
          <w:rFonts w:ascii="微软雅黑" w:eastAsia="微软雅黑" w:hAnsi="微软雅黑" w:hint="eastAsia"/>
        </w:rPr>
        <w:t>值</w:t>
      </w:r>
      <w:r w:rsidR="004D6EA4">
        <w:rPr>
          <w:rFonts w:ascii="微软雅黑" w:eastAsia="微软雅黑" w:hAnsi="微软雅黑" w:hint="eastAsia"/>
        </w:rPr>
        <w:t>方式</w:t>
      </w:r>
      <w:proofErr w:type="gramEnd"/>
      <w:r w:rsidR="004D6EA4">
        <w:rPr>
          <w:rFonts w:ascii="微软雅黑" w:eastAsia="微软雅黑" w:hAnsi="微软雅黑"/>
        </w:rPr>
        <w:t>改为</w:t>
      </w:r>
      <w:r w:rsidR="004D6EA4" w:rsidRPr="004D6EA4">
        <w:rPr>
          <w:rFonts w:ascii="微软雅黑" w:eastAsia="微软雅黑" w:hAnsi="微软雅黑" w:hint="eastAsia"/>
        </w:rPr>
        <w:t>转账支付。</w:t>
      </w:r>
      <w:r>
        <w:rPr>
          <w:rFonts w:ascii="微软雅黑" w:eastAsia="微软雅黑" w:hAnsi="微软雅黑" w:hint="eastAsia"/>
        </w:rPr>
        <w:t>若</w:t>
      </w:r>
      <w:r>
        <w:rPr>
          <w:rFonts w:ascii="微软雅黑" w:eastAsia="微软雅黑" w:hAnsi="微软雅黑"/>
        </w:rPr>
        <w:t>用户改</w:t>
      </w:r>
      <w:r>
        <w:rPr>
          <w:rFonts w:ascii="微软雅黑" w:eastAsia="微软雅黑" w:hAnsi="微软雅黑" w:hint="eastAsia"/>
        </w:rPr>
        <w:t>变</w:t>
      </w:r>
      <w:r>
        <w:rPr>
          <w:rFonts w:ascii="微软雅黑" w:eastAsia="微软雅黑" w:hAnsi="微软雅黑"/>
        </w:rPr>
        <w:t>输入金额</w:t>
      </w:r>
      <w:r>
        <w:rPr>
          <w:rFonts w:ascii="微软雅黑" w:eastAsia="微软雅黑" w:hAnsi="微软雅黑" w:hint="eastAsia"/>
        </w:rPr>
        <w:t>且</w:t>
      </w:r>
      <w:r>
        <w:rPr>
          <w:rFonts w:ascii="微软雅黑" w:eastAsia="微软雅黑" w:hAnsi="微软雅黑"/>
        </w:rPr>
        <w:t>金额</w:t>
      </w:r>
      <w:r>
        <w:rPr>
          <w:rFonts w:ascii="微软雅黑" w:eastAsia="微软雅黑" w:hAnsi="微软雅黑" w:hint="eastAsia"/>
        </w:rPr>
        <w:t>&lt;</w:t>
      </w:r>
      <w:r w:rsidR="002B4F3F">
        <w:rPr>
          <w:rFonts w:ascii="微软雅黑" w:eastAsia="微软雅黑" w:hAnsi="微软雅黑" w:hint="eastAsia"/>
        </w:rPr>
        <w:t>快捷支付单笔金额时充</w:t>
      </w:r>
      <w:proofErr w:type="gramStart"/>
      <w:r w:rsidR="002B4F3F">
        <w:rPr>
          <w:rFonts w:ascii="微软雅黑" w:eastAsia="微软雅黑" w:hAnsi="微软雅黑" w:hint="eastAsia"/>
        </w:rPr>
        <w:t>值</w:t>
      </w:r>
      <w:r>
        <w:rPr>
          <w:rFonts w:ascii="微软雅黑" w:eastAsia="微软雅黑" w:hAnsi="微软雅黑" w:hint="eastAsia"/>
        </w:rPr>
        <w:t>方式</w:t>
      </w:r>
      <w:proofErr w:type="gramEnd"/>
      <w:r>
        <w:rPr>
          <w:rFonts w:ascii="微软雅黑" w:eastAsia="微软雅黑" w:hAnsi="微软雅黑"/>
        </w:rPr>
        <w:t>改为</w:t>
      </w:r>
      <w:r>
        <w:rPr>
          <w:rFonts w:ascii="微软雅黑" w:eastAsia="微软雅黑" w:hAnsi="微软雅黑" w:hint="eastAsia"/>
        </w:rPr>
        <w:t>快捷</w:t>
      </w:r>
      <w:r w:rsidRPr="004D6EA4">
        <w:rPr>
          <w:rFonts w:ascii="微软雅黑" w:eastAsia="微软雅黑" w:hAnsi="微软雅黑" w:hint="eastAsia"/>
        </w:rPr>
        <w:t>支付。</w:t>
      </w:r>
      <w:r w:rsidR="002B4F3F">
        <w:rPr>
          <w:rFonts w:ascii="微软雅黑" w:eastAsia="微软雅黑" w:hAnsi="微软雅黑" w:hint="eastAsia"/>
        </w:rPr>
        <w:t>充</w:t>
      </w:r>
      <w:proofErr w:type="gramStart"/>
      <w:r w:rsidR="002B4F3F">
        <w:rPr>
          <w:rFonts w:ascii="微软雅黑" w:eastAsia="微软雅黑" w:hAnsi="微软雅黑" w:hint="eastAsia"/>
        </w:rPr>
        <w:t>值</w:t>
      </w:r>
      <w:r w:rsidR="00442611">
        <w:rPr>
          <w:rFonts w:ascii="微软雅黑" w:eastAsia="微软雅黑" w:hAnsi="微软雅黑"/>
        </w:rPr>
        <w:t>方式</w:t>
      </w:r>
      <w:proofErr w:type="gramEnd"/>
      <w:r w:rsidR="00442611">
        <w:rPr>
          <w:rFonts w:ascii="微软雅黑" w:eastAsia="微软雅黑" w:hAnsi="微软雅黑"/>
        </w:rPr>
        <w:t>改变，页面跟着刷</w:t>
      </w:r>
      <w:r w:rsidR="00442611">
        <w:rPr>
          <w:rFonts w:ascii="微软雅黑" w:eastAsia="微软雅黑" w:hAnsi="微软雅黑"/>
        </w:rPr>
        <w:lastRenderedPageBreak/>
        <w:t>新改变。</w:t>
      </w:r>
    </w:p>
    <w:p w14:paraId="3CEC9A39" w14:textId="77777777" w:rsidR="007F6848" w:rsidRDefault="00442611" w:rsidP="007E3622">
      <w:pPr>
        <w:rPr>
          <w:rFonts w:ascii="微软雅黑" w:eastAsia="微软雅黑" w:hAnsi="微软雅黑"/>
        </w:rPr>
      </w:pPr>
      <w:r>
        <w:rPr>
          <w:rFonts w:ascii="微软雅黑" w:eastAsia="微软雅黑" w:hAnsi="微软雅黑" w:hint="eastAsia"/>
        </w:rPr>
        <w:t>⑤</w:t>
      </w:r>
      <w:r w:rsidR="007F6848">
        <w:rPr>
          <w:rFonts w:ascii="微软雅黑" w:eastAsia="微软雅黑" w:hAnsi="微软雅黑" w:hint="eastAsia"/>
        </w:rPr>
        <w:t>获取</w:t>
      </w:r>
      <w:r w:rsidR="007F6848">
        <w:rPr>
          <w:rFonts w:ascii="微软雅黑" w:eastAsia="微软雅黑" w:hAnsi="微软雅黑"/>
        </w:rPr>
        <w:t>验证码</w:t>
      </w:r>
    </w:p>
    <w:p w14:paraId="5BE55BB7" w14:textId="77777777" w:rsidR="007F6848" w:rsidRDefault="007F6848" w:rsidP="007E3622">
      <w:pPr>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 xml:space="preserve"> 脱敏展示</w:t>
      </w:r>
      <w:r>
        <w:rPr>
          <w:rFonts w:ascii="微软雅黑" w:eastAsia="微软雅黑" w:hAnsi="微软雅黑"/>
        </w:rPr>
        <w:t>用户银行预留手机号。</w:t>
      </w:r>
    </w:p>
    <w:p w14:paraId="08FC619D" w14:textId="25FF5D25" w:rsidR="007F6848" w:rsidRPr="008551F3" w:rsidRDefault="007F6848" w:rsidP="007E3622">
      <w:pPr>
        <w:rPr>
          <w:rFonts w:ascii="微软雅黑" w:eastAsia="微软雅黑" w:hAnsi="微软雅黑"/>
          <w:color w:val="548DD4" w:themeColor="text2" w:themeTint="99"/>
        </w:rPr>
      </w:pPr>
      <w:r>
        <w:rPr>
          <w:rFonts w:ascii="微软雅黑" w:eastAsia="微软雅黑" w:hAnsi="微软雅黑" w:hint="eastAsia"/>
        </w:rPr>
        <w:t>ii.输入</w:t>
      </w:r>
      <w:proofErr w:type="gramStart"/>
      <w:r>
        <w:rPr>
          <w:rFonts w:ascii="微软雅黑" w:eastAsia="微软雅黑" w:hAnsi="微软雅黑" w:hint="eastAsia"/>
        </w:rPr>
        <w:t>框</w:t>
      </w:r>
      <w:r>
        <w:rPr>
          <w:rFonts w:ascii="微软雅黑" w:eastAsia="微软雅黑" w:hAnsi="微软雅黑"/>
        </w:rPr>
        <w:t>暗文</w:t>
      </w:r>
      <w:proofErr w:type="gramEnd"/>
      <w:r>
        <w:rPr>
          <w:rFonts w:ascii="微软雅黑" w:eastAsia="微软雅黑" w:hAnsi="微软雅黑"/>
        </w:rPr>
        <w:t>：</w:t>
      </w:r>
      <w:r w:rsidR="00EA74D2" w:rsidRPr="00F91163">
        <w:rPr>
          <w:rFonts w:ascii="微软雅黑" w:eastAsia="微软雅黑" w:hAnsi="微软雅黑" w:hint="eastAsia"/>
          <w:color w:val="948A54" w:themeColor="background2" w:themeShade="80"/>
        </w:rPr>
        <w:t>输入6位</w:t>
      </w:r>
      <w:r w:rsidR="005647F9">
        <w:rPr>
          <w:rFonts w:ascii="微软雅黑" w:eastAsia="微软雅黑" w:hAnsi="微软雅黑" w:hint="eastAsia"/>
          <w:color w:val="948A54" w:themeColor="background2" w:themeShade="80"/>
        </w:rPr>
        <w:t>短信</w:t>
      </w:r>
      <w:r w:rsidR="00EA74D2" w:rsidRPr="00F91163">
        <w:rPr>
          <w:rFonts w:ascii="微软雅黑" w:eastAsia="微软雅黑" w:hAnsi="微软雅黑"/>
          <w:color w:val="948A54" w:themeColor="background2" w:themeShade="80"/>
        </w:rPr>
        <w:t>验证码</w:t>
      </w:r>
      <w:r w:rsidR="008551F3">
        <w:rPr>
          <w:rFonts w:ascii="微软雅黑" w:eastAsia="微软雅黑" w:hAnsi="微软雅黑" w:hint="eastAsia"/>
          <w:color w:val="948A54" w:themeColor="background2" w:themeShade="80"/>
        </w:rPr>
        <w:t>；</w:t>
      </w:r>
      <w:r w:rsidR="008551F3" w:rsidRPr="008551F3">
        <w:rPr>
          <w:rFonts w:ascii="微软雅黑" w:eastAsia="微软雅黑" w:hAnsi="微软雅黑"/>
          <w:color w:val="548DD4" w:themeColor="text2" w:themeTint="99"/>
        </w:rPr>
        <w:t>限制输入</w:t>
      </w:r>
      <w:r w:rsidR="008551F3" w:rsidRPr="008551F3">
        <w:rPr>
          <w:rFonts w:ascii="微软雅黑" w:eastAsia="微软雅黑" w:hAnsi="微软雅黑" w:hint="eastAsia"/>
          <w:color w:val="548DD4" w:themeColor="text2" w:themeTint="99"/>
        </w:rPr>
        <w:t>6位</w:t>
      </w:r>
      <w:r w:rsidR="008551F3">
        <w:rPr>
          <w:rFonts w:ascii="微软雅黑" w:eastAsia="微软雅黑" w:hAnsi="微软雅黑" w:hint="eastAsia"/>
          <w:color w:val="548DD4" w:themeColor="text2" w:themeTint="99"/>
        </w:rPr>
        <w:t>（12.19补充）</w:t>
      </w:r>
    </w:p>
    <w:p w14:paraId="55396740" w14:textId="77777777" w:rsidR="007F6848" w:rsidRDefault="007F6848" w:rsidP="007E3622">
      <w:pPr>
        <w:rPr>
          <w:rFonts w:ascii="微软雅黑" w:eastAsia="微软雅黑" w:hAnsi="微软雅黑"/>
        </w:rPr>
      </w:pPr>
      <w:r>
        <w:rPr>
          <w:rFonts w:ascii="微软雅黑" w:eastAsia="微软雅黑" w:hAnsi="微软雅黑" w:hint="eastAsia"/>
        </w:rPr>
        <w:t>iii.【获取</w:t>
      </w:r>
      <w:r>
        <w:rPr>
          <w:rFonts w:ascii="微软雅黑" w:eastAsia="微软雅黑" w:hAnsi="微软雅黑"/>
        </w:rPr>
        <w:t>验证码</w:t>
      </w:r>
      <w:r>
        <w:rPr>
          <w:rFonts w:ascii="微软雅黑" w:eastAsia="微软雅黑" w:hAnsi="微软雅黑" w:hint="eastAsia"/>
        </w:rPr>
        <w:t>】按键</w:t>
      </w:r>
      <w:r>
        <w:rPr>
          <w:rFonts w:ascii="微软雅黑" w:eastAsia="微软雅黑" w:hAnsi="微软雅黑"/>
        </w:rPr>
        <w:t>：</w:t>
      </w:r>
      <w:r w:rsidR="00D30971">
        <w:rPr>
          <w:rFonts w:ascii="微软雅黑" w:eastAsia="微软雅黑" w:hAnsi="微软雅黑" w:hint="eastAsia"/>
        </w:rPr>
        <w:t>用户</w:t>
      </w:r>
      <w:r w:rsidR="00D30971">
        <w:rPr>
          <w:rFonts w:ascii="微软雅黑" w:eastAsia="微软雅黑" w:hAnsi="微软雅黑"/>
        </w:rPr>
        <w:t>未填写充值金额</w:t>
      </w:r>
      <w:r w:rsidR="00D30971">
        <w:rPr>
          <w:rFonts w:ascii="微软雅黑" w:eastAsia="微软雅黑" w:hAnsi="微软雅黑" w:hint="eastAsia"/>
        </w:rPr>
        <w:t>或</w:t>
      </w:r>
      <w:r w:rsidR="00D30971">
        <w:rPr>
          <w:rFonts w:ascii="微软雅黑" w:eastAsia="微软雅黑" w:hAnsi="微软雅黑"/>
        </w:rPr>
        <w:t>充值金额＜</w:t>
      </w:r>
      <w:r w:rsidR="00D30971">
        <w:rPr>
          <w:rFonts w:ascii="微软雅黑" w:eastAsia="微软雅黑" w:hAnsi="微软雅黑" w:hint="eastAsia"/>
        </w:rPr>
        <w:t>5时</w:t>
      </w:r>
      <w:r w:rsidR="00E23EDC">
        <w:rPr>
          <w:rFonts w:ascii="微软雅黑" w:eastAsia="微软雅黑" w:hAnsi="微软雅黑" w:hint="eastAsia"/>
        </w:rPr>
        <w:t>，按键</w:t>
      </w:r>
      <w:r w:rsidR="00E23EDC">
        <w:rPr>
          <w:rFonts w:ascii="微软雅黑" w:eastAsia="微软雅黑" w:hAnsi="微软雅黑"/>
        </w:rPr>
        <w:t>置灰不可使用。当</w:t>
      </w:r>
      <w:r w:rsidR="00E23EDC">
        <w:rPr>
          <w:rFonts w:ascii="微软雅黑" w:eastAsia="微软雅黑" w:hAnsi="微软雅黑" w:hint="eastAsia"/>
        </w:rPr>
        <w:t>用户</w:t>
      </w:r>
      <w:r w:rsidR="00E23EDC">
        <w:rPr>
          <w:rFonts w:ascii="微软雅黑" w:eastAsia="微软雅黑" w:hAnsi="微软雅黑"/>
        </w:rPr>
        <w:t>填写金额且金额</w:t>
      </w:r>
      <w:r w:rsidR="00E23EDC">
        <w:rPr>
          <w:rFonts w:ascii="微软雅黑" w:eastAsia="微软雅黑" w:hAnsi="微软雅黑" w:hint="eastAsia"/>
        </w:rPr>
        <w:t>&gt;5时</w:t>
      </w:r>
      <w:r w:rsidR="00E23EDC">
        <w:rPr>
          <w:rFonts w:ascii="微软雅黑" w:eastAsia="微软雅黑" w:hAnsi="微软雅黑"/>
        </w:rPr>
        <w:t>，按键高亮可用。</w:t>
      </w:r>
    </w:p>
    <w:p w14:paraId="0F6B43B8" w14:textId="653D6A8D" w:rsidR="00290133" w:rsidRPr="00290133" w:rsidRDefault="00290133" w:rsidP="007E3622">
      <w:pPr>
        <w:rPr>
          <w:rFonts w:ascii="微软雅黑" w:eastAsia="微软雅黑" w:hAnsi="微软雅黑"/>
        </w:rPr>
      </w:pPr>
      <w:r>
        <w:rPr>
          <w:rFonts w:ascii="微软雅黑" w:eastAsia="微软雅黑" w:hAnsi="微软雅黑"/>
        </w:rPr>
        <w:t>iv.</w:t>
      </w:r>
      <w:r>
        <w:rPr>
          <w:rFonts w:ascii="微软雅黑" w:eastAsia="微软雅黑" w:hAnsi="微软雅黑" w:hint="eastAsia"/>
        </w:rPr>
        <w:t>发送</w:t>
      </w:r>
      <w:r>
        <w:rPr>
          <w:rFonts w:ascii="微软雅黑" w:eastAsia="微软雅黑" w:hAnsi="微软雅黑"/>
        </w:rPr>
        <w:t>验证码后</w:t>
      </w:r>
      <w:r>
        <w:rPr>
          <w:rFonts w:ascii="微软雅黑" w:eastAsia="微软雅黑" w:hAnsi="微软雅黑" w:hint="eastAsia"/>
        </w:rPr>
        <w:t>，输入</w:t>
      </w:r>
      <w:proofErr w:type="gramStart"/>
      <w:r>
        <w:rPr>
          <w:rFonts w:ascii="微软雅黑" w:eastAsia="微软雅黑" w:hAnsi="微软雅黑" w:hint="eastAsia"/>
        </w:rPr>
        <w:t>框</w:t>
      </w:r>
      <w:r>
        <w:rPr>
          <w:rFonts w:ascii="微软雅黑" w:eastAsia="微软雅黑" w:hAnsi="微软雅黑"/>
        </w:rPr>
        <w:t>金额</w:t>
      </w:r>
      <w:proofErr w:type="gramEnd"/>
      <w:r>
        <w:rPr>
          <w:rFonts w:ascii="微软雅黑" w:eastAsia="微软雅黑" w:hAnsi="微软雅黑"/>
        </w:rPr>
        <w:t>不可更改</w:t>
      </w:r>
      <w:r>
        <w:rPr>
          <w:rFonts w:ascii="微软雅黑" w:eastAsia="微软雅黑" w:hAnsi="微软雅黑" w:hint="eastAsia"/>
        </w:rPr>
        <w:t>（用户</w:t>
      </w:r>
      <w:r>
        <w:rPr>
          <w:rFonts w:ascii="微软雅黑" w:eastAsia="微软雅黑" w:hAnsi="微软雅黑"/>
        </w:rPr>
        <w:t>点击输入框，</w:t>
      </w:r>
      <w:r>
        <w:rPr>
          <w:rFonts w:ascii="微软雅黑" w:eastAsia="微软雅黑" w:hAnsi="微软雅黑" w:hint="eastAsia"/>
        </w:rPr>
        <w:t>无</w:t>
      </w:r>
      <w:r>
        <w:rPr>
          <w:rFonts w:ascii="微软雅黑" w:eastAsia="微软雅黑" w:hAnsi="微软雅黑"/>
        </w:rPr>
        <w:t>作用</w:t>
      </w:r>
      <w:r>
        <w:rPr>
          <w:rFonts w:ascii="微软雅黑" w:eastAsia="微软雅黑" w:hAnsi="微软雅黑" w:hint="eastAsia"/>
        </w:rPr>
        <w:t>）。</w:t>
      </w:r>
      <w:r w:rsidRPr="00290133">
        <w:rPr>
          <w:rFonts w:ascii="微软雅黑" w:eastAsia="微软雅黑" w:hAnsi="微软雅黑" w:hint="eastAsia"/>
          <w:color w:val="548DD4" w:themeColor="text2" w:themeTint="99"/>
        </w:rPr>
        <w:t>（12.17补充）</w:t>
      </w:r>
    </w:p>
    <w:p w14:paraId="163AEA54" w14:textId="77777777" w:rsidR="00442611" w:rsidRDefault="00442611" w:rsidP="007E3622">
      <w:pPr>
        <w:rPr>
          <w:rFonts w:ascii="微软雅黑" w:eastAsia="微软雅黑" w:hAnsi="微软雅黑"/>
        </w:rPr>
      </w:pPr>
      <w:r>
        <w:rPr>
          <w:rFonts w:ascii="微软雅黑" w:eastAsia="微软雅黑" w:hAnsi="微软雅黑" w:hint="eastAsia"/>
        </w:rPr>
        <w:t>⑥</w:t>
      </w:r>
      <w:r w:rsidR="007F6848">
        <w:rPr>
          <w:rFonts w:ascii="微软雅黑" w:eastAsia="微软雅黑" w:hAnsi="微软雅黑" w:hint="eastAsia"/>
        </w:rPr>
        <w:t>【充值】按键</w:t>
      </w:r>
    </w:p>
    <w:p w14:paraId="6D3C5774" w14:textId="66001900" w:rsidR="00421742" w:rsidRPr="00421742" w:rsidRDefault="00E85B16" w:rsidP="00E85B16">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rPr>
        <w:t>.</w:t>
      </w:r>
      <w:r w:rsidR="00421742" w:rsidRPr="00421742">
        <w:rPr>
          <w:rFonts w:ascii="微软雅黑" w:eastAsia="微软雅黑" w:hAnsi="微软雅黑" w:hint="eastAsia"/>
        </w:rPr>
        <w:t>点击进行充值。</w:t>
      </w:r>
      <w:r w:rsidR="00F10024">
        <w:rPr>
          <w:rFonts w:ascii="微软雅黑" w:eastAsia="微软雅黑" w:hAnsi="微软雅黑" w:hint="eastAsia"/>
        </w:rPr>
        <w:t>充</w:t>
      </w:r>
      <w:proofErr w:type="gramStart"/>
      <w:r w:rsidR="00F10024">
        <w:rPr>
          <w:rFonts w:ascii="微软雅黑" w:eastAsia="微软雅黑" w:hAnsi="微软雅黑" w:hint="eastAsia"/>
        </w:rPr>
        <w:t>值</w:t>
      </w:r>
      <w:r w:rsidR="00F10024">
        <w:rPr>
          <w:rFonts w:ascii="微软雅黑" w:eastAsia="微软雅黑" w:hAnsi="微软雅黑"/>
        </w:rPr>
        <w:t>成功转</w:t>
      </w:r>
      <w:proofErr w:type="gramEnd"/>
      <w:r w:rsidR="00F10024">
        <w:rPr>
          <w:rFonts w:ascii="微软雅黑" w:eastAsia="微软雅黑" w:hAnsi="微软雅黑"/>
        </w:rPr>
        <w:t>跳</w:t>
      </w:r>
      <w:r w:rsidR="00F10024">
        <w:rPr>
          <w:rFonts w:ascii="微软雅黑" w:eastAsia="微软雅黑" w:hAnsi="微软雅黑" w:hint="eastAsia"/>
        </w:rPr>
        <w:t>充</w:t>
      </w:r>
      <w:proofErr w:type="gramStart"/>
      <w:r w:rsidR="00F10024">
        <w:rPr>
          <w:rFonts w:ascii="微软雅黑" w:eastAsia="微软雅黑" w:hAnsi="微软雅黑" w:hint="eastAsia"/>
        </w:rPr>
        <w:t>值成功</w:t>
      </w:r>
      <w:proofErr w:type="gramEnd"/>
      <w:r w:rsidR="00F10024">
        <w:rPr>
          <w:rFonts w:ascii="微软雅黑" w:eastAsia="微软雅黑" w:hAnsi="微软雅黑"/>
        </w:rPr>
        <w:t>反馈页面，失败转跳充</w:t>
      </w:r>
      <w:proofErr w:type="gramStart"/>
      <w:r w:rsidR="00F10024">
        <w:rPr>
          <w:rFonts w:ascii="微软雅黑" w:eastAsia="微软雅黑" w:hAnsi="微软雅黑"/>
        </w:rPr>
        <w:t>值失败</w:t>
      </w:r>
      <w:proofErr w:type="gramEnd"/>
      <w:r w:rsidR="00F10024">
        <w:rPr>
          <w:rFonts w:ascii="微软雅黑" w:eastAsia="微软雅黑" w:hAnsi="微软雅黑"/>
        </w:rPr>
        <w:t>反馈页面。</w:t>
      </w:r>
    </w:p>
    <w:p w14:paraId="3EF3ED29" w14:textId="45CA7B2A" w:rsidR="00E85B16" w:rsidRDefault="00E85B16" w:rsidP="00421742">
      <w:pPr>
        <w:rPr>
          <w:rFonts w:ascii="微软雅黑" w:eastAsia="微软雅黑" w:hAnsi="微软雅黑"/>
        </w:rPr>
      </w:pPr>
      <w:r>
        <w:rPr>
          <w:rFonts w:ascii="微软雅黑" w:eastAsia="微软雅黑" w:hAnsi="微软雅黑"/>
        </w:rPr>
        <w:t>ii.</w:t>
      </w:r>
      <w:r w:rsidR="00305F18">
        <w:rPr>
          <w:rFonts w:ascii="微软雅黑" w:eastAsia="微软雅黑" w:hAnsi="微软雅黑" w:hint="eastAsia"/>
        </w:rPr>
        <w:t>点击判断：验证</w:t>
      </w:r>
      <w:proofErr w:type="gramStart"/>
      <w:r w:rsidR="00305F18">
        <w:rPr>
          <w:rFonts w:ascii="微软雅黑" w:eastAsia="微软雅黑" w:hAnsi="微软雅黑" w:hint="eastAsia"/>
        </w:rPr>
        <w:t>码是否</w:t>
      </w:r>
      <w:proofErr w:type="gramEnd"/>
      <w:r w:rsidR="00305F18">
        <w:rPr>
          <w:rFonts w:ascii="微软雅黑" w:eastAsia="微软雅黑" w:hAnsi="微软雅黑" w:hint="eastAsia"/>
        </w:rPr>
        <w:t>填写完整，</w:t>
      </w:r>
      <w:r w:rsidR="00421742" w:rsidRPr="00421742">
        <w:rPr>
          <w:rFonts w:ascii="微软雅黑" w:eastAsia="微软雅黑" w:hAnsi="微软雅黑" w:hint="eastAsia"/>
        </w:rPr>
        <w:t>验证</w:t>
      </w:r>
      <w:proofErr w:type="gramStart"/>
      <w:r w:rsidR="00421742" w:rsidRPr="00421742">
        <w:rPr>
          <w:rFonts w:ascii="微软雅黑" w:eastAsia="微软雅黑" w:hAnsi="微软雅黑" w:hint="eastAsia"/>
        </w:rPr>
        <w:t>码错误</w:t>
      </w:r>
      <w:proofErr w:type="gramEnd"/>
      <w:r w:rsidR="00421742" w:rsidRPr="00421742">
        <w:rPr>
          <w:rFonts w:ascii="微软雅黑" w:eastAsia="微软雅黑" w:hAnsi="微软雅黑" w:hint="eastAsia"/>
        </w:rPr>
        <w:t>则TOAST提示：</w:t>
      </w:r>
      <w:r w:rsidR="00421742" w:rsidRPr="001679B6">
        <w:rPr>
          <w:rFonts w:ascii="微软雅黑" w:eastAsia="微软雅黑" w:hAnsi="微软雅黑" w:hint="eastAsia"/>
          <w:color w:val="948A54" w:themeColor="background2" w:themeShade="80"/>
        </w:rPr>
        <w:t>验证码错误</w:t>
      </w:r>
      <w:r w:rsidR="00971497">
        <w:rPr>
          <w:rFonts w:ascii="微软雅黑" w:eastAsia="微软雅黑" w:hAnsi="微软雅黑" w:hint="eastAsia"/>
          <w:color w:val="948A54" w:themeColor="background2" w:themeShade="80"/>
        </w:rPr>
        <w:t>。</w:t>
      </w:r>
    </w:p>
    <w:p w14:paraId="2EDE06A7" w14:textId="77777777" w:rsidR="00EA74D2" w:rsidRDefault="00E85B16" w:rsidP="00421742">
      <w:pPr>
        <w:rPr>
          <w:rFonts w:ascii="微软雅黑" w:eastAsia="微软雅黑" w:hAnsi="微软雅黑"/>
          <w:color w:val="000000" w:themeColor="text1"/>
        </w:rPr>
      </w:pPr>
      <w:r>
        <w:rPr>
          <w:rFonts w:ascii="微软雅黑" w:eastAsia="微软雅黑" w:hAnsi="微软雅黑"/>
        </w:rPr>
        <w:t>iii.</w:t>
      </w:r>
      <w:proofErr w:type="gramStart"/>
      <w:r w:rsidR="00421742" w:rsidRPr="00421742">
        <w:rPr>
          <w:rFonts w:ascii="微软雅黑" w:eastAsia="微软雅黑" w:hAnsi="微软雅黑" w:hint="eastAsia"/>
        </w:rPr>
        <w:t>快捷充</w:t>
      </w:r>
      <w:proofErr w:type="gramEnd"/>
      <w:r w:rsidR="00421742" w:rsidRPr="00421742">
        <w:rPr>
          <w:rFonts w:ascii="微软雅黑" w:eastAsia="微软雅黑" w:hAnsi="微软雅黑" w:hint="eastAsia"/>
        </w:rPr>
        <w:t>值时，当输入金额低于5元，</w:t>
      </w:r>
      <w:r w:rsidR="00AF06CD" w:rsidRPr="00686EF0">
        <w:rPr>
          <w:rFonts w:ascii="微软雅黑" w:eastAsia="微软雅黑" w:hAnsi="微软雅黑" w:hint="eastAsia"/>
          <w:color w:val="000000" w:themeColor="text1"/>
        </w:rPr>
        <w:t>则按键置</w:t>
      </w:r>
      <w:proofErr w:type="gramStart"/>
      <w:r w:rsidR="00AF06CD" w:rsidRPr="00686EF0">
        <w:rPr>
          <w:rFonts w:ascii="微软雅黑" w:eastAsia="微软雅黑" w:hAnsi="微软雅黑" w:hint="eastAsia"/>
          <w:color w:val="000000" w:themeColor="text1"/>
        </w:rPr>
        <w:t>灰</w:t>
      </w:r>
      <w:r w:rsidR="00BA279C">
        <w:rPr>
          <w:rFonts w:ascii="微软雅黑" w:eastAsia="微软雅黑" w:hAnsi="微软雅黑" w:hint="eastAsia"/>
          <w:color w:val="000000" w:themeColor="text1"/>
        </w:rPr>
        <w:t>不可</w:t>
      </w:r>
      <w:proofErr w:type="gramEnd"/>
      <w:r w:rsidR="00BA279C">
        <w:rPr>
          <w:rFonts w:ascii="微软雅黑" w:eastAsia="微软雅黑" w:hAnsi="微软雅黑" w:hint="eastAsia"/>
          <w:color w:val="000000" w:themeColor="text1"/>
        </w:rPr>
        <w:t>点击</w:t>
      </w:r>
      <w:r w:rsidR="00AF06CD" w:rsidRPr="00686EF0">
        <w:rPr>
          <w:rFonts w:ascii="微软雅黑" w:eastAsia="微软雅黑" w:hAnsi="微软雅黑" w:hint="eastAsia"/>
          <w:color w:val="000000" w:themeColor="text1"/>
        </w:rPr>
        <w:t>。</w:t>
      </w:r>
    </w:p>
    <w:p w14:paraId="03E3E436" w14:textId="0F0865EA" w:rsidR="00971497" w:rsidRPr="00971497" w:rsidRDefault="00971497" w:rsidP="00421742">
      <w:pPr>
        <w:rPr>
          <w:rFonts w:ascii="微软雅黑" w:eastAsia="微软雅黑" w:hAnsi="微软雅黑"/>
        </w:rPr>
      </w:pPr>
      <w:r>
        <w:rPr>
          <w:rFonts w:ascii="微软雅黑" w:eastAsia="微软雅黑" w:hAnsi="微软雅黑"/>
          <w:color w:val="000000" w:themeColor="text1"/>
        </w:rPr>
        <w:t>iv.</w:t>
      </w:r>
      <w:r>
        <w:rPr>
          <w:rFonts w:ascii="微软雅黑" w:eastAsia="微软雅黑" w:hAnsi="微软雅黑" w:hint="eastAsia"/>
          <w:color w:val="000000" w:themeColor="text1"/>
        </w:rPr>
        <w:t>特殊</w:t>
      </w:r>
      <w:r>
        <w:rPr>
          <w:rFonts w:ascii="微软雅黑" w:eastAsia="微软雅黑" w:hAnsi="微软雅黑"/>
          <w:color w:val="000000" w:themeColor="text1"/>
        </w:rPr>
        <w:t>情况：用户中途失去登录态，点击按键，</w:t>
      </w:r>
      <w:proofErr w:type="gramStart"/>
      <w:r>
        <w:rPr>
          <w:rFonts w:ascii="微软雅黑" w:eastAsia="微软雅黑" w:hAnsi="微软雅黑"/>
          <w:color w:val="000000" w:themeColor="text1"/>
        </w:rPr>
        <w:t>弹出弹窗</w:t>
      </w:r>
      <w:proofErr w:type="gramEnd"/>
      <w:r>
        <w:rPr>
          <w:noProof/>
        </w:rPr>
        <w:drawing>
          <wp:inline distT="0" distB="0" distL="0" distR="0" wp14:anchorId="1F97A133" wp14:editId="3C17B89D">
            <wp:extent cx="2024439" cy="124358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100" cy="1247062"/>
                    </a:xfrm>
                    <a:prstGeom prst="rect">
                      <a:avLst/>
                    </a:prstGeom>
                  </pic:spPr>
                </pic:pic>
              </a:graphicData>
            </a:graphic>
          </wp:inline>
        </w:drawing>
      </w:r>
      <w:r>
        <w:rPr>
          <w:rFonts w:ascii="微软雅黑" w:eastAsia="微软雅黑" w:hAnsi="微软雅黑" w:hint="eastAsia"/>
          <w:color w:val="000000" w:themeColor="text1"/>
        </w:rPr>
        <w:t>，</w:t>
      </w:r>
      <w:r>
        <w:rPr>
          <w:rFonts w:ascii="微软雅黑" w:eastAsia="微软雅黑" w:hAnsi="微软雅黑"/>
          <w:color w:val="000000" w:themeColor="text1"/>
        </w:rPr>
        <w:t>点击【</w:t>
      </w:r>
      <w:r>
        <w:rPr>
          <w:rFonts w:ascii="微软雅黑" w:eastAsia="微软雅黑" w:hAnsi="微软雅黑" w:hint="eastAsia"/>
          <w:color w:val="000000" w:themeColor="text1"/>
        </w:rPr>
        <w:t>前往</w:t>
      </w:r>
      <w:r>
        <w:rPr>
          <w:rFonts w:ascii="微软雅黑" w:eastAsia="微软雅黑" w:hAnsi="微软雅黑"/>
          <w:color w:val="000000" w:themeColor="text1"/>
        </w:rPr>
        <w:t>登录</w:t>
      </w:r>
      <w:r>
        <w:rPr>
          <w:rFonts w:ascii="微软雅黑" w:eastAsia="微软雅黑" w:hAnsi="微软雅黑" w:hint="eastAsia"/>
          <w:color w:val="000000" w:themeColor="text1"/>
        </w:rPr>
        <w:t>/注册</w:t>
      </w:r>
      <w:r>
        <w:rPr>
          <w:rFonts w:ascii="微软雅黑" w:eastAsia="微软雅黑" w:hAnsi="微软雅黑"/>
          <w:color w:val="000000" w:themeColor="text1"/>
        </w:rPr>
        <w:t>】</w:t>
      </w:r>
      <w:r>
        <w:rPr>
          <w:rFonts w:ascii="微软雅黑" w:eastAsia="微软雅黑" w:hAnsi="微软雅黑" w:hint="eastAsia"/>
          <w:color w:val="000000" w:themeColor="text1"/>
        </w:rPr>
        <w:t>，</w:t>
      </w:r>
      <w:r>
        <w:rPr>
          <w:rFonts w:ascii="微软雅黑" w:eastAsia="微软雅黑" w:hAnsi="微软雅黑"/>
          <w:color w:val="000000" w:themeColor="text1"/>
        </w:rPr>
        <w:t>前往登录</w:t>
      </w:r>
      <w:r>
        <w:rPr>
          <w:rFonts w:ascii="微软雅黑" w:eastAsia="微软雅黑" w:hAnsi="微软雅黑" w:hint="eastAsia"/>
          <w:color w:val="000000" w:themeColor="text1"/>
        </w:rPr>
        <w:t>/注册</w:t>
      </w:r>
      <w:r>
        <w:rPr>
          <w:rFonts w:ascii="微软雅黑" w:eastAsia="微软雅黑" w:hAnsi="微软雅黑"/>
          <w:color w:val="000000" w:themeColor="text1"/>
        </w:rPr>
        <w:t>页。</w:t>
      </w:r>
    </w:p>
    <w:p w14:paraId="16B1F675" w14:textId="77777777" w:rsidR="00442611" w:rsidRDefault="00442611" w:rsidP="007E3622">
      <w:pPr>
        <w:rPr>
          <w:rFonts w:ascii="微软雅黑" w:eastAsia="微软雅黑" w:hAnsi="微软雅黑"/>
        </w:rPr>
      </w:pPr>
      <w:r>
        <w:rPr>
          <w:rFonts w:ascii="微软雅黑" w:eastAsia="微软雅黑" w:hAnsi="微软雅黑" w:hint="eastAsia"/>
        </w:rPr>
        <w:t>⑦</w:t>
      </w:r>
      <w:r w:rsidR="007F548A">
        <w:rPr>
          <w:rFonts w:ascii="微软雅黑" w:eastAsia="微软雅黑" w:hAnsi="微软雅黑" w:hint="eastAsia"/>
        </w:rPr>
        <w:t>温馨提示</w:t>
      </w:r>
    </w:p>
    <w:p w14:paraId="4448AC69" w14:textId="77777777" w:rsidR="007F6848" w:rsidRPr="007F6848" w:rsidRDefault="007F6848" w:rsidP="007F6848">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文案</w:t>
      </w:r>
      <w:r w:rsidRPr="007F6848">
        <w:rPr>
          <w:rFonts w:ascii="微软雅黑" w:eastAsia="微软雅黑" w:hAnsi="微软雅黑" w:hint="eastAsia"/>
        </w:rPr>
        <w:t>：</w:t>
      </w:r>
    </w:p>
    <w:p w14:paraId="330B240B" w14:textId="77777777" w:rsidR="007F6848" w:rsidRPr="00922A51" w:rsidRDefault="007F6848" w:rsidP="007F6848">
      <w:pPr>
        <w:rPr>
          <w:rFonts w:ascii="微软雅黑" w:eastAsia="微软雅黑" w:hAnsi="微软雅黑"/>
          <w:color w:val="948A54" w:themeColor="background2" w:themeShade="80"/>
          <w:sz w:val="18"/>
          <w:szCs w:val="21"/>
        </w:rPr>
      </w:pPr>
      <w:r w:rsidRPr="00922A51">
        <w:rPr>
          <w:rFonts w:ascii="微软雅黑" w:eastAsia="微软雅黑" w:hAnsi="微软雅黑" w:hint="eastAsia"/>
          <w:color w:val="948A54" w:themeColor="background2" w:themeShade="80"/>
          <w:sz w:val="18"/>
          <w:szCs w:val="21"/>
        </w:rPr>
        <w:t>1</w:t>
      </w:r>
      <w:r w:rsidRPr="00922A51">
        <w:rPr>
          <w:rFonts w:ascii="微软雅黑" w:eastAsia="微软雅黑" w:hAnsi="微软雅黑"/>
          <w:color w:val="948A54" w:themeColor="background2" w:themeShade="80"/>
          <w:sz w:val="18"/>
          <w:szCs w:val="21"/>
        </w:rPr>
        <w:t xml:space="preserve">. </w:t>
      </w:r>
      <w:r w:rsidRPr="00922A51">
        <w:rPr>
          <w:rFonts w:ascii="微软雅黑" w:eastAsia="微软雅黑" w:hAnsi="微软雅黑" w:hint="eastAsia"/>
          <w:color w:val="948A54" w:themeColor="background2" w:themeShade="80"/>
          <w:sz w:val="18"/>
          <w:szCs w:val="21"/>
        </w:rPr>
        <w:t>充值</w:t>
      </w:r>
      <w:r w:rsidRPr="00922A51">
        <w:rPr>
          <w:rFonts w:ascii="微软雅黑" w:eastAsia="微软雅黑" w:hAnsi="微软雅黑"/>
          <w:color w:val="948A54" w:themeColor="background2" w:themeShade="80"/>
          <w:sz w:val="18"/>
          <w:szCs w:val="21"/>
        </w:rPr>
        <w:t>金额最低</w:t>
      </w:r>
      <w:r w:rsidRPr="00922A51">
        <w:rPr>
          <w:rFonts w:ascii="微软雅黑" w:eastAsia="微软雅黑" w:hAnsi="微软雅黑" w:hint="eastAsia"/>
          <w:color w:val="948A54" w:themeColor="background2" w:themeShade="80"/>
          <w:sz w:val="18"/>
          <w:szCs w:val="21"/>
        </w:rPr>
        <w:t>5.00元</w:t>
      </w:r>
      <w:r w:rsidRPr="00922A51">
        <w:rPr>
          <w:rFonts w:ascii="微软雅黑" w:eastAsia="微软雅黑" w:hAnsi="微软雅黑"/>
          <w:color w:val="948A54" w:themeColor="background2" w:themeShade="80"/>
          <w:sz w:val="18"/>
          <w:szCs w:val="21"/>
        </w:rPr>
        <w:t>起，充值手续费暂由</w:t>
      </w:r>
      <w:proofErr w:type="gramStart"/>
      <w:r w:rsidRPr="00922A51">
        <w:rPr>
          <w:rFonts w:ascii="微软雅黑" w:eastAsia="微软雅黑" w:hAnsi="微软雅黑"/>
          <w:color w:val="948A54" w:themeColor="background2" w:themeShade="80"/>
          <w:sz w:val="18"/>
          <w:szCs w:val="21"/>
        </w:rPr>
        <w:t>友金服</w:t>
      </w:r>
      <w:proofErr w:type="gramEnd"/>
      <w:r w:rsidRPr="00922A51">
        <w:rPr>
          <w:rFonts w:ascii="微软雅黑" w:eastAsia="微软雅黑" w:hAnsi="微软雅黑"/>
          <w:color w:val="948A54" w:themeColor="background2" w:themeShade="80"/>
          <w:sz w:val="18"/>
          <w:szCs w:val="21"/>
        </w:rPr>
        <w:t>垫付</w:t>
      </w:r>
      <w:r w:rsidRPr="00922A51">
        <w:rPr>
          <w:rFonts w:ascii="微软雅黑" w:eastAsia="微软雅黑" w:hAnsi="微软雅黑" w:hint="eastAsia"/>
          <w:color w:val="948A54" w:themeColor="background2" w:themeShade="80"/>
          <w:sz w:val="18"/>
          <w:szCs w:val="21"/>
        </w:rPr>
        <w:t>.</w:t>
      </w:r>
    </w:p>
    <w:p w14:paraId="4D72830D" w14:textId="77777777" w:rsidR="007F6848" w:rsidRPr="00922A51" w:rsidRDefault="007F6848" w:rsidP="007F6848">
      <w:pPr>
        <w:rPr>
          <w:rFonts w:ascii="微软雅黑" w:eastAsia="微软雅黑" w:hAnsi="微软雅黑"/>
          <w:color w:val="948A54" w:themeColor="background2" w:themeShade="80"/>
          <w:sz w:val="18"/>
          <w:szCs w:val="21"/>
        </w:rPr>
      </w:pPr>
      <w:r w:rsidRPr="00922A51">
        <w:rPr>
          <w:rFonts w:ascii="微软雅黑" w:eastAsia="微软雅黑" w:hAnsi="微软雅黑" w:hint="eastAsia"/>
          <w:color w:val="948A54" w:themeColor="background2" w:themeShade="80"/>
          <w:sz w:val="18"/>
          <w:szCs w:val="21"/>
        </w:rPr>
        <w:t>2. 资金</w:t>
      </w:r>
      <w:r w:rsidRPr="00922A51">
        <w:rPr>
          <w:rFonts w:ascii="微软雅黑" w:eastAsia="微软雅黑" w:hAnsi="微软雅黑"/>
          <w:color w:val="948A54" w:themeColor="background2" w:themeShade="80"/>
          <w:sz w:val="18"/>
          <w:szCs w:val="21"/>
        </w:rPr>
        <w:t>将进入你的银行存管账户，可用</w:t>
      </w:r>
      <w:proofErr w:type="gramStart"/>
      <w:r w:rsidRPr="00922A51">
        <w:rPr>
          <w:rFonts w:ascii="微软雅黑" w:eastAsia="微软雅黑" w:hAnsi="微软雅黑"/>
          <w:color w:val="948A54" w:themeColor="background2" w:themeShade="80"/>
          <w:sz w:val="18"/>
          <w:szCs w:val="21"/>
        </w:rPr>
        <w:t>于网贷</w:t>
      </w:r>
      <w:proofErr w:type="gramEnd"/>
      <w:r w:rsidRPr="00922A51">
        <w:rPr>
          <w:rFonts w:ascii="微软雅黑" w:eastAsia="微软雅黑" w:hAnsi="微软雅黑" w:hint="eastAsia"/>
          <w:color w:val="948A54" w:themeColor="background2" w:themeShade="80"/>
          <w:sz w:val="18"/>
          <w:szCs w:val="21"/>
        </w:rPr>
        <w:t>.</w:t>
      </w:r>
    </w:p>
    <w:p w14:paraId="3D1A6762" w14:textId="77777777" w:rsidR="007F6848" w:rsidRPr="00922A51" w:rsidRDefault="007F6848" w:rsidP="007F6848">
      <w:pPr>
        <w:rPr>
          <w:rFonts w:ascii="微软雅黑" w:eastAsia="微软雅黑" w:hAnsi="微软雅黑"/>
          <w:color w:val="948A54" w:themeColor="background2" w:themeShade="80"/>
          <w:sz w:val="18"/>
          <w:szCs w:val="21"/>
        </w:rPr>
      </w:pPr>
      <w:r w:rsidRPr="00922A51">
        <w:rPr>
          <w:rFonts w:ascii="微软雅黑" w:eastAsia="微软雅黑" w:hAnsi="微软雅黑" w:hint="eastAsia"/>
          <w:color w:val="948A54" w:themeColor="background2" w:themeShade="80"/>
          <w:sz w:val="18"/>
          <w:szCs w:val="21"/>
        </w:rPr>
        <w:t>3</w:t>
      </w:r>
      <w:r w:rsidRPr="00922A51">
        <w:rPr>
          <w:rFonts w:ascii="微软雅黑" w:eastAsia="微软雅黑" w:hAnsi="微软雅黑"/>
          <w:color w:val="948A54" w:themeColor="background2" w:themeShade="80"/>
          <w:sz w:val="18"/>
          <w:szCs w:val="21"/>
        </w:rPr>
        <w:t>.</w:t>
      </w:r>
      <w:r w:rsidRPr="00922A51">
        <w:rPr>
          <w:rFonts w:ascii="微软雅黑" w:eastAsia="微软雅黑" w:hAnsi="微软雅黑"/>
          <w:color w:val="76923C" w:themeColor="accent3" w:themeShade="BF"/>
          <w:sz w:val="18"/>
          <w:szCs w:val="21"/>
        </w:rPr>
        <w:t xml:space="preserve"> </w:t>
      </w:r>
      <w:proofErr w:type="gramStart"/>
      <w:r w:rsidRPr="00922A51">
        <w:rPr>
          <w:rFonts w:ascii="微软雅黑" w:eastAsia="微软雅黑" w:hAnsi="微软雅黑"/>
          <w:color w:val="76923C" w:themeColor="accent3" w:themeShade="BF"/>
          <w:sz w:val="18"/>
          <w:szCs w:val="21"/>
        </w:rPr>
        <w:t>快捷充</w:t>
      </w:r>
      <w:proofErr w:type="gramEnd"/>
      <w:r w:rsidRPr="00922A51">
        <w:rPr>
          <w:rFonts w:ascii="微软雅黑" w:eastAsia="微软雅黑" w:hAnsi="微软雅黑"/>
          <w:color w:val="76923C" w:themeColor="accent3" w:themeShade="BF"/>
          <w:sz w:val="18"/>
          <w:szCs w:val="21"/>
        </w:rPr>
        <w:t>值前请确认已</w:t>
      </w:r>
      <w:proofErr w:type="gramStart"/>
      <w:r w:rsidRPr="00922A51">
        <w:rPr>
          <w:rFonts w:ascii="微软雅黑" w:eastAsia="微软雅黑" w:hAnsi="微软雅黑"/>
          <w:color w:val="76923C" w:themeColor="accent3" w:themeShade="BF"/>
          <w:sz w:val="18"/>
          <w:szCs w:val="21"/>
        </w:rPr>
        <w:t>开通银</w:t>
      </w:r>
      <w:proofErr w:type="gramEnd"/>
      <w:r w:rsidRPr="00922A51">
        <w:rPr>
          <w:rFonts w:ascii="微软雅黑" w:eastAsia="微软雅黑" w:hAnsi="微软雅黑"/>
          <w:color w:val="76923C" w:themeColor="accent3" w:themeShade="BF"/>
          <w:sz w:val="18"/>
          <w:szCs w:val="21"/>
        </w:rPr>
        <w:t>联在线无卡支付，具体开通方法请</w:t>
      </w:r>
      <w:r w:rsidRPr="00922A51">
        <w:rPr>
          <w:rFonts w:ascii="微软雅黑" w:eastAsia="微软雅黑" w:hAnsi="微软雅黑" w:hint="eastAsia"/>
          <w:color w:val="76923C" w:themeColor="accent3" w:themeShade="BF"/>
          <w:sz w:val="18"/>
          <w:szCs w:val="21"/>
        </w:rPr>
        <w:t>致电</w:t>
      </w:r>
      <w:r w:rsidRPr="00922A51">
        <w:rPr>
          <w:rFonts w:ascii="微软雅黑" w:eastAsia="微软雅黑" w:hAnsi="微软雅黑"/>
          <w:color w:val="76923C" w:themeColor="accent3" w:themeShade="BF"/>
          <w:sz w:val="18"/>
          <w:szCs w:val="21"/>
        </w:rPr>
        <w:t>银行客服或</w:t>
      </w:r>
      <w:r w:rsidRPr="00922A51">
        <w:rPr>
          <w:rFonts w:ascii="微软雅黑" w:eastAsia="微软雅黑" w:hAnsi="微软雅黑" w:hint="eastAsia"/>
          <w:color w:val="76923C" w:themeColor="accent3" w:themeShade="BF"/>
          <w:sz w:val="18"/>
          <w:szCs w:val="21"/>
        </w:rPr>
        <w:t>点击</w:t>
      </w:r>
      <w:r w:rsidRPr="001F5299">
        <w:rPr>
          <w:rFonts w:ascii="微软雅黑" w:eastAsia="微软雅黑" w:hAnsi="微软雅黑" w:hint="eastAsia"/>
          <w:color w:val="76923C" w:themeColor="accent3" w:themeShade="BF"/>
          <w:sz w:val="18"/>
          <w:szCs w:val="21"/>
        </w:rPr>
        <w:t>帮助</w:t>
      </w:r>
      <w:r w:rsidRPr="001F5299">
        <w:rPr>
          <w:rFonts w:ascii="微软雅黑" w:eastAsia="微软雅黑" w:hAnsi="微软雅黑"/>
          <w:color w:val="76923C" w:themeColor="accent3" w:themeShade="BF"/>
          <w:sz w:val="18"/>
          <w:szCs w:val="21"/>
        </w:rPr>
        <w:t>中心</w:t>
      </w:r>
      <w:r w:rsidRPr="00922A51">
        <w:rPr>
          <w:rFonts w:ascii="微软雅黑" w:eastAsia="微软雅黑" w:hAnsi="微软雅黑"/>
          <w:color w:val="76923C" w:themeColor="accent3" w:themeShade="BF"/>
          <w:sz w:val="18"/>
          <w:szCs w:val="21"/>
        </w:rPr>
        <w:t>查看。</w:t>
      </w:r>
    </w:p>
    <w:p w14:paraId="38FCF664" w14:textId="77777777" w:rsidR="007F6848" w:rsidRPr="00922A51" w:rsidRDefault="007F6848" w:rsidP="007F6848">
      <w:pPr>
        <w:rPr>
          <w:rFonts w:ascii="微软雅黑" w:eastAsia="微软雅黑" w:hAnsi="微软雅黑"/>
          <w:color w:val="948A54" w:themeColor="background2" w:themeShade="80"/>
          <w:sz w:val="18"/>
          <w:u w:val="single"/>
        </w:rPr>
      </w:pPr>
      <w:r w:rsidRPr="00922A51">
        <w:rPr>
          <w:rFonts w:ascii="微软雅黑" w:eastAsia="微软雅黑" w:hAnsi="微软雅黑" w:hint="eastAsia"/>
          <w:color w:val="948A54" w:themeColor="background2" w:themeShade="80"/>
          <w:sz w:val="18"/>
        </w:rPr>
        <w:t>4.如果您已在银行变更预留手机号码，请点击</w:t>
      </w:r>
      <w:r w:rsidRPr="00922A51">
        <w:rPr>
          <w:rFonts w:ascii="微软雅黑" w:eastAsia="微软雅黑" w:hAnsi="微软雅黑" w:hint="eastAsia"/>
          <w:color w:val="948A54" w:themeColor="background2" w:themeShade="80"/>
          <w:sz w:val="18"/>
          <w:u w:val="single"/>
        </w:rPr>
        <w:t>更新银行预留手机号码。</w:t>
      </w:r>
    </w:p>
    <w:p w14:paraId="5B85215C" w14:textId="77777777" w:rsidR="007F6848" w:rsidRPr="007F6848" w:rsidRDefault="007F6848" w:rsidP="007F6848">
      <w:pPr>
        <w:rPr>
          <w:rFonts w:ascii="微软雅黑" w:eastAsia="微软雅黑" w:hAnsi="微软雅黑"/>
          <w:b/>
          <w:szCs w:val="21"/>
        </w:rPr>
      </w:pPr>
      <w:r w:rsidRPr="007F6848">
        <w:rPr>
          <w:rFonts w:ascii="微软雅黑" w:eastAsia="微软雅黑" w:hAnsi="微软雅黑"/>
        </w:rPr>
        <w:t>ii.</w:t>
      </w:r>
      <w:r w:rsidRPr="007F6848">
        <w:rPr>
          <w:rFonts w:ascii="微软雅黑" w:eastAsia="微软雅黑" w:hAnsi="微软雅黑" w:hint="eastAsia"/>
          <w:szCs w:val="21"/>
        </w:rPr>
        <w:t xml:space="preserve"> </w:t>
      </w:r>
      <w:r w:rsidRPr="00166C5D">
        <w:rPr>
          <w:rFonts w:ascii="微软雅黑" w:eastAsia="微软雅黑" w:hAnsi="微软雅黑" w:hint="eastAsia"/>
          <w:szCs w:val="21"/>
        </w:rPr>
        <w:t>存管</w:t>
      </w:r>
      <w:r w:rsidRPr="00166C5D">
        <w:rPr>
          <w:rFonts w:ascii="微软雅黑" w:eastAsia="微软雅黑" w:hAnsi="微软雅黑"/>
          <w:szCs w:val="21"/>
        </w:rPr>
        <w:t>绑定卡为邮储、建行的用户</w:t>
      </w:r>
      <w:r w:rsidRPr="00166C5D">
        <w:rPr>
          <w:rFonts w:ascii="微软雅黑" w:eastAsia="微软雅黑" w:hAnsi="微软雅黑" w:hint="eastAsia"/>
          <w:szCs w:val="21"/>
        </w:rPr>
        <w:t>需</w:t>
      </w:r>
      <w:r w:rsidRPr="00166C5D">
        <w:rPr>
          <w:rFonts w:ascii="微软雅黑" w:eastAsia="微软雅黑" w:hAnsi="微软雅黑"/>
          <w:szCs w:val="21"/>
        </w:rPr>
        <w:t>展示第</w:t>
      </w:r>
      <w:r w:rsidRPr="00166C5D">
        <w:rPr>
          <w:rFonts w:ascii="微软雅黑" w:eastAsia="微软雅黑" w:hAnsi="微软雅黑" w:hint="eastAsia"/>
          <w:szCs w:val="21"/>
        </w:rPr>
        <w:t>3点，</w:t>
      </w:r>
      <w:r w:rsidRPr="00166C5D">
        <w:rPr>
          <w:rFonts w:ascii="微软雅黑" w:eastAsia="微软雅黑" w:hAnsi="微软雅黑"/>
          <w:szCs w:val="21"/>
        </w:rPr>
        <w:t>其他用户不展示该点。</w:t>
      </w:r>
    </w:p>
    <w:p w14:paraId="2CF96F15" w14:textId="007824CF" w:rsidR="00442611" w:rsidRDefault="007F6848" w:rsidP="007E3622">
      <w:pPr>
        <w:rPr>
          <w:rFonts w:ascii="微软雅黑" w:eastAsia="微软雅黑" w:hAnsi="微软雅黑"/>
        </w:rPr>
      </w:pPr>
      <w:r w:rsidRPr="007F6848">
        <w:rPr>
          <w:rFonts w:ascii="微软雅黑" w:eastAsia="微软雅黑" w:hAnsi="微软雅黑"/>
        </w:rPr>
        <w:lastRenderedPageBreak/>
        <w:t>iii.</w:t>
      </w:r>
      <w:r w:rsidR="00EA74D2">
        <w:rPr>
          <w:rFonts w:ascii="微软雅黑" w:eastAsia="微软雅黑" w:hAnsi="微软雅黑" w:hint="eastAsia"/>
        </w:rPr>
        <w:t>点击</w:t>
      </w:r>
      <w:r w:rsidR="00EA74D2">
        <w:rPr>
          <w:rFonts w:ascii="微软雅黑" w:eastAsia="微软雅黑" w:hAnsi="微软雅黑"/>
        </w:rPr>
        <w:t>文字</w:t>
      </w:r>
      <w:r w:rsidR="00EA74D2">
        <w:rPr>
          <w:rFonts w:ascii="微软雅黑" w:eastAsia="微软雅黑" w:hAnsi="微软雅黑" w:hint="eastAsia"/>
        </w:rPr>
        <w:t>链接</w:t>
      </w:r>
      <w:r w:rsidR="00EA74D2">
        <w:rPr>
          <w:rFonts w:ascii="微软雅黑" w:eastAsia="微软雅黑" w:hAnsi="微软雅黑"/>
        </w:rPr>
        <w:t>【</w:t>
      </w:r>
      <w:r w:rsidR="00EA74D2" w:rsidRPr="007F548A">
        <w:rPr>
          <w:rFonts w:ascii="微软雅黑" w:eastAsia="微软雅黑" w:hAnsi="微软雅黑" w:hint="eastAsia"/>
          <w:sz w:val="18"/>
          <w:u w:val="single"/>
        </w:rPr>
        <w:t>更新银行预留手机号码</w:t>
      </w:r>
      <w:r w:rsidR="00EA74D2">
        <w:rPr>
          <w:rFonts w:ascii="微软雅黑" w:eastAsia="微软雅黑" w:hAnsi="微软雅黑"/>
        </w:rPr>
        <w:t>】</w:t>
      </w:r>
      <w:r w:rsidR="00DD48DA">
        <w:rPr>
          <w:rFonts w:ascii="微软雅黑" w:eastAsia="微软雅黑" w:hAnsi="微软雅黑" w:hint="eastAsia"/>
        </w:rPr>
        <w:t>前往账户设置</w:t>
      </w:r>
      <w:r w:rsidR="00EA74D2">
        <w:rPr>
          <w:rFonts w:ascii="微软雅黑" w:eastAsia="微软雅黑" w:hAnsi="微软雅黑"/>
        </w:rPr>
        <w:t>页中的“</w:t>
      </w:r>
      <w:r w:rsidR="00EA74D2">
        <w:rPr>
          <w:rFonts w:ascii="微软雅黑" w:eastAsia="微软雅黑" w:hAnsi="微软雅黑" w:hint="eastAsia"/>
        </w:rPr>
        <w:t>银行预留手机号码</w:t>
      </w:r>
      <w:r w:rsidR="00EA74D2">
        <w:rPr>
          <w:rFonts w:ascii="微软雅黑" w:eastAsia="微软雅黑" w:hAnsi="微软雅黑"/>
        </w:rPr>
        <w:t>”</w:t>
      </w:r>
      <w:r w:rsidR="00EA74D2">
        <w:rPr>
          <w:rFonts w:ascii="微软雅黑" w:eastAsia="微软雅黑" w:hAnsi="微软雅黑" w:hint="eastAsia"/>
        </w:rPr>
        <w:t>项</w:t>
      </w:r>
      <w:r w:rsidR="00EA74D2">
        <w:rPr>
          <w:rFonts w:ascii="微软雅黑" w:eastAsia="微软雅黑" w:hAnsi="微软雅黑"/>
        </w:rPr>
        <w:t>。</w:t>
      </w:r>
      <w:r w:rsidR="00DD48DA" w:rsidRPr="00DD48DA">
        <w:rPr>
          <w:rFonts w:ascii="微软雅黑" w:eastAsia="微软雅黑" w:hAnsi="微软雅黑" w:hint="eastAsia"/>
          <w:color w:val="00B0F0"/>
        </w:rPr>
        <w:t>（三期</w:t>
      </w:r>
      <w:r w:rsidR="00DD48DA" w:rsidRPr="00DD48DA">
        <w:rPr>
          <w:rFonts w:ascii="微软雅黑" w:eastAsia="微软雅黑" w:hAnsi="微软雅黑"/>
          <w:color w:val="00B0F0"/>
        </w:rPr>
        <w:t>功能，</w:t>
      </w:r>
      <w:r w:rsidR="00DD48DA" w:rsidRPr="00DD48DA">
        <w:rPr>
          <w:rFonts w:ascii="微软雅黑" w:eastAsia="微软雅黑" w:hAnsi="微软雅黑" w:hint="eastAsia"/>
          <w:color w:val="00B0F0"/>
        </w:rPr>
        <w:t>本期跳到</w:t>
      </w:r>
      <w:r w:rsidR="00DD48DA" w:rsidRPr="00DD48DA">
        <w:rPr>
          <w:rFonts w:ascii="微软雅黑" w:eastAsia="微软雅黑" w:hAnsi="微软雅黑"/>
          <w:color w:val="00B0F0"/>
        </w:rPr>
        <w:t>旧的页面</w:t>
      </w:r>
      <w:r w:rsidR="00DD48DA" w:rsidRPr="00DD48DA">
        <w:rPr>
          <w:rFonts w:ascii="微软雅黑" w:eastAsia="微软雅黑" w:hAnsi="微软雅黑" w:hint="eastAsia"/>
          <w:color w:val="00B0F0"/>
        </w:rPr>
        <w:t>）</w:t>
      </w:r>
      <w:r w:rsidR="00DD48DA">
        <w:rPr>
          <w:rFonts w:ascii="微软雅黑" w:eastAsia="微软雅黑" w:hAnsi="微软雅黑" w:hint="eastAsia"/>
          <w:color w:val="00B0F0"/>
        </w:rPr>
        <w:t>（12.17补充）</w:t>
      </w:r>
    </w:p>
    <w:p w14:paraId="7827358B" w14:textId="77777777" w:rsidR="00EA74D2" w:rsidRDefault="00EA74D2" w:rsidP="007E3622">
      <w:pPr>
        <w:rPr>
          <w:rFonts w:ascii="微软雅黑" w:eastAsia="微软雅黑" w:hAnsi="微软雅黑"/>
        </w:rPr>
      </w:pPr>
      <w:r>
        <w:rPr>
          <w:rFonts w:ascii="微软雅黑" w:eastAsia="微软雅黑" w:hAnsi="微软雅黑" w:hint="eastAsia"/>
        </w:rPr>
        <w:t>⑧充值说明</w:t>
      </w:r>
    </w:p>
    <w:p w14:paraId="133E0930" w14:textId="77777777" w:rsidR="003C6CA2" w:rsidRDefault="003C6CA2" w:rsidP="007E3622">
      <w:pPr>
        <w:rPr>
          <w:rFonts w:ascii="微软雅黑" w:eastAsia="微软雅黑" w:hAnsi="微软雅黑"/>
        </w:rPr>
      </w:pPr>
      <w:r>
        <w:rPr>
          <w:noProof/>
        </w:rPr>
        <w:drawing>
          <wp:inline distT="0" distB="0" distL="0" distR="0" wp14:anchorId="4DB361AA" wp14:editId="75B6A5CC">
            <wp:extent cx="1665027" cy="3023339"/>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3118" cy="3038031"/>
                    </a:xfrm>
                    <a:prstGeom prst="rect">
                      <a:avLst/>
                    </a:prstGeom>
                  </pic:spPr>
                </pic:pic>
              </a:graphicData>
            </a:graphic>
          </wp:inline>
        </w:drawing>
      </w:r>
    </w:p>
    <w:p w14:paraId="4DF33B4C" w14:textId="364B6080" w:rsidR="00E85B16" w:rsidRDefault="00EA74D2" w:rsidP="007E3622">
      <w:pPr>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点击支付弹层</w:t>
      </w:r>
      <w:r>
        <w:rPr>
          <w:rFonts w:ascii="微软雅黑" w:eastAsia="微软雅黑" w:hAnsi="微软雅黑"/>
        </w:rPr>
        <w:t>中的【</w:t>
      </w:r>
      <w:r>
        <w:rPr>
          <w:rFonts w:ascii="微软雅黑" w:eastAsia="微软雅黑" w:hAnsi="微软雅黑" w:hint="eastAsia"/>
        </w:rPr>
        <w:t>充值说明</w:t>
      </w:r>
      <w:r>
        <w:rPr>
          <w:rFonts w:ascii="微软雅黑" w:eastAsia="微软雅黑" w:hAnsi="微软雅黑"/>
        </w:rPr>
        <w:t>】</w:t>
      </w:r>
      <w:r>
        <w:rPr>
          <w:rFonts w:ascii="微软雅黑" w:eastAsia="微软雅黑" w:hAnsi="微软雅黑" w:hint="eastAsia"/>
        </w:rPr>
        <w:t>，出现</w:t>
      </w:r>
      <w:r>
        <w:rPr>
          <w:rFonts w:ascii="微软雅黑" w:eastAsia="微软雅黑" w:hAnsi="微软雅黑"/>
        </w:rPr>
        <w:t>充</w:t>
      </w:r>
      <w:proofErr w:type="gramStart"/>
      <w:r>
        <w:rPr>
          <w:rFonts w:ascii="微软雅黑" w:eastAsia="微软雅黑" w:hAnsi="微软雅黑"/>
        </w:rPr>
        <w:t>值说明</w:t>
      </w:r>
      <w:r w:rsidR="003C6CA2">
        <w:rPr>
          <w:rFonts w:ascii="微软雅黑" w:eastAsia="微软雅黑" w:hAnsi="微软雅黑" w:hint="eastAsia"/>
        </w:rPr>
        <w:t>页</w:t>
      </w:r>
      <w:proofErr w:type="gramEnd"/>
      <w:r>
        <w:rPr>
          <w:rFonts w:ascii="微软雅黑" w:eastAsia="微软雅黑" w:hAnsi="微软雅黑"/>
        </w:rPr>
        <w:t>。</w:t>
      </w:r>
      <w:r w:rsidR="00E85B16">
        <w:rPr>
          <w:rFonts w:ascii="微软雅黑" w:eastAsia="微软雅黑" w:hAnsi="微软雅黑" w:hint="eastAsia"/>
        </w:rPr>
        <w:t>充</w:t>
      </w:r>
      <w:proofErr w:type="gramStart"/>
      <w:r w:rsidR="00E85B16">
        <w:rPr>
          <w:rFonts w:ascii="微软雅黑" w:eastAsia="微软雅黑" w:hAnsi="微软雅黑" w:hint="eastAsia"/>
        </w:rPr>
        <w:t>值说明</w:t>
      </w:r>
      <w:proofErr w:type="gramEnd"/>
      <w:r w:rsidR="00E85B16">
        <w:rPr>
          <w:rFonts w:ascii="微软雅黑" w:eastAsia="微软雅黑" w:hAnsi="微软雅黑"/>
        </w:rPr>
        <w:t>内容以</w:t>
      </w:r>
      <w:hyperlink r:id="rId20" w:history="1">
        <w:r w:rsidR="00D11D3F">
          <w:rPr>
            <w:rStyle w:val="ac"/>
            <w:rFonts w:ascii="微软雅黑" w:eastAsia="微软雅黑" w:hAnsi="微软雅黑" w:hint="eastAsia"/>
          </w:rPr>
          <w:t>PLATFORM-1073</w:t>
        </w:r>
      </w:hyperlink>
      <w:r w:rsidR="00E85B16">
        <w:rPr>
          <w:rFonts w:ascii="微软雅黑" w:eastAsia="微软雅黑" w:hAnsi="微软雅黑" w:hint="eastAsia"/>
        </w:rPr>
        <w:t>为准</w:t>
      </w:r>
      <w:r w:rsidR="00E85B16" w:rsidRPr="00BA523A">
        <w:rPr>
          <w:rFonts w:ascii="微软雅黑" w:eastAsia="微软雅黑" w:hAnsi="微软雅黑"/>
        </w:rPr>
        <w:t>。</w:t>
      </w:r>
    </w:p>
    <w:p w14:paraId="0736A9AE" w14:textId="77777777" w:rsidR="00D34AF1" w:rsidRDefault="00D34AF1" w:rsidP="007E3622">
      <w:pPr>
        <w:rPr>
          <w:rFonts w:ascii="微软雅黑" w:eastAsia="微软雅黑" w:hAnsi="微软雅黑"/>
        </w:rPr>
      </w:pPr>
      <w:r>
        <w:rPr>
          <w:rFonts w:ascii="微软雅黑" w:eastAsia="微软雅黑" w:hAnsi="微软雅黑"/>
        </w:rPr>
        <w:t>ii</w:t>
      </w:r>
      <w:r>
        <w:rPr>
          <w:rFonts w:ascii="微软雅黑" w:eastAsia="微软雅黑" w:hAnsi="微软雅黑" w:hint="eastAsia"/>
        </w:rPr>
        <w:t>.页面</w:t>
      </w:r>
      <w:r>
        <w:rPr>
          <w:rFonts w:ascii="微软雅黑" w:eastAsia="微软雅黑" w:hAnsi="微软雅黑"/>
        </w:rPr>
        <w:t>下方提示</w:t>
      </w:r>
    </w:p>
    <w:p w14:paraId="57182E3C" w14:textId="77777777" w:rsidR="00D34AF1" w:rsidRDefault="00D34AF1" w:rsidP="007E3622">
      <w:pPr>
        <w:rPr>
          <w:rFonts w:ascii="微软雅黑" w:eastAsia="微软雅黑" w:hAnsi="微软雅黑"/>
        </w:rPr>
      </w:pPr>
      <w:r w:rsidRPr="00D34AF1">
        <w:rPr>
          <w:rFonts w:ascii="微软雅黑" w:eastAsia="微软雅黑" w:hAnsi="微软雅黑" w:hint="eastAsia"/>
        </w:rPr>
        <w:t>如果您还有其他疑问，请联系</w:t>
      </w:r>
      <w:r w:rsidRPr="00D34AF1">
        <w:rPr>
          <w:rFonts w:ascii="微软雅黑" w:eastAsia="微软雅黑" w:hAnsi="微软雅黑" w:hint="eastAsia"/>
          <w:u w:val="single"/>
        </w:rPr>
        <w:t>在线客服</w:t>
      </w:r>
      <w:r w:rsidRPr="00D34AF1">
        <w:rPr>
          <w:rFonts w:ascii="微软雅黑" w:eastAsia="微软雅黑" w:hAnsi="微软雅黑" w:hint="eastAsia"/>
        </w:rPr>
        <w:t>。</w:t>
      </w:r>
      <w:r>
        <w:rPr>
          <w:rFonts w:ascii="微软雅黑" w:eastAsia="微软雅黑" w:hAnsi="微软雅黑" w:hint="eastAsia"/>
        </w:rPr>
        <w:t>【在线客服】为</w:t>
      </w:r>
      <w:r>
        <w:rPr>
          <w:rFonts w:ascii="微软雅黑" w:eastAsia="微软雅黑" w:hAnsi="微软雅黑"/>
        </w:rPr>
        <w:t>文字链接，点击跳转至在线客服页。</w:t>
      </w:r>
    </w:p>
    <w:p w14:paraId="55B28C36" w14:textId="71AACF75" w:rsidR="00E85B16" w:rsidRPr="00E85B16" w:rsidRDefault="00F3222E" w:rsidP="007E3622">
      <w:pPr>
        <w:rPr>
          <w:rFonts w:ascii="微软雅黑" w:eastAsia="微软雅黑" w:hAnsi="微软雅黑"/>
        </w:rPr>
      </w:pPr>
      <w:r>
        <w:rPr>
          <w:noProof/>
        </w:rPr>
        <w:lastRenderedPageBreak/>
        <w:drawing>
          <wp:inline distT="0" distB="0" distL="0" distR="0" wp14:anchorId="40E5ADD8" wp14:editId="3E588B4C">
            <wp:extent cx="3853542" cy="345840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9411" cy="3463667"/>
                    </a:xfrm>
                    <a:prstGeom prst="rect">
                      <a:avLst/>
                    </a:prstGeom>
                  </pic:spPr>
                </pic:pic>
              </a:graphicData>
            </a:graphic>
          </wp:inline>
        </w:drawing>
      </w:r>
    </w:p>
    <w:p w14:paraId="3DB9DA58" w14:textId="77777777" w:rsidR="00421742" w:rsidRDefault="00421742" w:rsidP="007E3622">
      <w:pPr>
        <w:rPr>
          <w:rFonts w:ascii="微软雅黑" w:eastAsia="微软雅黑" w:hAnsi="微软雅黑"/>
        </w:rPr>
      </w:pPr>
      <w:r>
        <w:rPr>
          <w:rFonts w:ascii="微软雅黑" w:eastAsia="微软雅黑" w:hAnsi="微软雅黑" w:hint="eastAsia"/>
        </w:rPr>
        <w:t>⑨充</w:t>
      </w:r>
      <w:proofErr w:type="gramStart"/>
      <w:r>
        <w:rPr>
          <w:rFonts w:ascii="微软雅黑" w:eastAsia="微软雅黑" w:hAnsi="微软雅黑" w:hint="eastAsia"/>
        </w:rPr>
        <w:t>值</w:t>
      </w:r>
      <w:r>
        <w:rPr>
          <w:rFonts w:ascii="微软雅黑" w:eastAsia="微软雅黑" w:hAnsi="微软雅黑"/>
        </w:rPr>
        <w:t>成功</w:t>
      </w:r>
      <w:proofErr w:type="gramEnd"/>
      <w:r>
        <w:rPr>
          <w:rFonts w:ascii="微软雅黑" w:eastAsia="微软雅黑" w:hAnsi="微软雅黑"/>
        </w:rPr>
        <w:t>反馈</w:t>
      </w:r>
    </w:p>
    <w:p w14:paraId="1DFA3CEF" w14:textId="5800247F" w:rsidR="00E85B16" w:rsidRDefault="00E85B16" w:rsidP="007E3622">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w:t>
      </w:r>
      <w:r w:rsidR="004B361B" w:rsidRPr="004B361B">
        <w:rPr>
          <w:rFonts w:hint="eastAsia"/>
        </w:rPr>
        <w:t xml:space="preserve"> </w:t>
      </w:r>
      <w:r w:rsidR="00F10024">
        <w:rPr>
          <w:rFonts w:ascii="微软雅黑" w:eastAsia="微软雅黑" w:hAnsi="微软雅黑" w:hint="eastAsia"/>
        </w:rPr>
        <w:t>点击【返回</w:t>
      </w:r>
      <w:r w:rsidR="00F3222E">
        <w:rPr>
          <w:rFonts w:ascii="微软雅黑" w:eastAsia="微软雅黑" w:hAnsi="微软雅黑" w:hint="eastAsia"/>
        </w:rPr>
        <w:t>账户】进入</w:t>
      </w:r>
      <w:r w:rsidR="00F3222E">
        <w:rPr>
          <w:rFonts w:ascii="微软雅黑" w:eastAsia="微软雅黑" w:hAnsi="微软雅黑"/>
        </w:rPr>
        <w:t>账户页；</w:t>
      </w:r>
    </w:p>
    <w:p w14:paraId="240063EF" w14:textId="321D50B9" w:rsidR="00E85B16" w:rsidRDefault="00E85B16" w:rsidP="007E3622">
      <w:pPr>
        <w:rPr>
          <w:rFonts w:ascii="微软雅黑" w:eastAsia="微软雅黑" w:hAnsi="微软雅黑"/>
        </w:rPr>
      </w:pPr>
      <w:r>
        <w:rPr>
          <w:rFonts w:ascii="微软雅黑" w:eastAsia="微软雅黑" w:hAnsi="微软雅黑"/>
        </w:rPr>
        <w:t>ii.</w:t>
      </w:r>
      <w:r w:rsidR="004B361B" w:rsidRPr="004B361B">
        <w:rPr>
          <w:rFonts w:hint="eastAsia"/>
        </w:rPr>
        <w:t xml:space="preserve"> </w:t>
      </w:r>
      <w:r w:rsidR="004B361B" w:rsidRPr="004B361B">
        <w:rPr>
          <w:rFonts w:ascii="微软雅黑" w:eastAsia="微软雅黑" w:hAnsi="微软雅黑" w:hint="eastAsia"/>
        </w:rPr>
        <w:t>点击</w:t>
      </w:r>
      <w:r w:rsidR="00D9084F">
        <w:rPr>
          <w:rFonts w:ascii="微软雅黑" w:eastAsia="微软雅黑" w:hAnsi="微软雅黑" w:hint="eastAsia"/>
        </w:rPr>
        <w:t>【授权</w:t>
      </w:r>
      <w:r w:rsidR="004B361B">
        <w:rPr>
          <w:rFonts w:ascii="微软雅黑" w:eastAsia="微软雅黑" w:hAnsi="微软雅黑"/>
        </w:rPr>
        <w:t>出借</w:t>
      </w:r>
      <w:r w:rsidR="004B361B">
        <w:rPr>
          <w:rFonts w:ascii="微软雅黑" w:eastAsia="微软雅黑" w:hAnsi="微软雅黑" w:hint="eastAsia"/>
        </w:rPr>
        <w:t>】进入出借</w:t>
      </w:r>
      <w:r w:rsidR="004B361B" w:rsidRPr="004B361B">
        <w:rPr>
          <w:rFonts w:ascii="微软雅黑" w:eastAsia="微软雅黑" w:hAnsi="微软雅黑" w:hint="eastAsia"/>
        </w:rPr>
        <w:t>页</w:t>
      </w:r>
      <w:r w:rsidR="004B361B">
        <w:rPr>
          <w:rFonts w:ascii="微软雅黑" w:eastAsia="微软雅黑" w:hAnsi="微软雅黑" w:hint="eastAsia"/>
        </w:rPr>
        <w:t>；</w:t>
      </w:r>
    </w:p>
    <w:p w14:paraId="3E0689C3" w14:textId="77777777" w:rsidR="00E85B16" w:rsidRDefault="00E85B16" w:rsidP="007E3622">
      <w:pPr>
        <w:rPr>
          <w:rFonts w:ascii="微软雅黑" w:eastAsia="微软雅黑" w:hAnsi="微软雅黑"/>
        </w:rPr>
      </w:pPr>
      <w:r>
        <w:rPr>
          <w:rFonts w:ascii="微软雅黑" w:eastAsia="微软雅黑" w:hAnsi="微软雅黑"/>
        </w:rPr>
        <w:t>iii.</w:t>
      </w:r>
      <w:r w:rsidR="004B361B">
        <w:rPr>
          <w:rFonts w:ascii="微软雅黑" w:eastAsia="微软雅黑" w:hAnsi="微软雅黑" w:hint="eastAsia"/>
        </w:rPr>
        <w:t>文案</w:t>
      </w:r>
      <w:r w:rsidR="004B361B">
        <w:rPr>
          <w:rFonts w:ascii="微软雅黑" w:eastAsia="微软雅黑" w:hAnsi="微软雅黑"/>
        </w:rPr>
        <w:t>：</w:t>
      </w:r>
      <w:r w:rsidR="004B361B" w:rsidRPr="004B361B">
        <w:rPr>
          <w:rFonts w:ascii="微软雅黑" w:eastAsia="微软雅黑" w:hAnsi="微软雅黑" w:hint="eastAsia"/>
        </w:rPr>
        <w:t>成功充值  {成功充值金额}元</w:t>
      </w:r>
      <w:r w:rsidR="004B361B">
        <w:rPr>
          <w:rFonts w:ascii="微软雅黑" w:eastAsia="微软雅黑" w:hAnsi="微软雅黑" w:hint="eastAsia"/>
        </w:rPr>
        <w:t>。</w:t>
      </w:r>
    </w:p>
    <w:p w14:paraId="1BDFD1B0" w14:textId="77777777" w:rsidR="00421742" w:rsidRDefault="00421742" w:rsidP="007E3622">
      <w:pPr>
        <w:rPr>
          <w:rFonts w:ascii="微软雅黑" w:eastAsia="微软雅黑" w:hAnsi="微软雅黑"/>
        </w:rPr>
      </w:pPr>
      <w:r>
        <w:rPr>
          <w:rFonts w:ascii="微软雅黑" w:eastAsia="微软雅黑" w:hAnsi="微软雅黑" w:hint="eastAsia"/>
        </w:rPr>
        <w:t>⑩充</w:t>
      </w:r>
      <w:proofErr w:type="gramStart"/>
      <w:r>
        <w:rPr>
          <w:rFonts w:ascii="微软雅黑" w:eastAsia="微软雅黑" w:hAnsi="微软雅黑" w:hint="eastAsia"/>
        </w:rPr>
        <w:t>值失败</w:t>
      </w:r>
      <w:proofErr w:type="gramEnd"/>
      <w:r>
        <w:rPr>
          <w:rFonts w:ascii="微软雅黑" w:eastAsia="微软雅黑" w:hAnsi="微软雅黑"/>
        </w:rPr>
        <w:t>反馈</w:t>
      </w:r>
    </w:p>
    <w:p w14:paraId="747C0A3A" w14:textId="7078A5D3" w:rsidR="00E85B16" w:rsidRDefault="00E85B16" w:rsidP="007E3622">
      <w:pPr>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hint="eastAsia"/>
        </w:rPr>
        <w:t>.</w:t>
      </w:r>
      <w:r w:rsidR="003536C8">
        <w:rPr>
          <w:rFonts w:ascii="微软雅黑" w:eastAsia="微软雅黑" w:hAnsi="微软雅黑" w:hint="eastAsia"/>
        </w:rPr>
        <w:t>文案</w:t>
      </w:r>
      <w:r w:rsidR="00EB6638" w:rsidRPr="00EB6638">
        <w:rPr>
          <w:rFonts w:ascii="微软雅黑" w:eastAsia="微软雅黑" w:hAnsi="微软雅黑" w:hint="eastAsia"/>
          <w:color w:val="948A54" w:themeColor="background2" w:themeShade="80"/>
        </w:rPr>
        <w:t>：错误</w:t>
      </w:r>
      <w:r w:rsidR="00EB6638" w:rsidRPr="00EB6638">
        <w:rPr>
          <w:rFonts w:ascii="微软雅黑" w:eastAsia="微软雅黑" w:hAnsi="微软雅黑"/>
          <w:color w:val="948A54" w:themeColor="background2" w:themeShade="80"/>
        </w:rPr>
        <w:t>原因：</w:t>
      </w:r>
      <w:proofErr w:type="spellStart"/>
      <w:r w:rsidR="00EB6638" w:rsidRPr="00EB6638">
        <w:rPr>
          <w:rFonts w:ascii="微软雅黑" w:eastAsia="微软雅黑" w:hAnsi="微软雅黑"/>
          <w:color w:val="948A54" w:themeColor="background2" w:themeShade="80"/>
        </w:rPr>
        <w:t>xxxx</w:t>
      </w:r>
      <w:proofErr w:type="spellEnd"/>
      <w:r w:rsidR="00EB6638" w:rsidRPr="00EB6638">
        <w:rPr>
          <w:rFonts w:ascii="微软雅黑" w:eastAsia="微软雅黑" w:hAnsi="微软雅黑"/>
          <w:color w:val="948A54" w:themeColor="background2" w:themeShade="80"/>
        </w:rPr>
        <w:t xml:space="preserve"> </w:t>
      </w:r>
      <w:r w:rsidR="00EB6638" w:rsidRPr="00EB6638">
        <w:rPr>
          <w:rFonts w:ascii="微软雅黑" w:eastAsia="微软雅黑" w:hAnsi="微软雅黑" w:hint="eastAsia"/>
          <w:color w:val="948A54" w:themeColor="background2" w:themeShade="80"/>
        </w:rPr>
        <w:t>错误</w:t>
      </w:r>
      <w:r w:rsidR="00EB6638" w:rsidRPr="00EB6638">
        <w:rPr>
          <w:rFonts w:ascii="微软雅黑" w:eastAsia="微软雅黑" w:hAnsi="微软雅黑"/>
          <w:color w:val="948A54" w:themeColor="background2" w:themeShade="80"/>
        </w:rPr>
        <w:t>代码：</w:t>
      </w:r>
      <w:proofErr w:type="spellStart"/>
      <w:r w:rsidR="00EB6638" w:rsidRPr="00EB6638">
        <w:rPr>
          <w:rFonts w:ascii="微软雅黑" w:eastAsia="微软雅黑" w:hAnsi="微软雅黑"/>
          <w:color w:val="948A54" w:themeColor="background2" w:themeShade="80"/>
        </w:rPr>
        <w:t>xxxxxx</w:t>
      </w:r>
      <w:proofErr w:type="spellEnd"/>
      <w:r w:rsidR="003536C8" w:rsidRPr="00EB6638">
        <w:rPr>
          <w:rFonts w:ascii="微软雅黑" w:eastAsia="微软雅黑" w:hAnsi="微软雅黑"/>
          <w:color w:val="948A54" w:themeColor="background2" w:themeShade="80"/>
        </w:rPr>
        <w:t xml:space="preserve"> </w:t>
      </w:r>
      <w:r w:rsidR="003536C8" w:rsidRPr="00EB6638">
        <w:rPr>
          <w:rFonts w:ascii="微软雅黑" w:eastAsia="微软雅黑" w:hAnsi="微软雅黑" w:hint="eastAsia"/>
          <w:color w:val="948A54" w:themeColor="background2" w:themeShade="80"/>
        </w:rPr>
        <w:t>若有疑问，请前往咨询客服。</w:t>
      </w:r>
      <w:r w:rsidR="008B393A" w:rsidRPr="003536C8">
        <w:rPr>
          <w:rFonts w:ascii="微软雅黑" w:eastAsia="微软雅黑" w:hAnsi="微软雅黑" w:hint="eastAsia"/>
        </w:rPr>
        <w:t>错误</w:t>
      </w:r>
      <w:r w:rsidR="00EB6638">
        <w:rPr>
          <w:rFonts w:ascii="微软雅黑" w:eastAsia="微软雅黑" w:hAnsi="微软雅黑" w:hint="eastAsia"/>
        </w:rPr>
        <w:t>原因</w:t>
      </w:r>
      <w:r w:rsidR="00EB6638">
        <w:rPr>
          <w:rFonts w:ascii="微软雅黑" w:eastAsia="微软雅黑" w:hAnsi="微软雅黑"/>
        </w:rPr>
        <w:t>和错误代码</w:t>
      </w:r>
      <w:r w:rsidR="008B393A">
        <w:rPr>
          <w:rFonts w:ascii="微软雅黑" w:eastAsia="微软雅黑" w:hAnsi="微软雅黑" w:hint="eastAsia"/>
        </w:rPr>
        <w:t>以</w:t>
      </w:r>
      <w:r w:rsidR="008B393A">
        <w:rPr>
          <w:rFonts w:ascii="微软雅黑" w:eastAsia="微软雅黑" w:hAnsi="微软雅黑"/>
        </w:rPr>
        <w:t>现在的规则为准。</w:t>
      </w:r>
    </w:p>
    <w:p w14:paraId="55A1433D" w14:textId="77777777" w:rsidR="00E85B16" w:rsidRDefault="00E85B16" w:rsidP="007E3622">
      <w:pPr>
        <w:rPr>
          <w:rFonts w:ascii="微软雅黑" w:eastAsia="微软雅黑" w:hAnsi="微软雅黑"/>
        </w:rPr>
      </w:pPr>
      <w:r>
        <w:rPr>
          <w:rFonts w:ascii="微软雅黑" w:eastAsia="微软雅黑" w:hAnsi="微软雅黑"/>
        </w:rPr>
        <w:t>ii.</w:t>
      </w:r>
      <w:r w:rsidR="003E65A3" w:rsidRPr="003E65A3">
        <w:rPr>
          <w:rFonts w:hint="eastAsia"/>
        </w:rPr>
        <w:t xml:space="preserve"> </w:t>
      </w:r>
      <w:r w:rsidR="003E65A3" w:rsidRPr="003E65A3">
        <w:rPr>
          <w:rFonts w:ascii="微软雅黑" w:eastAsia="微软雅黑" w:hAnsi="微软雅黑" w:hint="eastAsia"/>
        </w:rPr>
        <w:t>点击</w:t>
      </w:r>
      <w:r w:rsidR="003E65A3">
        <w:rPr>
          <w:rFonts w:ascii="微软雅黑" w:eastAsia="微软雅黑" w:hAnsi="微软雅黑" w:hint="eastAsia"/>
        </w:rPr>
        <w:t>【再试一次】</w:t>
      </w:r>
      <w:r w:rsidR="003E65A3" w:rsidRPr="003E65A3">
        <w:rPr>
          <w:rFonts w:ascii="微软雅黑" w:eastAsia="微软雅黑" w:hAnsi="微软雅黑" w:hint="eastAsia"/>
        </w:rPr>
        <w:t>返回充值页，</w:t>
      </w:r>
      <w:r w:rsidR="003E65A3">
        <w:rPr>
          <w:rFonts w:ascii="微软雅黑" w:eastAsia="微软雅黑" w:hAnsi="微软雅黑" w:hint="eastAsia"/>
        </w:rPr>
        <w:t>新</w:t>
      </w:r>
      <w:r w:rsidR="003E65A3">
        <w:rPr>
          <w:rFonts w:ascii="微软雅黑" w:eastAsia="微软雅黑" w:hAnsi="微软雅黑"/>
        </w:rPr>
        <w:t>页</w:t>
      </w:r>
      <w:r w:rsidR="003E65A3">
        <w:rPr>
          <w:rFonts w:ascii="微软雅黑" w:eastAsia="微软雅黑" w:hAnsi="微软雅黑" w:hint="eastAsia"/>
        </w:rPr>
        <w:t>面不</w:t>
      </w:r>
      <w:r w:rsidR="003E65A3">
        <w:rPr>
          <w:rFonts w:ascii="微软雅黑" w:eastAsia="微软雅黑" w:hAnsi="微软雅黑"/>
        </w:rPr>
        <w:t>留存</w:t>
      </w:r>
      <w:r w:rsidR="007A00F4">
        <w:rPr>
          <w:rFonts w:ascii="微软雅黑" w:eastAsia="微软雅黑" w:hAnsi="微软雅黑" w:hint="eastAsia"/>
        </w:rPr>
        <w:t>填写</w:t>
      </w:r>
      <w:r w:rsidR="003E65A3">
        <w:rPr>
          <w:rFonts w:ascii="微软雅黑" w:eastAsia="微软雅黑" w:hAnsi="微软雅黑"/>
        </w:rPr>
        <w:t>内容</w:t>
      </w:r>
      <w:r w:rsidR="003E65A3" w:rsidRPr="003E65A3">
        <w:rPr>
          <w:rFonts w:ascii="微软雅黑" w:eastAsia="微软雅黑" w:hAnsi="微软雅黑" w:hint="eastAsia"/>
        </w:rPr>
        <w:t>。</w:t>
      </w:r>
    </w:p>
    <w:p w14:paraId="269D51DB" w14:textId="77777777" w:rsidR="003E65A3" w:rsidRPr="004D6EA4" w:rsidRDefault="003E65A3" w:rsidP="007E3622">
      <w:pPr>
        <w:rPr>
          <w:rFonts w:ascii="微软雅黑" w:eastAsia="微软雅黑" w:hAnsi="微软雅黑"/>
        </w:rPr>
      </w:pPr>
      <w:r>
        <w:rPr>
          <w:rFonts w:ascii="微软雅黑" w:eastAsia="微软雅黑" w:hAnsi="微软雅黑"/>
        </w:rPr>
        <w:t>iii.</w:t>
      </w:r>
      <w:r w:rsidRPr="003E65A3">
        <w:rPr>
          <w:rFonts w:ascii="微软雅黑" w:eastAsia="微软雅黑" w:hAnsi="微软雅黑" w:hint="eastAsia"/>
        </w:rPr>
        <w:t xml:space="preserve"> </w:t>
      </w:r>
      <w:r>
        <w:rPr>
          <w:rFonts w:ascii="微软雅黑" w:eastAsia="微软雅黑" w:hAnsi="微软雅黑" w:hint="eastAsia"/>
        </w:rPr>
        <w:t>点击【咨询客服】</w:t>
      </w:r>
      <w:r>
        <w:rPr>
          <w:rFonts w:ascii="微软雅黑" w:eastAsia="微软雅黑" w:hAnsi="微软雅黑"/>
        </w:rPr>
        <w:t>前往在线客服页。</w:t>
      </w:r>
    </w:p>
    <w:p w14:paraId="7C59F81A" w14:textId="77777777" w:rsidR="00DD2349" w:rsidRDefault="007E3622" w:rsidP="002313F1">
      <w:pPr>
        <w:rPr>
          <w:rFonts w:ascii="微软雅黑" w:eastAsia="微软雅黑" w:hAnsi="微软雅黑"/>
        </w:rPr>
      </w:pPr>
      <w:r>
        <w:rPr>
          <w:rFonts w:ascii="微软雅黑" w:eastAsia="微软雅黑" w:hAnsi="微软雅黑"/>
        </w:rPr>
        <w:t>2.</w:t>
      </w:r>
      <w:r w:rsidR="00BD2993">
        <w:rPr>
          <w:rFonts w:ascii="微软雅黑" w:eastAsia="微软雅黑" w:hAnsi="微软雅黑" w:hint="eastAsia"/>
        </w:rPr>
        <w:t>默认充</w:t>
      </w:r>
      <w:proofErr w:type="gramStart"/>
      <w:r w:rsidR="00BD2993">
        <w:rPr>
          <w:rFonts w:ascii="微软雅黑" w:eastAsia="微软雅黑" w:hAnsi="微软雅黑" w:hint="eastAsia"/>
        </w:rPr>
        <w:t>值</w:t>
      </w:r>
      <w:r>
        <w:rPr>
          <w:rFonts w:ascii="微软雅黑" w:eastAsia="微软雅黑" w:hAnsi="微软雅黑" w:hint="eastAsia"/>
        </w:rPr>
        <w:t>方式</w:t>
      </w:r>
      <w:proofErr w:type="gramEnd"/>
      <w:r>
        <w:rPr>
          <w:rFonts w:ascii="微软雅黑" w:eastAsia="微软雅黑" w:hAnsi="微软雅黑"/>
        </w:rPr>
        <w:t>为</w:t>
      </w:r>
      <w:r>
        <w:rPr>
          <w:rFonts w:ascii="微软雅黑" w:eastAsia="微软雅黑" w:hAnsi="微软雅黑" w:hint="eastAsia"/>
        </w:rPr>
        <w:t>转账</w:t>
      </w:r>
      <w:r w:rsidR="00BD2993">
        <w:rPr>
          <w:rFonts w:ascii="微软雅黑" w:eastAsia="微软雅黑" w:hAnsi="微软雅黑" w:hint="eastAsia"/>
        </w:rPr>
        <w:t>支付</w:t>
      </w:r>
    </w:p>
    <w:p w14:paraId="228FEA78" w14:textId="77777777" w:rsidR="00442611" w:rsidRDefault="00BD2993" w:rsidP="002313F1">
      <w:pPr>
        <w:rPr>
          <w:rFonts w:ascii="微软雅黑" w:eastAsia="微软雅黑" w:hAnsi="微软雅黑"/>
        </w:rPr>
      </w:pPr>
      <w:r>
        <w:rPr>
          <w:noProof/>
        </w:rPr>
        <w:lastRenderedPageBreak/>
        <w:drawing>
          <wp:inline distT="0" distB="0" distL="0" distR="0" wp14:anchorId="43301FEB" wp14:editId="284549CC">
            <wp:extent cx="5400040" cy="32296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29610"/>
                    </a:xfrm>
                    <a:prstGeom prst="rect">
                      <a:avLst/>
                    </a:prstGeom>
                  </pic:spPr>
                </pic:pic>
              </a:graphicData>
            </a:graphic>
          </wp:inline>
        </w:drawing>
      </w:r>
    </w:p>
    <w:p w14:paraId="0622BC2A" w14:textId="4549AF1B" w:rsidR="00583C2D" w:rsidRDefault="00583C2D" w:rsidP="00583C2D">
      <w:pPr>
        <w:rPr>
          <w:rFonts w:ascii="微软雅黑" w:eastAsia="微软雅黑" w:hAnsi="微软雅黑"/>
        </w:rPr>
      </w:pPr>
      <w:r>
        <w:rPr>
          <w:rFonts w:ascii="微软雅黑" w:eastAsia="微软雅黑" w:hAnsi="微软雅黑" w:hint="eastAsia"/>
        </w:rPr>
        <w:t xml:space="preserve">① </w:t>
      </w:r>
      <w:r w:rsidR="00BD2993">
        <w:rPr>
          <w:rFonts w:ascii="微软雅黑" w:eastAsia="微软雅黑" w:hAnsi="微软雅黑" w:hint="eastAsia"/>
        </w:rPr>
        <w:t>转账支付</w:t>
      </w:r>
      <w:r>
        <w:rPr>
          <w:rFonts w:ascii="微软雅黑" w:eastAsia="微软雅黑" w:hAnsi="微软雅黑" w:hint="eastAsia"/>
        </w:rPr>
        <w:t>方式</w:t>
      </w:r>
      <w:r w:rsidR="006A128D">
        <w:rPr>
          <w:rFonts w:ascii="微软雅黑" w:eastAsia="微软雅黑" w:hAnsi="微软雅黑" w:hint="eastAsia"/>
        </w:rPr>
        <w:t>（功能</w:t>
      </w:r>
      <w:r w:rsidR="006A128D">
        <w:rPr>
          <w:rFonts w:ascii="微软雅黑" w:eastAsia="微软雅黑" w:hAnsi="微软雅黑"/>
        </w:rPr>
        <w:t>与</w:t>
      </w:r>
      <w:hyperlink r:id="rId23" w:history="1">
        <w:r w:rsidR="006A128D" w:rsidRPr="006A128D">
          <w:rPr>
            <w:rStyle w:val="ac"/>
            <w:rFonts w:ascii="微软雅黑" w:eastAsia="微软雅黑" w:hAnsi="微软雅黑"/>
          </w:rPr>
          <w:t>PLATFORM-729</w:t>
        </w:r>
      </w:hyperlink>
      <w:r w:rsidR="006A128D">
        <w:rPr>
          <w:rFonts w:ascii="微软雅黑" w:eastAsia="微软雅黑" w:hAnsi="微软雅黑" w:hint="eastAsia"/>
        </w:rPr>
        <w:t>相同）</w:t>
      </w:r>
    </w:p>
    <w:p w14:paraId="7D993E11" w14:textId="77777777" w:rsidR="009D53D4" w:rsidRPr="001679B6" w:rsidRDefault="00583C2D" w:rsidP="00583C2D">
      <w:pPr>
        <w:rPr>
          <w:rFonts w:ascii="微软雅黑" w:eastAsia="微软雅黑" w:hAnsi="微软雅黑"/>
          <w:color w:val="948A54" w:themeColor="background2" w:themeShade="80"/>
          <w:szCs w:val="21"/>
        </w:rPr>
      </w:pPr>
      <w:proofErr w:type="spellStart"/>
      <w:r>
        <w:rPr>
          <w:rFonts w:ascii="微软雅黑" w:eastAsia="微软雅黑" w:hAnsi="微软雅黑"/>
        </w:rPr>
        <w:t>i</w:t>
      </w:r>
      <w:proofErr w:type="spellEnd"/>
      <w:r>
        <w:rPr>
          <w:rFonts w:ascii="微软雅黑" w:eastAsia="微软雅黑" w:hAnsi="微软雅黑" w:hint="eastAsia"/>
        </w:rPr>
        <w:t>.默认</w:t>
      </w:r>
      <w:r>
        <w:rPr>
          <w:rFonts w:ascii="微软雅黑" w:eastAsia="微软雅黑" w:hAnsi="微软雅黑"/>
        </w:rPr>
        <w:t>为</w:t>
      </w:r>
      <w:r>
        <w:rPr>
          <w:rFonts w:ascii="微软雅黑" w:eastAsia="微软雅黑" w:hAnsi="微软雅黑" w:hint="eastAsia"/>
        </w:rPr>
        <w:t>转账</w:t>
      </w:r>
      <w:r>
        <w:rPr>
          <w:rFonts w:ascii="微软雅黑" w:eastAsia="微软雅黑" w:hAnsi="微软雅黑"/>
        </w:rPr>
        <w:t>充值时，</w:t>
      </w:r>
      <w:r w:rsidR="009D53D4">
        <w:rPr>
          <w:rFonts w:ascii="微软雅黑" w:eastAsia="微软雅黑" w:hAnsi="微软雅黑" w:hint="eastAsia"/>
        </w:rPr>
        <w:t>用户</w:t>
      </w:r>
      <w:r w:rsidR="009D53D4">
        <w:rPr>
          <w:rFonts w:ascii="微软雅黑" w:eastAsia="微软雅黑" w:hAnsi="微软雅黑"/>
        </w:rPr>
        <w:t>不可以切换至</w:t>
      </w:r>
      <w:r w:rsidR="009D53D4">
        <w:rPr>
          <w:rFonts w:ascii="微软雅黑" w:eastAsia="微软雅黑" w:hAnsi="微软雅黑" w:hint="eastAsia"/>
        </w:rPr>
        <w:t>快捷</w:t>
      </w:r>
      <w:r w:rsidR="009A2296">
        <w:rPr>
          <w:rFonts w:ascii="微软雅黑" w:eastAsia="微软雅黑" w:hAnsi="微软雅黑" w:hint="eastAsia"/>
        </w:rPr>
        <w:t>支付</w:t>
      </w:r>
      <w:r w:rsidR="009D53D4">
        <w:rPr>
          <w:rFonts w:ascii="微软雅黑" w:eastAsia="微软雅黑" w:hAnsi="微软雅黑"/>
        </w:rPr>
        <w:t>方式</w:t>
      </w:r>
      <w:r w:rsidR="009D53D4">
        <w:rPr>
          <w:rFonts w:ascii="微软雅黑" w:eastAsia="微软雅黑" w:hAnsi="微软雅黑" w:hint="eastAsia"/>
        </w:rPr>
        <w:t>，</w:t>
      </w:r>
      <w:r w:rsidR="009D53D4">
        <w:rPr>
          <w:rFonts w:ascii="微软雅黑" w:eastAsia="微软雅黑" w:hAnsi="微软雅黑"/>
        </w:rPr>
        <w:t>弹框中</w:t>
      </w:r>
      <w:r w:rsidR="009A2296">
        <w:rPr>
          <w:rFonts w:ascii="微软雅黑" w:eastAsia="微软雅黑" w:hAnsi="微软雅黑" w:hint="eastAsia"/>
          <w:szCs w:val="21"/>
        </w:rPr>
        <w:t>“快捷支付</w:t>
      </w:r>
      <w:r w:rsidR="00872899">
        <w:rPr>
          <w:rFonts w:ascii="微软雅黑" w:eastAsia="微软雅黑" w:hAnsi="微软雅黑" w:hint="eastAsia"/>
          <w:szCs w:val="21"/>
        </w:rPr>
        <w:t>”选项</w:t>
      </w:r>
      <w:r w:rsidR="00872899">
        <w:rPr>
          <w:rFonts w:ascii="微软雅黑" w:eastAsia="微软雅黑" w:hAnsi="微软雅黑"/>
          <w:szCs w:val="21"/>
        </w:rPr>
        <w:t>置灰，</w:t>
      </w:r>
      <w:r w:rsidR="009D53D4">
        <w:rPr>
          <w:rFonts w:ascii="微软雅黑" w:eastAsia="微软雅黑" w:hAnsi="微软雅黑"/>
          <w:szCs w:val="21"/>
        </w:rPr>
        <w:t>文案</w:t>
      </w:r>
      <w:r w:rsidR="009D53D4">
        <w:rPr>
          <w:rFonts w:ascii="微软雅黑" w:eastAsia="微软雅黑" w:hAnsi="微软雅黑" w:hint="eastAsia"/>
          <w:szCs w:val="21"/>
        </w:rPr>
        <w:t>：</w:t>
      </w:r>
      <w:r w:rsidR="009D53D4" w:rsidRPr="001679B6">
        <w:rPr>
          <w:rFonts w:ascii="微软雅黑" w:eastAsia="微软雅黑" w:hAnsi="微软雅黑"/>
          <w:color w:val="948A54" w:themeColor="background2" w:themeShade="80"/>
          <w:szCs w:val="21"/>
        </w:rPr>
        <w:t>该绑定卡暂不</w:t>
      </w:r>
      <w:r w:rsidR="009D53D4" w:rsidRPr="001679B6">
        <w:rPr>
          <w:rFonts w:ascii="微软雅黑" w:eastAsia="微软雅黑" w:hAnsi="微软雅黑" w:hint="eastAsia"/>
          <w:color w:val="948A54" w:themeColor="background2" w:themeShade="80"/>
          <w:szCs w:val="21"/>
        </w:rPr>
        <w:t>支持</w:t>
      </w:r>
      <w:r w:rsidR="009D53D4" w:rsidRPr="001679B6">
        <w:rPr>
          <w:rFonts w:ascii="微软雅黑" w:eastAsia="微软雅黑" w:hAnsi="微软雅黑"/>
          <w:color w:val="948A54" w:themeColor="background2" w:themeShade="80"/>
          <w:szCs w:val="21"/>
        </w:rPr>
        <w:t>快捷支付</w:t>
      </w:r>
      <w:r w:rsidR="00872899" w:rsidRPr="001679B6">
        <w:rPr>
          <w:rFonts w:ascii="微软雅黑" w:eastAsia="微软雅黑" w:hAnsi="微软雅黑" w:hint="eastAsia"/>
          <w:color w:val="948A54" w:themeColor="background2" w:themeShade="80"/>
          <w:szCs w:val="21"/>
        </w:rPr>
        <w:t>。</w:t>
      </w:r>
    </w:p>
    <w:p w14:paraId="7AEF15D2" w14:textId="4C6FEFF6" w:rsidR="003C6CA2" w:rsidRDefault="00583C2D" w:rsidP="002313F1">
      <w:pPr>
        <w:rPr>
          <w:rFonts w:ascii="微软雅黑" w:eastAsia="微软雅黑" w:hAnsi="微软雅黑"/>
        </w:rPr>
      </w:pPr>
      <w:r>
        <w:rPr>
          <w:rFonts w:ascii="微软雅黑" w:eastAsia="微软雅黑" w:hAnsi="微软雅黑"/>
        </w:rPr>
        <w:t>ii</w:t>
      </w:r>
      <w:r w:rsidR="00AE775F">
        <w:rPr>
          <w:rFonts w:ascii="微软雅黑" w:eastAsia="微软雅黑" w:hAnsi="微软雅黑"/>
        </w:rPr>
        <w:t>i</w:t>
      </w:r>
      <w:r>
        <w:rPr>
          <w:rFonts w:ascii="微软雅黑" w:eastAsia="微软雅黑" w:hAnsi="微软雅黑" w:hint="eastAsia"/>
        </w:rPr>
        <w:t>.</w:t>
      </w:r>
      <w:r w:rsidR="00872899">
        <w:rPr>
          <w:rFonts w:ascii="微软雅黑" w:eastAsia="微软雅黑" w:hAnsi="微软雅黑" w:hint="eastAsia"/>
        </w:rPr>
        <w:t>【查看</w:t>
      </w:r>
      <w:r w:rsidR="00872899">
        <w:rPr>
          <w:rFonts w:ascii="微软雅黑" w:eastAsia="微软雅黑" w:hAnsi="微软雅黑"/>
        </w:rPr>
        <w:t>支持银行</w:t>
      </w:r>
      <w:r>
        <w:rPr>
          <w:rFonts w:ascii="微软雅黑" w:eastAsia="微软雅黑" w:hAnsi="微软雅黑" w:hint="eastAsia"/>
        </w:rPr>
        <w:t>】按键</w:t>
      </w:r>
      <w:r>
        <w:rPr>
          <w:rFonts w:ascii="微软雅黑" w:eastAsia="微软雅黑" w:hAnsi="微软雅黑"/>
        </w:rPr>
        <w:t>：点击前往</w:t>
      </w:r>
      <w:r w:rsidR="003C6CA2">
        <w:rPr>
          <w:rFonts w:ascii="微软雅黑" w:eastAsia="微软雅黑" w:hAnsi="微软雅黑" w:hint="eastAsia"/>
        </w:rPr>
        <w:t>支持银行</w:t>
      </w:r>
      <w:r>
        <w:rPr>
          <w:rFonts w:ascii="微软雅黑" w:eastAsia="微软雅黑" w:hAnsi="微软雅黑"/>
        </w:rPr>
        <w:t>页。</w:t>
      </w:r>
    </w:p>
    <w:p w14:paraId="1450AD78" w14:textId="364E99ED" w:rsidR="00B157F5" w:rsidRDefault="00B157F5" w:rsidP="002313F1">
      <w:pPr>
        <w:rPr>
          <w:rFonts w:ascii="微软雅黑" w:eastAsia="微软雅黑" w:hAnsi="微软雅黑"/>
        </w:rPr>
      </w:pPr>
      <w:r>
        <w:rPr>
          <w:noProof/>
        </w:rPr>
        <w:drawing>
          <wp:inline distT="0" distB="0" distL="0" distR="0" wp14:anchorId="0073F69D" wp14:editId="52FE97B6">
            <wp:extent cx="1883523" cy="3034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7269" cy="3040180"/>
                    </a:xfrm>
                    <a:prstGeom prst="rect">
                      <a:avLst/>
                    </a:prstGeom>
                  </pic:spPr>
                </pic:pic>
              </a:graphicData>
            </a:graphic>
          </wp:inline>
        </w:drawing>
      </w:r>
    </w:p>
    <w:p w14:paraId="41251F09" w14:textId="3D1017FF" w:rsidR="00071765" w:rsidRDefault="00AE775F" w:rsidP="00071765">
      <w:pPr>
        <w:rPr>
          <w:rFonts w:ascii="微软雅黑" w:eastAsia="微软雅黑" w:hAnsi="微软雅黑"/>
        </w:rPr>
      </w:pPr>
      <w:r>
        <w:rPr>
          <w:rFonts w:ascii="微软雅黑" w:eastAsia="微软雅黑" w:hAnsi="微软雅黑"/>
        </w:rPr>
        <w:t>iii</w:t>
      </w:r>
      <w:r w:rsidR="003C6CA2">
        <w:rPr>
          <w:rFonts w:ascii="微软雅黑" w:eastAsia="微软雅黑" w:hAnsi="微软雅黑"/>
        </w:rPr>
        <w:t>.</w:t>
      </w:r>
      <w:r w:rsidR="00071765" w:rsidRPr="00071765">
        <w:rPr>
          <w:rFonts w:ascii="微软雅黑" w:eastAsia="微软雅黑" w:hAnsi="微软雅黑" w:hint="eastAsia"/>
        </w:rPr>
        <w:t xml:space="preserve"> </w:t>
      </w:r>
      <w:r w:rsidR="00071765">
        <w:rPr>
          <w:rFonts w:ascii="微软雅黑" w:eastAsia="微软雅黑" w:hAnsi="微软雅黑" w:hint="eastAsia"/>
        </w:rPr>
        <w:t>【充值】按键</w:t>
      </w:r>
    </w:p>
    <w:p w14:paraId="48247EF3" w14:textId="77777777" w:rsidR="003C6CA2" w:rsidRDefault="00071765" w:rsidP="00071765">
      <w:pPr>
        <w:ind w:firstLineChars="200" w:firstLine="448"/>
        <w:rPr>
          <w:rFonts w:ascii="微软雅黑" w:eastAsia="微软雅黑" w:hAnsi="微软雅黑"/>
        </w:rPr>
      </w:pPr>
      <w:r w:rsidRPr="00421742">
        <w:rPr>
          <w:rFonts w:ascii="微软雅黑" w:eastAsia="微软雅黑" w:hAnsi="微软雅黑" w:hint="eastAsia"/>
        </w:rPr>
        <w:lastRenderedPageBreak/>
        <w:t>当输入金额低于5元，</w:t>
      </w:r>
      <w:r w:rsidRPr="00686EF0">
        <w:rPr>
          <w:rFonts w:ascii="微软雅黑" w:eastAsia="微软雅黑" w:hAnsi="微软雅黑" w:hint="eastAsia"/>
          <w:color w:val="000000" w:themeColor="text1"/>
        </w:rPr>
        <w:t>则按键置</w:t>
      </w:r>
      <w:proofErr w:type="gramStart"/>
      <w:r w:rsidRPr="00686EF0">
        <w:rPr>
          <w:rFonts w:ascii="微软雅黑" w:eastAsia="微软雅黑" w:hAnsi="微软雅黑" w:hint="eastAsia"/>
          <w:color w:val="000000" w:themeColor="text1"/>
        </w:rPr>
        <w:t>灰</w:t>
      </w:r>
      <w:r w:rsidR="00136BEF">
        <w:rPr>
          <w:rFonts w:ascii="微软雅黑" w:eastAsia="微软雅黑" w:hAnsi="微软雅黑" w:hint="eastAsia"/>
          <w:color w:val="000000" w:themeColor="text1"/>
        </w:rPr>
        <w:t>不可</w:t>
      </w:r>
      <w:proofErr w:type="gramEnd"/>
      <w:r w:rsidR="00136BEF">
        <w:rPr>
          <w:rFonts w:ascii="微软雅黑" w:eastAsia="微软雅黑" w:hAnsi="微软雅黑" w:hint="eastAsia"/>
          <w:color w:val="000000" w:themeColor="text1"/>
        </w:rPr>
        <w:t>点击</w:t>
      </w:r>
      <w:r>
        <w:rPr>
          <w:rFonts w:ascii="微软雅黑" w:eastAsia="微软雅黑" w:hAnsi="微软雅黑" w:hint="eastAsia"/>
          <w:color w:val="000000" w:themeColor="text1"/>
        </w:rPr>
        <w:t>。</w:t>
      </w:r>
      <w:r w:rsidR="00136BEF">
        <w:rPr>
          <w:rFonts w:ascii="微软雅黑" w:eastAsia="微软雅黑" w:hAnsi="微软雅黑" w:hint="eastAsia"/>
          <w:color w:val="000000" w:themeColor="text1"/>
        </w:rPr>
        <w:t>当输入金额&gt;5，</w:t>
      </w:r>
      <w:r w:rsidR="00136BEF">
        <w:rPr>
          <w:rFonts w:ascii="微软雅黑" w:eastAsia="微软雅黑" w:hAnsi="微软雅黑"/>
          <w:color w:val="000000" w:themeColor="text1"/>
        </w:rPr>
        <w:t>按键可用，</w:t>
      </w:r>
      <w:proofErr w:type="gramStart"/>
      <w:r w:rsidR="003C6CA2">
        <w:rPr>
          <w:rFonts w:ascii="微软雅黑" w:eastAsia="微软雅黑" w:hAnsi="微软雅黑" w:hint="eastAsia"/>
        </w:rPr>
        <w:t>点击</w:t>
      </w:r>
      <w:r w:rsidR="004B7388">
        <w:rPr>
          <w:rFonts w:ascii="微软雅黑" w:eastAsia="微软雅黑" w:hAnsi="微软雅黑" w:hint="eastAsia"/>
        </w:rPr>
        <w:t>转</w:t>
      </w:r>
      <w:proofErr w:type="gramEnd"/>
      <w:r w:rsidR="004B7388">
        <w:rPr>
          <w:rFonts w:ascii="微软雅黑" w:eastAsia="微软雅黑" w:hAnsi="微软雅黑" w:hint="eastAsia"/>
        </w:rPr>
        <w:t>跳至</w:t>
      </w:r>
      <w:r w:rsidR="004B7388">
        <w:rPr>
          <w:rFonts w:ascii="微软雅黑" w:eastAsia="微软雅黑" w:hAnsi="微软雅黑"/>
        </w:rPr>
        <w:t>“</w:t>
      </w:r>
      <w:r w:rsidR="004B7388">
        <w:rPr>
          <w:rFonts w:ascii="微软雅黑" w:eastAsia="微软雅黑" w:hAnsi="微软雅黑" w:hint="eastAsia"/>
        </w:rPr>
        <w:t>转账</w:t>
      </w:r>
      <w:r w:rsidR="004B7388">
        <w:rPr>
          <w:rFonts w:ascii="微软雅黑" w:eastAsia="微软雅黑" w:hAnsi="微软雅黑"/>
        </w:rPr>
        <w:t>支付收银台”</w:t>
      </w:r>
      <w:r w:rsidR="004B7388">
        <w:rPr>
          <w:rFonts w:ascii="微软雅黑" w:eastAsia="微软雅黑" w:hAnsi="微软雅黑" w:hint="eastAsia"/>
        </w:rPr>
        <w:t>页</w:t>
      </w:r>
      <w:r w:rsidR="004B7388">
        <w:rPr>
          <w:rFonts w:ascii="微软雅黑" w:eastAsia="微软雅黑" w:hAnsi="微软雅黑"/>
        </w:rPr>
        <w:t>。</w:t>
      </w:r>
    </w:p>
    <w:p w14:paraId="3B271295" w14:textId="61E084BF" w:rsidR="009F7AC8" w:rsidRDefault="009F7AC8" w:rsidP="009F7AC8">
      <w:pPr>
        <w:rPr>
          <w:rFonts w:ascii="微软雅黑" w:eastAsia="微软雅黑" w:hAnsi="微软雅黑"/>
        </w:rPr>
      </w:pPr>
      <w:r>
        <w:rPr>
          <w:rFonts w:ascii="微软雅黑" w:eastAsia="微软雅黑" w:hAnsi="微软雅黑" w:hint="eastAsia"/>
        </w:rPr>
        <w:t>②转账</w:t>
      </w:r>
      <w:r>
        <w:rPr>
          <w:rFonts w:ascii="微软雅黑" w:eastAsia="微软雅黑" w:hAnsi="微软雅黑"/>
        </w:rPr>
        <w:t>支付收银台</w:t>
      </w:r>
    </w:p>
    <w:p w14:paraId="14135299" w14:textId="54C0BD36" w:rsidR="00132F6F" w:rsidRPr="005D2D43" w:rsidRDefault="005647F9" w:rsidP="00132F6F">
      <w:pPr>
        <w:rPr>
          <w:rFonts w:ascii="微软雅黑" w:eastAsia="微软雅黑" w:hAnsi="微软雅黑"/>
          <w:szCs w:val="21"/>
        </w:rPr>
      </w:pPr>
      <w:proofErr w:type="spellStart"/>
      <w:r>
        <w:rPr>
          <w:rFonts w:ascii="微软雅黑" w:eastAsia="微软雅黑" w:hAnsi="微软雅黑"/>
        </w:rPr>
        <w:t>i</w:t>
      </w:r>
      <w:proofErr w:type="spellEnd"/>
      <w:r>
        <w:rPr>
          <w:rFonts w:ascii="微软雅黑" w:eastAsia="微软雅黑" w:hAnsi="微软雅黑"/>
        </w:rPr>
        <w:t>.</w:t>
      </w:r>
      <w:r w:rsidR="00132F6F" w:rsidRPr="00132F6F">
        <w:rPr>
          <w:rFonts w:ascii="微软雅黑" w:eastAsia="微软雅黑" w:hAnsi="微软雅黑" w:hint="eastAsia"/>
        </w:rPr>
        <w:t xml:space="preserve"> </w:t>
      </w:r>
      <w:r w:rsidR="00132F6F">
        <w:rPr>
          <w:rFonts w:ascii="微软雅黑" w:eastAsia="微软雅黑" w:hAnsi="微软雅黑" w:hint="eastAsia"/>
        </w:rPr>
        <w:t>页面</w:t>
      </w:r>
      <w:r w:rsidR="00132F6F">
        <w:rPr>
          <w:rFonts w:ascii="微软雅黑" w:eastAsia="微软雅黑" w:hAnsi="微软雅黑"/>
        </w:rPr>
        <w:t>信息</w:t>
      </w:r>
      <w:r w:rsidR="00132F6F" w:rsidRPr="005D2D43">
        <w:rPr>
          <w:rFonts w:ascii="微软雅黑" w:eastAsia="微软雅黑" w:hAnsi="微软雅黑"/>
          <w:szCs w:val="21"/>
        </w:rPr>
        <w:t>：充值</w:t>
      </w:r>
      <w:r w:rsidR="00132F6F" w:rsidRPr="005D2D43">
        <w:rPr>
          <w:rFonts w:ascii="微软雅黑" w:eastAsia="微软雅黑" w:hAnsi="微软雅黑" w:hint="eastAsia"/>
          <w:szCs w:val="21"/>
        </w:rPr>
        <w:t>码</w:t>
      </w:r>
      <w:r w:rsidR="00132F6F" w:rsidRPr="005D2D43">
        <w:rPr>
          <w:rFonts w:ascii="微软雅黑" w:eastAsia="微软雅黑" w:hAnsi="微软雅黑"/>
          <w:szCs w:val="21"/>
        </w:rPr>
        <w:t>、充值金额</w:t>
      </w:r>
      <w:r w:rsidR="00B157F5">
        <w:rPr>
          <w:rFonts w:ascii="微软雅黑" w:eastAsia="微软雅黑" w:hAnsi="微软雅黑" w:hint="eastAsia"/>
          <w:szCs w:val="21"/>
        </w:rPr>
        <w:t>、</w:t>
      </w:r>
      <w:r w:rsidR="00B157F5">
        <w:rPr>
          <w:rFonts w:ascii="微软雅黑" w:eastAsia="微软雅黑" w:hAnsi="微软雅黑"/>
          <w:szCs w:val="21"/>
        </w:rPr>
        <w:t>入账户名、支行信息、入账卡号</w:t>
      </w:r>
      <w:r w:rsidR="00B157F5">
        <w:rPr>
          <w:rFonts w:ascii="微软雅黑" w:eastAsia="微软雅黑" w:hAnsi="微软雅黑" w:hint="eastAsia"/>
          <w:szCs w:val="21"/>
        </w:rPr>
        <w:t>（</w:t>
      </w:r>
      <w:r w:rsidR="006A128D" w:rsidRPr="00D84A58">
        <w:rPr>
          <w:rFonts w:ascii="微软雅黑" w:eastAsia="微软雅黑" w:hAnsi="微软雅黑"/>
          <w:szCs w:val="21"/>
        </w:rPr>
        <w:t>字段都是调用</w:t>
      </w:r>
      <w:r w:rsidR="006A128D" w:rsidRPr="00D84A58">
        <w:rPr>
          <w:rFonts w:ascii="微软雅黑" w:eastAsia="微软雅黑" w:hAnsi="微软雅黑" w:hint="eastAsia"/>
          <w:szCs w:val="21"/>
        </w:rPr>
        <w:t>富友</w:t>
      </w:r>
      <w:r w:rsidR="006A128D" w:rsidRPr="00D84A58">
        <w:rPr>
          <w:rFonts w:ascii="微软雅黑" w:eastAsia="微软雅黑" w:hAnsi="微软雅黑"/>
          <w:szCs w:val="21"/>
        </w:rPr>
        <w:t>转账充值API</w:t>
      </w:r>
      <w:r w:rsidR="006A128D" w:rsidRPr="00D84A58">
        <w:rPr>
          <w:rFonts w:ascii="微软雅黑" w:eastAsia="微软雅黑" w:hAnsi="微软雅黑" w:hint="eastAsia"/>
          <w:szCs w:val="21"/>
        </w:rPr>
        <w:t>接口</w:t>
      </w:r>
      <w:r w:rsidR="006A128D" w:rsidRPr="00D84A58">
        <w:rPr>
          <w:rFonts w:ascii="微软雅黑" w:eastAsia="微软雅黑" w:hAnsi="微软雅黑"/>
          <w:szCs w:val="21"/>
        </w:rPr>
        <w:t>返回的值</w:t>
      </w:r>
      <w:r w:rsidR="00B157F5">
        <w:rPr>
          <w:rFonts w:ascii="微软雅黑" w:eastAsia="微软雅黑" w:hAnsi="微软雅黑" w:hint="eastAsia"/>
          <w:szCs w:val="21"/>
        </w:rPr>
        <w:t>）</w:t>
      </w:r>
    </w:p>
    <w:p w14:paraId="26535B52" w14:textId="5CC0A78E" w:rsidR="00132F6F" w:rsidRPr="00132F6F" w:rsidRDefault="00132F6F" w:rsidP="00132F6F">
      <w:pPr>
        <w:rPr>
          <w:rFonts w:ascii="微软雅黑" w:eastAsia="微软雅黑" w:hAnsi="微软雅黑"/>
        </w:rPr>
      </w:pPr>
      <w:r>
        <w:rPr>
          <w:rFonts w:ascii="微软雅黑" w:eastAsia="微软雅黑" w:hAnsi="微软雅黑"/>
          <w:szCs w:val="21"/>
        </w:rPr>
        <w:t>ii.</w:t>
      </w:r>
      <w:r>
        <w:rPr>
          <w:rFonts w:ascii="微软雅黑" w:eastAsia="微软雅黑" w:hAnsi="微软雅黑"/>
        </w:rPr>
        <w:t xml:space="preserve"> </w:t>
      </w:r>
      <w:r>
        <w:rPr>
          <w:rFonts w:ascii="微软雅黑" w:eastAsia="微软雅黑" w:hAnsi="微软雅黑" w:hint="eastAsia"/>
        </w:rPr>
        <w:t>金额与转账</w:t>
      </w:r>
      <w:r>
        <w:rPr>
          <w:rFonts w:ascii="微软雅黑" w:eastAsia="微软雅黑" w:hAnsi="微软雅黑"/>
        </w:rPr>
        <w:t>支付页面输入金额统一</w:t>
      </w:r>
      <w:r>
        <w:rPr>
          <w:rFonts w:ascii="微软雅黑" w:eastAsia="微软雅黑" w:hAnsi="微软雅黑" w:hint="eastAsia"/>
        </w:rPr>
        <w:t>；</w:t>
      </w:r>
    </w:p>
    <w:p w14:paraId="0B5E67DE" w14:textId="25D0374E" w:rsidR="00AE775F" w:rsidRDefault="00132F6F" w:rsidP="00AE775F">
      <w:pPr>
        <w:rPr>
          <w:rFonts w:ascii="微软雅黑" w:eastAsia="微软雅黑" w:hAnsi="微软雅黑"/>
          <w:szCs w:val="21"/>
        </w:rPr>
      </w:pPr>
      <w:r>
        <w:rPr>
          <w:rFonts w:ascii="微软雅黑" w:eastAsia="微软雅黑" w:hAnsi="微软雅黑" w:hint="eastAsia"/>
          <w:szCs w:val="21"/>
        </w:rPr>
        <w:t>iii</w:t>
      </w:r>
      <w:r>
        <w:rPr>
          <w:rFonts w:ascii="微软雅黑" w:eastAsia="微软雅黑" w:hAnsi="微软雅黑"/>
          <w:szCs w:val="21"/>
        </w:rPr>
        <w:t>.</w:t>
      </w:r>
      <w:r w:rsidRPr="00132F6F">
        <w:rPr>
          <w:rFonts w:ascii="微软雅黑" w:eastAsia="微软雅黑" w:hAnsi="微软雅黑" w:hint="eastAsia"/>
          <w:szCs w:val="21"/>
        </w:rPr>
        <w:t>页面</w:t>
      </w:r>
      <w:r w:rsidRPr="00132F6F">
        <w:rPr>
          <w:rFonts w:ascii="微软雅黑" w:eastAsia="微软雅黑" w:hAnsi="微软雅黑"/>
          <w:szCs w:val="21"/>
        </w:rPr>
        <w:t>刷新生成不同的充值码，每个</w:t>
      </w:r>
      <w:proofErr w:type="gramStart"/>
      <w:r w:rsidRPr="00132F6F">
        <w:rPr>
          <w:rFonts w:ascii="微软雅黑" w:eastAsia="微软雅黑" w:hAnsi="微软雅黑"/>
          <w:szCs w:val="21"/>
        </w:rPr>
        <w:t>充值码的</w:t>
      </w:r>
      <w:proofErr w:type="gramEnd"/>
      <w:r w:rsidRPr="00132F6F">
        <w:rPr>
          <w:rFonts w:ascii="微软雅黑" w:eastAsia="微软雅黑" w:hAnsi="微软雅黑"/>
          <w:szCs w:val="21"/>
        </w:rPr>
        <w:t>有效时间为</w:t>
      </w:r>
      <w:r w:rsidRPr="00132F6F">
        <w:rPr>
          <w:rFonts w:ascii="微软雅黑" w:eastAsia="微软雅黑" w:hAnsi="微软雅黑" w:hint="eastAsia"/>
          <w:szCs w:val="21"/>
        </w:rPr>
        <w:t>72小时</w:t>
      </w:r>
      <w:r w:rsidRPr="00132F6F">
        <w:rPr>
          <w:rFonts w:ascii="微软雅黑" w:eastAsia="微软雅黑" w:hAnsi="微软雅黑"/>
          <w:szCs w:val="21"/>
        </w:rPr>
        <w:t>。</w:t>
      </w:r>
      <w:r w:rsidR="00AE775F">
        <w:rPr>
          <w:rFonts w:ascii="微软雅黑" w:eastAsia="微软雅黑" w:hAnsi="微软雅黑" w:hint="eastAsia"/>
          <w:szCs w:val="21"/>
        </w:rPr>
        <w:t>点击</w:t>
      </w:r>
      <w:proofErr w:type="gramStart"/>
      <w:r w:rsidR="00AE775F">
        <w:rPr>
          <w:rFonts w:ascii="微软雅黑" w:eastAsia="微软雅黑" w:hAnsi="微软雅黑"/>
          <w:szCs w:val="21"/>
        </w:rPr>
        <w:t>充值码</w:t>
      </w:r>
      <w:r w:rsidR="00AE775F">
        <w:rPr>
          <w:rFonts w:ascii="微软雅黑" w:eastAsia="微软雅黑" w:hAnsi="微软雅黑" w:hint="eastAsia"/>
          <w:szCs w:val="21"/>
        </w:rPr>
        <w:t>右上方</w:t>
      </w:r>
      <w:proofErr w:type="gramEnd"/>
      <w:r w:rsidR="00AE775F">
        <w:rPr>
          <w:rFonts w:ascii="微软雅黑" w:eastAsia="微软雅黑" w:hAnsi="微软雅黑"/>
          <w:szCs w:val="21"/>
        </w:rPr>
        <w:t>【</w:t>
      </w:r>
      <w:r w:rsidR="00AE775F">
        <w:rPr>
          <w:rFonts w:ascii="微软雅黑" w:eastAsia="微软雅黑" w:hAnsi="微软雅黑" w:hint="eastAsia"/>
          <w:szCs w:val="21"/>
        </w:rPr>
        <w:t>？</w:t>
      </w:r>
      <w:r w:rsidR="00AE775F">
        <w:rPr>
          <w:rFonts w:ascii="微软雅黑" w:eastAsia="微软雅黑" w:hAnsi="微软雅黑"/>
          <w:szCs w:val="21"/>
        </w:rPr>
        <w:t>】</w:t>
      </w:r>
      <w:r w:rsidR="00AE775F">
        <w:rPr>
          <w:rFonts w:ascii="微软雅黑" w:eastAsia="微软雅黑" w:hAnsi="微软雅黑" w:hint="eastAsia"/>
          <w:szCs w:val="21"/>
        </w:rPr>
        <w:t>，弹出</w:t>
      </w:r>
      <w:r w:rsidR="00AE775F">
        <w:rPr>
          <w:rFonts w:ascii="微软雅黑" w:eastAsia="微软雅黑" w:hAnsi="微软雅黑"/>
          <w:szCs w:val="21"/>
        </w:rPr>
        <w:t>弹框，</w:t>
      </w:r>
      <w:r w:rsidR="00AE775F">
        <w:rPr>
          <w:rFonts w:ascii="微软雅黑" w:eastAsia="微软雅黑" w:hAnsi="微软雅黑" w:hint="eastAsia"/>
          <w:szCs w:val="21"/>
        </w:rPr>
        <w:t>弹框</w:t>
      </w:r>
      <w:r w:rsidR="00AE775F">
        <w:rPr>
          <w:rFonts w:ascii="微软雅黑" w:eastAsia="微软雅黑" w:hAnsi="微软雅黑"/>
          <w:szCs w:val="21"/>
        </w:rPr>
        <w:t>文案：</w:t>
      </w:r>
    </w:p>
    <w:p w14:paraId="5FB1F641" w14:textId="68CBE655" w:rsidR="00AE775F" w:rsidRPr="00AE775F" w:rsidRDefault="00AE775F" w:rsidP="00AE775F">
      <w:pPr>
        <w:ind w:firstLineChars="200" w:firstLine="448"/>
        <w:rPr>
          <w:rFonts w:ascii="微软雅黑" w:eastAsia="微软雅黑" w:hAnsi="微软雅黑"/>
          <w:color w:val="948A54" w:themeColor="background2" w:themeShade="80"/>
          <w:szCs w:val="21"/>
        </w:rPr>
      </w:pPr>
      <w:proofErr w:type="gramStart"/>
      <w:r w:rsidRPr="00AE775F">
        <w:rPr>
          <w:rFonts w:ascii="微软雅黑" w:eastAsia="微软雅黑" w:hAnsi="微软雅黑" w:hint="eastAsia"/>
          <w:color w:val="948A54" w:themeColor="background2" w:themeShade="80"/>
          <w:szCs w:val="21"/>
        </w:rPr>
        <w:t>充值码由</w:t>
      </w:r>
      <w:proofErr w:type="gramEnd"/>
      <w:r w:rsidRPr="00AE775F">
        <w:rPr>
          <w:rFonts w:ascii="微软雅黑" w:eastAsia="微软雅黑" w:hAnsi="微软雅黑" w:hint="eastAsia"/>
          <w:color w:val="948A54" w:themeColor="background2" w:themeShade="80"/>
          <w:szCs w:val="21"/>
        </w:rPr>
        <w:t>7为</w:t>
      </w:r>
      <w:r w:rsidRPr="00AE775F">
        <w:rPr>
          <w:rFonts w:ascii="微软雅黑" w:eastAsia="微软雅黑" w:hAnsi="微软雅黑"/>
          <w:color w:val="948A54" w:themeColor="background2" w:themeShade="80"/>
          <w:szCs w:val="21"/>
        </w:rPr>
        <w:t>数字组成，</w:t>
      </w:r>
      <w:r w:rsidRPr="00AE775F">
        <w:rPr>
          <w:rFonts w:ascii="微软雅黑" w:eastAsia="微软雅黑" w:hAnsi="微软雅黑" w:hint="eastAsia"/>
          <w:color w:val="948A54" w:themeColor="background2" w:themeShade="80"/>
          <w:szCs w:val="21"/>
        </w:rPr>
        <w:t>将</w:t>
      </w:r>
      <w:r w:rsidRPr="00AE775F">
        <w:rPr>
          <w:rFonts w:ascii="微软雅黑" w:eastAsia="微软雅黑" w:hAnsi="微软雅黑"/>
          <w:color w:val="948A54" w:themeColor="background2" w:themeShade="80"/>
          <w:szCs w:val="21"/>
        </w:rPr>
        <w:t>作为您转账时匹配入账的</w:t>
      </w:r>
      <w:r w:rsidRPr="00AE775F">
        <w:rPr>
          <w:rFonts w:ascii="微软雅黑" w:eastAsia="微软雅黑" w:hAnsi="微软雅黑" w:hint="eastAsia"/>
          <w:color w:val="948A54" w:themeColor="background2" w:themeShade="80"/>
          <w:szCs w:val="21"/>
        </w:rPr>
        <w:t>唯一</w:t>
      </w:r>
      <w:r w:rsidRPr="00AE775F">
        <w:rPr>
          <w:rFonts w:ascii="微软雅黑" w:eastAsia="微软雅黑" w:hAnsi="微软雅黑"/>
          <w:color w:val="948A54" w:themeColor="background2" w:themeShade="80"/>
          <w:szCs w:val="21"/>
        </w:rPr>
        <w:t>凭证，操作转账时，需将</w:t>
      </w:r>
      <w:proofErr w:type="gramStart"/>
      <w:r w:rsidRPr="00AE775F">
        <w:rPr>
          <w:rFonts w:ascii="微软雅黑" w:eastAsia="微软雅黑" w:hAnsi="微软雅黑"/>
          <w:color w:val="948A54" w:themeColor="background2" w:themeShade="80"/>
          <w:szCs w:val="21"/>
        </w:rPr>
        <w:t>充值码填入</w:t>
      </w:r>
      <w:proofErr w:type="gramEnd"/>
      <w:r w:rsidRPr="00AE775F">
        <w:rPr>
          <w:rFonts w:ascii="微软雅黑" w:eastAsia="微软雅黑" w:hAnsi="微软雅黑"/>
          <w:color w:val="948A54" w:themeColor="background2" w:themeShade="80"/>
          <w:szCs w:val="21"/>
        </w:rPr>
        <w:t>备注</w:t>
      </w:r>
      <w:r w:rsidRPr="00AE775F">
        <w:rPr>
          <w:rFonts w:ascii="微软雅黑" w:eastAsia="微软雅黑" w:hAnsi="微软雅黑" w:hint="eastAsia"/>
          <w:color w:val="948A54" w:themeColor="background2" w:themeShade="80"/>
          <w:szCs w:val="21"/>
        </w:rPr>
        <w:t>信息</w:t>
      </w:r>
      <w:r w:rsidRPr="00AE775F">
        <w:rPr>
          <w:rFonts w:ascii="微软雅黑" w:eastAsia="微软雅黑" w:hAnsi="微软雅黑"/>
          <w:color w:val="948A54" w:themeColor="background2" w:themeShade="80"/>
          <w:szCs w:val="21"/>
        </w:rPr>
        <w:t>栏</w:t>
      </w:r>
      <w:r w:rsidRPr="00AE775F">
        <w:rPr>
          <w:rFonts w:ascii="微软雅黑" w:eastAsia="微软雅黑" w:hAnsi="微软雅黑" w:hint="eastAsia"/>
          <w:color w:val="948A54" w:themeColor="background2" w:themeShade="80"/>
          <w:szCs w:val="21"/>
        </w:rPr>
        <w:t>（如</w:t>
      </w:r>
      <w:r w:rsidRPr="00AE775F">
        <w:rPr>
          <w:rFonts w:ascii="微软雅黑" w:eastAsia="微软雅黑" w:hAnsi="微软雅黑"/>
          <w:color w:val="948A54" w:themeColor="background2" w:themeShade="80"/>
          <w:szCs w:val="21"/>
        </w:rPr>
        <w:t>：用途、</w:t>
      </w:r>
      <w:r w:rsidRPr="00AE775F">
        <w:rPr>
          <w:rFonts w:ascii="微软雅黑" w:eastAsia="微软雅黑" w:hAnsi="微软雅黑" w:hint="eastAsia"/>
          <w:color w:val="948A54" w:themeColor="background2" w:themeShade="80"/>
          <w:szCs w:val="21"/>
        </w:rPr>
        <w:t>附言</w:t>
      </w:r>
      <w:r w:rsidRPr="00AE775F">
        <w:rPr>
          <w:rFonts w:ascii="微软雅黑" w:eastAsia="微软雅黑" w:hAnsi="微软雅黑"/>
          <w:color w:val="948A54" w:themeColor="background2" w:themeShade="80"/>
          <w:szCs w:val="21"/>
        </w:rPr>
        <w:t>、摘要</w:t>
      </w:r>
      <w:r w:rsidRPr="00AE775F">
        <w:rPr>
          <w:rFonts w:ascii="微软雅黑" w:eastAsia="微软雅黑" w:hAnsi="微软雅黑" w:hint="eastAsia"/>
          <w:color w:val="948A54" w:themeColor="background2" w:themeShade="80"/>
          <w:szCs w:val="21"/>
        </w:rPr>
        <w:t>）。</w:t>
      </w:r>
      <w:proofErr w:type="gramStart"/>
      <w:r w:rsidRPr="00AE775F">
        <w:rPr>
          <w:rFonts w:ascii="微软雅黑" w:eastAsia="微软雅黑" w:hAnsi="微软雅黑"/>
          <w:color w:val="948A54" w:themeColor="background2" w:themeShade="80"/>
          <w:szCs w:val="21"/>
        </w:rPr>
        <w:t>该码</w:t>
      </w:r>
      <w:r w:rsidRPr="00AE775F">
        <w:rPr>
          <w:rFonts w:ascii="微软雅黑" w:eastAsia="微软雅黑" w:hAnsi="微软雅黑" w:hint="eastAsia"/>
          <w:color w:val="948A54" w:themeColor="background2" w:themeShade="80"/>
          <w:szCs w:val="21"/>
        </w:rPr>
        <w:t>需</w:t>
      </w:r>
      <w:r w:rsidRPr="00AE775F">
        <w:rPr>
          <w:rFonts w:ascii="微软雅黑" w:eastAsia="微软雅黑" w:hAnsi="微软雅黑"/>
          <w:color w:val="948A54" w:themeColor="background2" w:themeShade="80"/>
          <w:szCs w:val="21"/>
        </w:rPr>
        <w:t>与</w:t>
      </w:r>
      <w:proofErr w:type="gramEnd"/>
      <w:r w:rsidRPr="00AE775F">
        <w:rPr>
          <w:rFonts w:ascii="微软雅黑" w:eastAsia="微软雅黑" w:hAnsi="微软雅黑"/>
          <w:color w:val="948A54" w:themeColor="background2" w:themeShade="80"/>
          <w:szCs w:val="21"/>
        </w:rPr>
        <w:t>充值金额一一对应，且仅能使用一次，否则将导致入账失败，资金下一个工作日返回至您的出账银行卡中。</w:t>
      </w:r>
    </w:p>
    <w:p w14:paraId="2D7562DC" w14:textId="3FC3703D" w:rsidR="00AE775F" w:rsidRDefault="00AE775F" w:rsidP="00AE775F">
      <w:pPr>
        <w:rPr>
          <w:rFonts w:ascii="微软雅黑" w:eastAsia="微软雅黑" w:hAnsi="微软雅黑"/>
        </w:rPr>
      </w:pPr>
      <w:r>
        <w:rPr>
          <w:rFonts w:ascii="微软雅黑" w:eastAsia="微软雅黑" w:hAnsi="微软雅黑"/>
        </w:rPr>
        <w:t>iv.</w:t>
      </w:r>
      <w:r>
        <w:rPr>
          <w:rFonts w:ascii="微软雅黑" w:eastAsia="微软雅黑" w:hAnsi="微软雅黑" w:hint="eastAsia"/>
        </w:rPr>
        <w:t>查看操作</w:t>
      </w:r>
      <w:r>
        <w:rPr>
          <w:rFonts w:ascii="微软雅黑" w:eastAsia="微软雅黑" w:hAnsi="微软雅黑"/>
        </w:rPr>
        <w:t>指引</w:t>
      </w:r>
      <w:r>
        <w:rPr>
          <w:rFonts w:ascii="微软雅黑" w:eastAsia="微软雅黑" w:hAnsi="微软雅黑" w:hint="eastAsia"/>
        </w:rPr>
        <w:t>：</w:t>
      </w:r>
      <w:r>
        <w:rPr>
          <w:rFonts w:ascii="微软雅黑" w:eastAsia="微软雅黑" w:hAnsi="微软雅黑"/>
        </w:rPr>
        <w:t>点击弹出</w:t>
      </w:r>
      <w:r>
        <w:rPr>
          <w:rFonts w:ascii="微软雅黑" w:eastAsia="微软雅黑" w:hAnsi="微软雅黑" w:hint="eastAsia"/>
        </w:rPr>
        <w:t>说明</w:t>
      </w:r>
      <w:r>
        <w:rPr>
          <w:rFonts w:ascii="微软雅黑" w:eastAsia="微软雅黑" w:hAnsi="微软雅黑"/>
        </w:rPr>
        <w:t>弹层</w:t>
      </w:r>
      <w:r>
        <w:rPr>
          <w:rFonts w:ascii="微软雅黑" w:eastAsia="微软雅黑" w:hAnsi="微软雅黑" w:hint="eastAsia"/>
        </w:rPr>
        <w:t>。点击</w:t>
      </w:r>
      <w:r>
        <w:rPr>
          <w:rFonts w:ascii="微软雅黑" w:eastAsia="微软雅黑" w:hAnsi="微软雅黑"/>
        </w:rPr>
        <w:t>【</w:t>
      </w:r>
      <w:r>
        <w:rPr>
          <w:rFonts w:ascii="微软雅黑" w:eastAsia="微软雅黑" w:hAnsi="微软雅黑" w:hint="eastAsia"/>
        </w:rPr>
        <w:t>退出</w:t>
      </w:r>
      <w:r>
        <w:rPr>
          <w:rFonts w:ascii="微软雅黑" w:eastAsia="微软雅黑" w:hAnsi="微软雅黑"/>
        </w:rPr>
        <w:t>】</w:t>
      </w:r>
      <w:r>
        <w:rPr>
          <w:rFonts w:ascii="微软雅黑" w:eastAsia="微软雅黑" w:hAnsi="微软雅黑" w:hint="eastAsia"/>
        </w:rPr>
        <w:t>关闭</w:t>
      </w:r>
      <w:r>
        <w:rPr>
          <w:rFonts w:ascii="微软雅黑" w:eastAsia="微软雅黑" w:hAnsi="微软雅黑"/>
        </w:rPr>
        <w:t>弹</w:t>
      </w:r>
      <w:r>
        <w:rPr>
          <w:rFonts w:ascii="微软雅黑" w:eastAsia="微软雅黑" w:hAnsi="微软雅黑" w:hint="eastAsia"/>
        </w:rPr>
        <w:t>层</w:t>
      </w:r>
      <w:r>
        <w:rPr>
          <w:rFonts w:ascii="微软雅黑" w:eastAsia="微软雅黑" w:hAnsi="微软雅黑"/>
        </w:rPr>
        <w:t>。</w:t>
      </w:r>
    </w:p>
    <w:p w14:paraId="1279632E" w14:textId="35FAD000" w:rsidR="006A128D" w:rsidRDefault="006A128D" w:rsidP="00AE775F">
      <w:pPr>
        <w:rPr>
          <w:rFonts w:ascii="微软雅黑" w:eastAsia="微软雅黑" w:hAnsi="微软雅黑"/>
        </w:rPr>
      </w:pPr>
      <w:ins w:id="17" w:author="lenovo" w:date="2018-05-25T15:53:00Z">
        <w:r>
          <w:rPr>
            <w:noProof/>
          </w:rPr>
          <w:drawing>
            <wp:inline distT="0" distB="0" distL="0" distR="0" wp14:anchorId="720A5FCC" wp14:editId="3D1CE992">
              <wp:extent cx="4103690" cy="26363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748" cy="2637644"/>
                      </a:xfrm>
                      <a:prstGeom prst="rect">
                        <a:avLst/>
                      </a:prstGeom>
                    </pic:spPr>
                  </pic:pic>
                </a:graphicData>
              </a:graphic>
            </wp:inline>
          </w:drawing>
        </w:r>
      </w:ins>
    </w:p>
    <w:p w14:paraId="2988428D" w14:textId="77777777" w:rsidR="006A128D" w:rsidRDefault="006A128D" w:rsidP="006A128D">
      <w:pPr>
        <w:rPr>
          <w:rFonts w:ascii="微软雅黑" w:eastAsia="微软雅黑" w:hAnsi="微软雅黑"/>
          <w:szCs w:val="21"/>
        </w:rPr>
      </w:pPr>
      <w:r>
        <w:rPr>
          <w:rFonts w:ascii="微软雅黑" w:eastAsia="微软雅黑" w:hAnsi="微软雅黑" w:hint="eastAsia"/>
          <w:szCs w:val="21"/>
        </w:rPr>
        <w:t>文案</w:t>
      </w:r>
      <w:r>
        <w:rPr>
          <w:rFonts w:ascii="微软雅黑" w:eastAsia="微软雅黑" w:hAnsi="微软雅黑"/>
          <w:szCs w:val="21"/>
        </w:rPr>
        <w:t>：</w:t>
      </w:r>
    </w:p>
    <w:p w14:paraId="6B6DD4B1" w14:textId="77777777"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hint="eastAsia"/>
          <w:color w:val="948A54" w:themeColor="background2" w:themeShade="80"/>
          <w:szCs w:val="21"/>
        </w:rPr>
        <w:t>以民生银行手机APP为例，操作指引如下：</w:t>
      </w:r>
    </w:p>
    <w:p w14:paraId="6F85705A" w14:textId="77777777"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hint="eastAsia"/>
          <w:color w:val="948A54" w:themeColor="background2" w:themeShade="80"/>
          <w:szCs w:val="21"/>
        </w:rPr>
        <w:lastRenderedPageBreak/>
        <w:t>第一步：打开手机银行APP，点击首页【转账】</w:t>
      </w:r>
    </w:p>
    <w:p w14:paraId="19396713" w14:textId="0235ED23"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hint="eastAsia"/>
          <w:color w:val="948A54" w:themeColor="background2" w:themeShade="80"/>
          <w:szCs w:val="21"/>
        </w:rPr>
        <w:t>第二步：在转账页面输入金额、收款账号、收款户名及收款银行将充值码（7位数字）填入备注信息栏（如：用途、附言、摘要），充</w:t>
      </w:r>
      <w:proofErr w:type="gramStart"/>
      <w:r w:rsidRPr="006A128D">
        <w:rPr>
          <w:rFonts w:ascii="微软雅黑" w:eastAsia="微软雅黑" w:hAnsi="微软雅黑" w:hint="eastAsia"/>
          <w:color w:val="948A54" w:themeColor="background2" w:themeShade="80"/>
          <w:szCs w:val="21"/>
        </w:rPr>
        <w:t>值码仅</w:t>
      </w:r>
      <w:proofErr w:type="gramEnd"/>
      <w:r w:rsidRPr="006A128D">
        <w:rPr>
          <w:rFonts w:ascii="微软雅黑" w:eastAsia="微软雅黑" w:hAnsi="微软雅黑" w:hint="eastAsia"/>
          <w:color w:val="948A54" w:themeColor="background2" w:themeShade="80"/>
          <w:szCs w:val="21"/>
        </w:rPr>
        <w:t>能使用一次，且充</w:t>
      </w:r>
      <w:proofErr w:type="gramStart"/>
      <w:r w:rsidRPr="006A128D">
        <w:rPr>
          <w:rFonts w:ascii="微软雅黑" w:eastAsia="微软雅黑" w:hAnsi="微软雅黑" w:hint="eastAsia"/>
          <w:color w:val="948A54" w:themeColor="background2" w:themeShade="80"/>
          <w:szCs w:val="21"/>
        </w:rPr>
        <w:t>值码需</w:t>
      </w:r>
      <w:proofErr w:type="gramEnd"/>
      <w:r w:rsidRPr="006A128D">
        <w:rPr>
          <w:rFonts w:ascii="微软雅黑" w:eastAsia="微软雅黑" w:hAnsi="微软雅黑" w:hint="eastAsia"/>
          <w:color w:val="948A54" w:themeColor="background2" w:themeShade="80"/>
          <w:szCs w:val="21"/>
        </w:rPr>
        <w:t>与充值金额一一对应，否则将不能入账。</w:t>
      </w:r>
    </w:p>
    <w:p w14:paraId="2B96D663" w14:textId="1023BCCA" w:rsidR="001142D2" w:rsidRDefault="001142D2" w:rsidP="00AE775F">
      <w:pPr>
        <w:rPr>
          <w:rFonts w:ascii="微软雅黑" w:eastAsia="微软雅黑" w:hAnsi="微软雅黑"/>
        </w:rPr>
      </w:pPr>
      <w:r>
        <w:rPr>
          <w:rFonts w:ascii="微软雅黑" w:eastAsia="微软雅黑" w:hAnsi="微软雅黑" w:hint="eastAsia"/>
        </w:rPr>
        <w:t>v.</w:t>
      </w:r>
      <w:r>
        <w:rPr>
          <w:rFonts w:ascii="微软雅黑" w:eastAsia="微软雅黑" w:hAnsi="微软雅黑"/>
        </w:rPr>
        <w:t>点击【</w:t>
      </w:r>
      <w:r>
        <w:rPr>
          <w:rFonts w:ascii="微软雅黑" w:eastAsia="微软雅黑" w:hAnsi="微软雅黑" w:hint="eastAsia"/>
        </w:rPr>
        <w:t>复制</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复制对应</w:t>
      </w:r>
      <w:proofErr w:type="gramStart"/>
      <w:r>
        <w:rPr>
          <w:rFonts w:ascii="微软雅黑" w:eastAsia="微软雅黑" w:hAnsi="微软雅黑"/>
        </w:rPr>
        <w:t>项</w:t>
      </w:r>
      <w:r>
        <w:rPr>
          <w:rFonts w:ascii="微软雅黑" w:eastAsia="微软雅黑" w:hAnsi="微软雅黑" w:hint="eastAsia"/>
        </w:rPr>
        <w:t>文字</w:t>
      </w:r>
      <w:proofErr w:type="gramEnd"/>
      <w:r>
        <w:rPr>
          <w:rFonts w:ascii="微软雅黑" w:eastAsia="微软雅黑" w:hAnsi="微软雅黑"/>
        </w:rPr>
        <w:t>内容。</w:t>
      </w:r>
    </w:p>
    <w:p w14:paraId="421374F6" w14:textId="1283F184" w:rsidR="006A128D" w:rsidRDefault="006A128D" w:rsidP="006A128D">
      <w:pPr>
        <w:rPr>
          <w:rFonts w:ascii="微软雅黑" w:eastAsia="微软雅黑" w:hAnsi="微软雅黑"/>
          <w:szCs w:val="21"/>
        </w:rPr>
      </w:pPr>
      <w:r>
        <w:rPr>
          <w:rFonts w:ascii="微软雅黑" w:eastAsia="微软雅黑" w:hAnsi="微软雅黑"/>
        </w:rPr>
        <w:t>vi.</w:t>
      </w:r>
      <w:r>
        <w:rPr>
          <w:rFonts w:ascii="微软雅黑" w:eastAsia="微软雅黑" w:hAnsi="微软雅黑" w:hint="eastAsia"/>
          <w:szCs w:val="21"/>
        </w:rPr>
        <w:t>温馨</w:t>
      </w:r>
      <w:r>
        <w:rPr>
          <w:rFonts w:ascii="微软雅黑" w:eastAsia="微软雅黑" w:hAnsi="微软雅黑"/>
          <w:szCs w:val="21"/>
        </w:rPr>
        <w:t>提示文案：</w:t>
      </w:r>
    </w:p>
    <w:p w14:paraId="7F7AD0B6" w14:textId="77777777"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hint="eastAsia"/>
          <w:color w:val="948A54" w:themeColor="background2" w:themeShade="80"/>
          <w:szCs w:val="21"/>
        </w:rPr>
        <w:t>以下情况发起的转账将不能入账账户余额，资金将在下一个工作日内全额退回至您的出账银行卡中。</w:t>
      </w:r>
    </w:p>
    <w:p w14:paraId="25A5E409" w14:textId="77777777"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color w:val="948A54" w:themeColor="background2" w:themeShade="80"/>
          <w:szCs w:val="21"/>
        </w:rPr>
        <w:t>1.</w:t>
      </w:r>
      <w:r w:rsidRPr="006A128D">
        <w:rPr>
          <w:rFonts w:ascii="微软雅黑" w:eastAsia="微软雅黑" w:hAnsi="微软雅黑" w:hint="eastAsia"/>
          <w:color w:val="948A54" w:themeColor="background2" w:themeShade="80"/>
          <w:szCs w:val="21"/>
        </w:rPr>
        <w:t>线下转账时</w:t>
      </w:r>
      <w:proofErr w:type="gramStart"/>
      <w:r w:rsidRPr="006A128D">
        <w:rPr>
          <w:rFonts w:ascii="微软雅黑" w:eastAsia="微软雅黑" w:hAnsi="微软雅黑" w:hint="eastAsia"/>
          <w:color w:val="948A54" w:themeColor="background2" w:themeShade="80"/>
          <w:szCs w:val="21"/>
        </w:rPr>
        <w:t>充值码与</w:t>
      </w:r>
      <w:proofErr w:type="gramEnd"/>
      <w:r w:rsidRPr="006A128D">
        <w:rPr>
          <w:rFonts w:ascii="微软雅黑" w:eastAsia="微软雅黑" w:hAnsi="微软雅黑" w:hint="eastAsia"/>
          <w:color w:val="948A54" w:themeColor="background2" w:themeShade="80"/>
          <w:szCs w:val="21"/>
        </w:rPr>
        <w:t>充值金额没有一一对应；</w:t>
      </w:r>
    </w:p>
    <w:p w14:paraId="6829E1F1" w14:textId="77777777"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color w:val="948A54" w:themeColor="background2" w:themeShade="80"/>
          <w:szCs w:val="21"/>
        </w:rPr>
        <w:t xml:space="preserve">2. </w:t>
      </w:r>
      <w:proofErr w:type="gramStart"/>
      <w:r w:rsidRPr="006A128D">
        <w:rPr>
          <w:rFonts w:ascii="微软雅黑" w:eastAsia="微软雅黑" w:hAnsi="微软雅黑" w:hint="eastAsia"/>
          <w:color w:val="948A54" w:themeColor="background2" w:themeShade="80"/>
          <w:szCs w:val="21"/>
        </w:rPr>
        <w:t>充值码填写</w:t>
      </w:r>
      <w:proofErr w:type="gramEnd"/>
      <w:r w:rsidRPr="006A128D">
        <w:rPr>
          <w:rFonts w:ascii="微软雅黑" w:eastAsia="微软雅黑" w:hAnsi="微软雅黑" w:hint="eastAsia"/>
          <w:color w:val="948A54" w:themeColor="background2" w:themeShade="80"/>
          <w:szCs w:val="21"/>
        </w:rPr>
        <w:t>错误或者漏填；</w:t>
      </w:r>
    </w:p>
    <w:p w14:paraId="29CDCEFE" w14:textId="77777777" w:rsidR="006A128D" w:rsidRPr="006A128D" w:rsidRDefault="006A128D" w:rsidP="006A128D">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color w:val="948A54" w:themeColor="background2" w:themeShade="80"/>
          <w:szCs w:val="21"/>
        </w:rPr>
        <w:t xml:space="preserve">3. </w:t>
      </w:r>
      <w:r w:rsidRPr="006A128D">
        <w:rPr>
          <w:rFonts w:ascii="微软雅黑" w:eastAsia="微软雅黑" w:hAnsi="微软雅黑" w:hint="eastAsia"/>
          <w:color w:val="948A54" w:themeColor="background2" w:themeShade="80"/>
          <w:szCs w:val="21"/>
        </w:rPr>
        <w:t>通过非本人名下的银行卡发起的转账；</w:t>
      </w:r>
    </w:p>
    <w:p w14:paraId="0DF4516D" w14:textId="151E49F6" w:rsidR="00575535" w:rsidRDefault="006A128D" w:rsidP="00971497">
      <w:pPr>
        <w:ind w:firstLineChars="200" w:firstLine="448"/>
        <w:rPr>
          <w:rFonts w:ascii="微软雅黑" w:eastAsia="微软雅黑" w:hAnsi="微软雅黑"/>
          <w:color w:val="948A54" w:themeColor="background2" w:themeShade="80"/>
          <w:szCs w:val="21"/>
        </w:rPr>
      </w:pPr>
      <w:r w:rsidRPr="006A128D">
        <w:rPr>
          <w:rFonts w:ascii="微软雅黑" w:eastAsia="微软雅黑" w:hAnsi="微软雅黑"/>
          <w:color w:val="948A54" w:themeColor="background2" w:themeShade="80"/>
          <w:szCs w:val="21"/>
        </w:rPr>
        <w:t xml:space="preserve">4. </w:t>
      </w:r>
      <w:r w:rsidRPr="006A128D">
        <w:rPr>
          <w:rFonts w:ascii="微软雅黑" w:eastAsia="微软雅黑" w:hAnsi="微软雅黑" w:hint="eastAsia"/>
          <w:color w:val="948A54" w:themeColor="background2" w:themeShade="80"/>
          <w:szCs w:val="21"/>
        </w:rPr>
        <w:t>通过信用卡、贷记卡发起的转账；</w:t>
      </w:r>
    </w:p>
    <w:p w14:paraId="405FA685" w14:textId="018F78BA" w:rsidR="00A47AE7" w:rsidRDefault="00AF7411" w:rsidP="00AF7411">
      <w:pPr>
        <w:rPr>
          <w:rFonts w:ascii="微软雅黑" w:eastAsia="微软雅黑" w:hAnsi="微软雅黑"/>
        </w:rPr>
      </w:pPr>
      <w:r>
        <w:rPr>
          <w:rFonts w:ascii="微软雅黑" w:eastAsia="微软雅黑" w:hAnsi="微软雅黑" w:hint="eastAsia"/>
        </w:rPr>
        <w:t>3.</w:t>
      </w:r>
      <w:r w:rsidRPr="00575535">
        <w:rPr>
          <w:rFonts w:ascii="微软雅黑" w:eastAsia="微软雅黑" w:hAnsi="微软雅黑"/>
        </w:rPr>
        <w:t xml:space="preserve"> </w:t>
      </w:r>
      <w:r w:rsidRPr="00575535">
        <w:rPr>
          <w:rFonts w:ascii="微软雅黑" w:eastAsia="微软雅黑" w:hAnsi="微软雅黑" w:hint="eastAsia"/>
        </w:rPr>
        <w:t>特殊</w:t>
      </w:r>
      <w:r w:rsidR="003C4A68">
        <w:rPr>
          <w:rFonts w:ascii="微软雅黑" w:eastAsia="微软雅黑" w:hAnsi="微软雅黑"/>
        </w:rPr>
        <w:t>情况</w:t>
      </w:r>
      <w:r w:rsidR="00EC1B52" w:rsidRPr="00EC1B52">
        <w:rPr>
          <w:rFonts w:ascii="微软雅黑" w:eastAsia="微软雅黑" w:hAnsi="微软雅黑" w:hint="eastAsia"/>
          <w:color w:val="548DD4" w:themeColor="text2" w:themeTint="99"/>
        </w:rPr>
        <w:t>（12.19补充）</w:t>
      </w:r>
    </w:p>
    <w:p w14:paraId="74148747" w14:textId="2CBE1877" w:rsidR="003C4A68" w:rsidRDefault="00F05DE8" w:rsidP="00AF7411">
      <w:pPr>
        <w:rPr>
          <w:rFonts w:ascii="微软雅黑" w:eastAsia="微软雅黑" w:hAnsi="微软雅黑"/>
        </w:rPr>
      </w:pPr>
      <w:r>
        <w:rPr>
          <w:noProof/>
        </w:rPr>
        <w:drawing>
          <wp:inline distT="0" distB="0" distL="0" distR="0" wp14:anchorId="13BD4C19" wp14:editId="3B7ED58E">
            <wp:extent cx="5400040" cy="21805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80590"/>
                    </a:xfrm>
                    <a:prstGeom prst="rect">
                      <a:avLst/>
                    </a:prstGeom>
                  </pic:spPr>
                </pic:pic>
              </a:graphicData>
            </a:graphic>
          </wp:inline>
        </w:drawing>
      </w:r>
    </w:p>
    <w:p w14:paraId="695BF608" w14:textId="314C4DD1" w:rsidR="00D678FF" w:rsidRPr="00D678FF" w:rsidRDefault="00A47AE7" w:rsidP="00D678FF">
      <w:pPr>
        <w:ind w:firstLineChars="50" w:firstLine="112"/>
        <w:rPr>
          <w:rFonts w:ascii="微软雅黑" w:eastAsia="微软雅黑" w:hAnsi="微软雅黑"/>
        </w:rPr>
      </w:pPr>
      <w:proofErr w:type="spellStart"/>
      <w:proofErr w:type="gramStart"/>
      <w:r>
        <w:rPr>
          <w:rFonts w:ascii="微软雅黑" w:eastAsia="微软雅黑" w:hAnsi="微软雅黑"/>
        </w:rPr>
        <w:t>i</w:t>
      </w:r>
      <w:proofErr w:type="spellEnd"/>
      <w:proofErr w:type="gramEnd"/>
      <w:r>
        <w:rPr>
          <w:rFonts w:ascii="微软雅黑" w:eastAsia="微软雅黑" w:hAnsi="微软雅黑"/>
        </w:rPr>
        <w:t>.</w:t>
      </w:r>
      <w:r w:rsidR="003C4A68" w:rsidRPr="003C4A68">
        <w:rPr>
          <w:rFonts w:ascii="微软雅黑" w:eastAsia="微软雅黑" w:hAnsi="微软雅黑" w:hint="eastAsia"/>
          <w:noProof/>
        </w:rPr>
        <w:t xml:space="preserve"> </w:t>
      </w:r>
      <w:r w:rsidR="003C4A68">
        <w:rPr>
          <w:rFonts w:ascii="微软雅黑" w:eastAsia="微软雅黑" w:hAnsi="微软雅黑" w:hint="eastAsia"/>
          <w:noProof/>
        </w:rPr>
        <w:t>针对存管迁移时</w:t>
      </w:r>
      <w:r w:rsidR="003C4A68">
        <w:rPr>
          <w:rFonts w:ascii="微软雅黑" w:eastAsia="微软雅黑" w:hAnsi="微软雅黑"/>
          <w:noProof/>
        </w:rPr>
        <w:t>有债权</w:t>
      </w:r>
      <w:r w:rsidR="003C4A68">
        <w:rPr>
          <w:rFonts w:ascii="微软雅黑" w:eastAsia="微软雅黑" w:hAnsi="微软雅黑" w:hint="eastAsia"/>
          <w:noProof/>
        </w:rPr>
        <w:t>且</w:t>
      </w:r>
      <w:r w:rsidR="003C4A68">
        <w:rPr>
          <w:rFonts w:ascii="微软雅黑" w:eastAsia="微软雅黑" w:hAnsi="微软雅黑"/>
          <w:noProof/>
        </w:rPr>
        <w:t>已解绑的用户</w:t>
      </w:r>
      <w:r w:rsidR="003C4A68">
        <w:rPr>
          <w:rFonts w:ascii="微软雅黑" w:eastAsia="微软雅黑" w:hAnsi="微软雅黑" w:hint="eastAsia"/>
          <w:noProof/>
        </w:rPr>
        <w:t>,</w:t>
      </w:r>
      <w:r w:rsidR="00D678FF" w:rsidRPr="00D678FF">
        <w:rPr>
          <w:rFonts w:hint="eastAsia"/>
        </w:rPr>
        <w:t xml:space="preserve"> </w:t>
      </w:r>
      <w:r w:rsidR="00D678FF" w:rsidRPr="008F1D52">
        <w:rPr>
          <w:rFonts w:ascii="微软雅黑" w:eastAsia="微软雅黑" w:hAnsi="微软雅黑"/>
        </w:rPr>
        <w:t>用户</w:t>
      </w:r>
      <w:r w:rsidR="00D678FF">
        <w:rPr>
          <w:rFonts w:ascii="微软雅黑" w:eastAsia="微软雅黑" w:hAnsi="微软雅黑"/>
        </w:rPr>
        <w:t>不能</w:t>
      </w:r>
      <w:r w:rsidR="00D678FF">
        <w:rPr>
          <w:rFonts w:ascii="微软雅黑" w:eastAsia="微软雅黑" w:hAnsi="微软雅黑" w:hint="eastAsia"/>
        </w:rPr>
        <w:t>充值，用户</w:t>
      </w:r>
      <w:r w:rsidR="00D678FF">
        <w:rPr>
          <w:rFonts w:ascii="微软雅黑" w:eastAsia="微软雅黑" w:hAnsi="微软雅黑"/>
        </w:rPr>
        <w:t>进入充值</w:t>
      </w:r>
      <w:r w:rsidR="00D678FF" w:rsidRPr="008F1D52">
        <w:rPr>
          <w:rFonts w:ascii="微软雅黑" w:eastAsia="微软雅黑" w:hAnsi="微软雅黑"/>
        </w:rPr>
        <w:t>转跳至</w:t>
      </w:r>
      <w:r w:rsidR="00D678FF" w:rsidRPr="008F1D52">
        <w:rPr>
          <w:rFonts w:ascii="微软雅黑" w:eastAsia="微软雅黑" w:hAnsi="微软雅黑" w:hint="eastAsia"/>
        </w:rPr>
        <w:t>提示</w:t>
      </w:r>
      <w:r w:rsidR="00D678FF" w:rsidRPr="008F1D52">
        <w:rPr>
          <w:rFonts w:ascii="微软雅黑" w:eastAsia="微软雅黑" w:hAnsi="微软雅黑"/>
        </w:rPr>
        <w:t>页面。</w:t>
      </w:r>
      <w:r w:rsidR="00D678FF">
        <w:rPr>
          <w:rFonts w:ascii="微软雅黑" w:eastAsia="微软雅黑" w:hAnsi="微软雅黑" w:hint="eastAsia"/>
        </w:rPr>
        <w:t>文案</w:t>
      </w:r>
      <w:r w:rsidR="00D678FF">
        <w:rPr>
          <w:rFonts w:ascii="微软雅黑" w:eastAsia="微软雅黑" w:hAnsi="微软雅黑"/>
        </w:rPr>
        <w:t>：</w:t>
      </w:r>
      <w:r w:rsidR="00D678FF" w:rsidRPr="00D678FF">
        <w:rPr>
          <w:rFonts w:ascii="微软雅黑" w:eastAsia="微软雅黑" w:hAnsi="微软雅黑" w:hint="eastAsia"/>
          <w:color w:val="948A54" w:themeColor="background2" w:themeShade="80"/>
        </w:rPr>
        <w:t>您的存管账户绑定卡</w:t>
      </w:r>
      <w:r w:rsidR="00CF52DA">
        <w:rPr>
          <w:rFonts w:ascii="微软雅黑" w:eastAsia="微软雅黑" w:hAnsi="微软雅黑" w:hint="eastAsia"/>
          <w:color w:val="948A54" w:themeColor="background2" w:themeShade="80"/>
        </w:rPr>
        <w:t>（xx</w:t>
      </w:r>
      <w:r w:rsidR="00CF52DA">
        <w:rPr>
          <w:rFonts w:ascii="微软雅黑" w:eastAsia="微软雅黑" w:hAnsi="微软雅黑"/>
          <w:color w:val="948A54" w:themeColor="background2" w:themeShade="80"/>
        </w:rPr>
        <w:t>银行</w:t>
      </w:r>
      <w:r w:rsidR="00CF52DA">
        <w:rPr>
          <w:rFonts w:ascii="微软雅黑" w:eastAsia="微软雅黑" w:hAnsi="微软雅黑" w:hint="eastAsia"/>
          <w:color w:val="948A54" w:themeColor="background2" w:themeShade="80"/>
        </w:rPr>
        <w:t xml:space="preserve"> 尾号</w:t>
      </w:r>
      <w:proofErr w:type="spellStart"/>
      <w:r w:rsidR="00CF52DA">
        <w:rPr>
          <w:rFonts w:ascii="微软雅黑" w:eastAsia="微软雅黑" w:hAnsi="微软雅黑"/>
          <w:color w:val="948A54" w:themeColor="background2" w:themeShade="80"/>
        </w:rPr>
        <w:t>xxxx</w:t>
      </w:r>
      <w:proofErr w:type="spellEnd"/>
      <w:r w:rsidR="00CF52DA">
        <w:rPr>
          <w:rFonts w:ascii="微软雅黑" w:eastAsia="微软雅黑" w:hAnsi="微软雅黑" w:hint="eastAsia"/>
          <w:color w:val="948A54" w:themeColor="background2" w:themeShade="80"/>
        </w:rPr>
        <w:t>）</w:t>
      </w:r>
      <w:r w:rsidR="00D678FF" w:rsidRPr="00D678FF">
        <w:rPr>
          <w:rFonts w:ascii="微软雅黑" w:eastAsia="微软雅黑" w:hAnsi="微软雅黑" w:hint="eastAsia"/>
          <w:color w:val="948A54" w:themeColor="background2" w:themeShade="80"/>
        </w:rPr>
        <w:t>已失效</w:t>
      </w:r>
      <w:r w:rsidR="00D678FF">
        <w:rPr>
          <w:rFonts w:ascii="微软雅黑" w:eastAsia="微软雅黑" w:hAnsi="微软雅黑" w:hint="eastAsia"/>
          <w:color w:val="948A54" w:themeColor="background2" w:themeShade="80"/>
        </w:rPr>
        <w:t xml:space="preserve"> </w:t>
      </w:r>
      <w:r w:rsidR="00CF52DA">
        <w:rPr>
          <w:rFonts w:ascii="微软雅黑" w:eastAsia="微软雅黑" w:hAnsi="微软雅黑" w:hint="eastAsia"/>
          <w:color w:val="948A54" w:themeColor="background2" w:themeShade="80"/>
        </w:rPr>
        <w:t>请</w:t>
      </w:r>
      <w:r w:rsidR="00CF52DA">
        <w:rPr>
          <w:rFonts w:ascii="微软雅黑" w:eastAsia="微软雅黑" w:hAnsi="微软雅黑"/>
          <w:color w:val="948A54" w:themeColor="background2" w:themeShade="80"/>
        </w:rPr>
        <w:t>更换其它银行卡后再充</w:t>
      </w:r>
      <w:r w:rsidR="00CF52DA">
        <w:rPr>
          <w:rFonts w:ascii="微软雅黑" w:eastAsia="微软雅黑" w:hAnsi="微软雅黑"/>
          <w:color w:val="948A54" w:themeColor="background2" w:themeShade="80"/>
        </w:rPr>
        <w:lastRenderedPageBreak/>
        <w:t>值</w:t>
      </w:r>
      <w:r w:rsidR="00CF52DA">
        <w:rPr>
          <w:rFonts w:ascii="微软雅黑" w:eastAsia="微软雅黑" w:hAnsi="微软雅黑" w:hint="eastAsia"/>
          <w:color w:val="948A54" w:themeColor="background2" w:themeShade="80"/>
        </w:rPr>
        <w:t xml:space="preserve"> 请在</w:t>
      </w:r>
      <w:r w:rsidR="00CF52DA">
        <w:rPr>
          <w:rFonts w:ascii="微软雅黑" w:eastAsia="微软雅黑" w:hAnsi="微软雅黑"/>
          <w:color w:val="948A54" w:themeColor="background2" w:themeShade="80"/>
        </w:rPr>
        <w:t>电脑</w:t>
      </w:r>
      <w:r w:rsidR="00CF52DA">
        <w:rPr>
          <w:rFonts w:ascii="微软雅黑" w:eastAsia="微软雅黑" w:hAnsi="微软雅黑" w:hint="eastAsia"/>
          <w:color w:val="948A54" w:themeColor="background2" w:themeShade="80"/>
        </w:rPr>
        <w:t>/</w:t>
      </w:r>
      <w:r w:rsidR="00D678FF" w:rsidRPr="00D678FF">
        <w:rPr>
          <w:rFonts w:ascii="微软雅黑" w:eastAsia="微软雅黑" w:hAnsi="微软雅黑" w:hint="eastAsia"/>
          <w:color w:val="948A54" w:themeColor="background2" w:themeShade="80"/>
        </w:rPr>
        <w:t xml:space="preserve"> APP </w:t>
      </w:r>
      <w:r w:rsidR="00CF52DA">
        <w:rPr>
          <w:rFonts w:ascii="微软雅黑" w:eastAsia="微软雅黑" w:hAnsi="微软雅黑" w:hint="eastAsia"/>
          <w:color w:val="948A54" w:themeColor="background2" w:themeShade="80"/>
        </w:rPr>
        <w:t>更换</w:t>
      </w:r>
      <w:r w:rsidR="00D678FF" w:rsidRPr="00D678FF">
        <w:rPr>
          <w:rFonts w:ascii="微软雅黑" w:eastAsia="微软雅黑" w:hAnsi="微软雅黑" w:hint="eastAsia"/>
          <w:color w:val="948A54" w:themeColor="background2" w:themeShade="80"/>
        </w:rPr>
        <w:t>银行卡</w:t>
      </w:r>
      <w:r w:rsidR="00D678FF">
        <w:rPr>
          <w:rFonts w:ascii="微软雅黑" w:eastAsia="微软雅黑" w:hAnsi="微软雅黑" w:hint="eastAsia"/>
        </w:rPr>
        <w:t>；</w:t>
      </w:r>
      <w:r w:rsidR="00D678FF" w:rsidRPr="00D678FF">
        <w:rPr>
          <w:rFonts w:ascii="微软雅黑" w:eastAsia="微软雅黑" w:hAnsi="微软雅黑" w:hint="eastAsia"/>
          <w:noProof/>
        </w:rPr>
        <w:t>点击</w:t>
      </w:r>
      <w:r w:rsidR="00D678FF">
        <w:rPr>
          <w:rFonts w:ascii="微软雅黑" w:eastAsia="微软雅黑" w:hAnsi="微软雅黑" w:hint="eastAsia"/>
          <w:noProof/>
        </w:rPr>
        <w:t>【下载APP】前往</w:t>
      </w:r>
      <w:r w:rsidR="00D678FF">
        <w:rPr>
          <w:rFonts w:ascii="微软雅黑" w:eastAsia="微软雅黑" w:hAnsi="微软雅黑"/>
          <w:noProof/>
        </w:rPr>
        <w:t>应用宝app的下载页面。</w:t>
      </w:r>
      <w:r w:rsidR="00D678FF">
        <w:rPr>
          <w:rFonts w:ascii="微软雅黑" w:eastAsia="微软雅黑" w:hAnsi="微软雅黑" w:hint="eastAsia"/>
        </w:rPr>
        <w:t>点击</w:t>
      </w:r>
      <w:r w:rsidR="00D678FF">
        <w:rPr>
          <w:rFonts w:ascii="微软雅黑" w:eastAsia="微软雅黑" w:hAnsi="微软雅黑"/>
        </w:rPr>
        <w:t>&lt;</w:t>
      </w:r>
      <w:r w:rsidR="00D678FF">
        <w:rPr>
          <w:rFonts w:ascii="微软雅黑" w:eastAsia="微软雅黑" w:hAnsi="微软雅黑" w:hint="eastAsia"/>
        </w:rPr>
        <w:t>，返回进入充值</w:t>
      </w:r>
      <w:r w:rsidR="00D678FF">
        <w:rPr>
          <w:rFonts w:ascii="微软雅黑" w:eastAsia="微软雅黑" w:hAnsi="微软雅黑"/>
        </w:rPr>
        <w:t>前的页面。</w:t>
      </w:r>
    </w:p>
    <w:p w14:paraId="20653910" w14:textId="2EE3E1AD" w:rsidR="003C4A68" w:rsidRPr="00EC1B52" w:rsidRDefault="00D678FF" w:rsidP="00EC1B52">
      <w:pPr>
        <w:ind w:firstLineChars="50" w:firstLine="112"/>
        <w:rPr>
          <w:rFonts w:ascii="微软雅黑" w:eastAsia="微软雅黑" w:hAnsi="微软雅黑"/>
          <w:color w:val="000000" w:themeColor="text1"/>
        </w:rPr>
      </w:pPr>
      <w:r>
        <w:rPr>
          <w:rFonts w:ascii="微软雅黑" w:eastAsia="微软雅黑" w:hAnsi="微软雅黑"/>
        </w:rPr>
        <w:t>ii.</w:t>
      </w:r>
      <w:r>
        <w:rPr>
          <w:rFonts w:ascii="微软雅黑" w:eastAsia="微软雅黑" w:hAnsi="微软雅黑" w:hint="eastAsia"/>
        </w:rPr>
        <w:t>用户</w:t>
      </w:r>
      <w:r>
        <w:rPr>
          <w:rFonts w:ascii="微软雅黑" w:eastAsia="微软雅黑" w:hAnsi="微软雅黑"/>
        </w:rPr>
        <w:t>未满</w:t>
      </w:r>
      <w:r>
        <w:rPr>
          <w:rFonts w:ascii="微软雅黑" w:eastAsia="微软雅黑" w:hAnsi="微软雅黑" w:hint="eastAsia"/>
        </w:rPr>
        <w:t>18岁</w:t>
      </w:r>
      <w:r w:rsidR="00EC1B52">
        <w:rPr>
          <w:rFonts w:ascii="微软雅黑" w:eastAsia="微软雅黑" w:hAnsi="微软雅黑" w:hint="eastAsia"/>
        </w:rPr>
        <w:t>，</w:t>
      </w:r>
      <w:r w:rsidR="00EC1B52">
        <w:rPr>
          <w:rFonts w:ascii="微软雅黑" w:eastAsia="微软雅黑" w:hAnsi="微软雅黑"/>
        </w:rPr>
        <w:t>进入</w:t>
      </w:r>
      <w:proofErr w:type="gramStart"/>
      <w:r w:rsidR="00EC1B52">
        <w:rPr>
          <w:rFonts w:ascii="微软雅黑" w:eastAsia="微软雅黑" w:hAnsi="微软雅黑"/>
        </w:rPr>
        <w:t>充值</w:t>
      </w:r>
      <w:r w:rsidR="00EC1B52" w:rsidRPr="008F1D52">
        <w:rPr>
          <w:rFonts w:ascii="微软雅黑" w:eastAsia="微软雅黑" w:hAnsi="微软雅黑"/>
        </w:rPr>
        <w:t>转跳</w:t>
      </w:r>
      <w:proofErr w:type="gramEnd"/>
      <w:r w:rsidR="00EC1B52" w:rsidRPr="008F1D52">
        <w:rPr>
          <w:rFonts w:ascii="微软雅黑" w:eastAsia="微软雅黑" w:hAnsi="微软雅黑"/>
        </w:rPr>
        <w:t>至</w:t>
      </w:r>
      <w:r w:rsidR="00EC1B52" w:rsidRPr="008F1D52">
        <w:rPr>
          <w:rFonts w:ascii="微软雅黑" w:eastAsia="微软雅黑" w:hAnsi="微软雅黑" w:hint="eastAsia"/>
        </w:rPr>
        <w:t>提示</w:t>
      </w:r>
      <w:r w:rsidR="00EC1B52" w:rsidRPr="008F1D52">
        <w:rPr>
          <w:rFonts w:ascii="微软雅黑" w:eastAsia="微软雅黑" w:hAnsi="微软雅黑"/>
        </w:rPr>
        <w:t>页面。</w:t>
      </w:r>
      <w:r w:rsidR="00EC1B52">
        <w:rPr>
          <w:rFonts w:ascii="微软雅黑" w:eastAsia="微软雅黑" w:hAnsi="微软雅黑" w:hint="eastAsia"/>
        </w:rPr>
        <w:t>文案</w:t>
      </w:r>
      <w:r w:rsidR="00EC1B52">
        <w:rPr>
          <w:rFonts w:ascii="微软雅黑" w:eastAsia="微软雅黑" w:hAnsi="微软雅黑"/>
        </w:rPr>
        <w:t>：</w:t>
      </w:r>
      <w:r w:rsidR="00EC1B52" w:rsidRPr="00EC1B52">
        <w:rPr>
          <w:rFonts w:ascii="微软雅黑" w:eastAsia="微软雅黑" w:hAnsi="微软雅黑" w:hint="eastAsia"/>
          <w:color w:val="948A54" w:themeColor="background2" w:themeShade="80"/>
        </w:rPr>
        <w:t>应监管政策要求，您未满 18 周岁，无法进行此操作</w:t>
      </w:r>
      <w:r w:rsidR="00EC1B52">
        <w:rPr>
          <w:rFonts w:ascii="微软雅黑" w:eastAsia="微软雅黑" w:hAnsi="微软雅黑" w:hint="eastAsia"/>
          <w:color w:val="948A54" w:themeColor="background2" w:themeShade="80"/>
        </w:rPr>
        <w:t>。</w:t>
      </w:r>
      <w:r w:rsidR="00EC1B52" w:rsidRPr="00C43766">
        <w:rPr>
          <w:rFonts w:ascii="微软雅黑" w:eastAsia="微软雅黑" w:hAnsi="微软雅黑"/>
        </w:rPr>
        <w:t>点击页面右上方【</w:t>
      </w:r>
      <w:r w:rsidR="00EC1B52" w:rsidRPr="00C43766">
        <w:rPr>
          <w:rFonts w:ascii="微软雅黑" w:eastAsia="微软雅黑" w:hAnsi="微软雅黑" w:hint="eastAsia"/>
        </w:rPr>
        <w:t>帮助</w:t>
      </w:r>
      <w:r w:rsidR="00EC1B52" w:rsidRPr="00C43766">
        <w:rPr>
          <w:rFonts w:ascii="微软雅黑" w:eastAsia="微软雅黑" w:hAnsi="微软雅黑"/>
        </w:rPr>
        <w:t>中心】</w:t>
      </w:r>
      <w:r w:rsidR="00EC1B52" w:rsidRPr="00C43766">
        <w:rPr>
          <w:rFonts w:ascii="微软雅黑" w:eastAsia="微软雅黑" w:hAnsi="微软雅黑" w:hint="eastAsia"/>
        </w:rPr>
        <w:t>，</w:t>
      </w:r>
      <w:r w:rsidR="00EC1B52" w:rsidRPr="00C43766">
        <w:rPr>
          <w:rFonts w:ascii="微软雅黑" w:eastAsia="微软雅黑" w:hAnsi="微软雅黑"/>
        </w:rPr>
        <w:t>转跳</w:t>
      </w:r>
      <w:proofErr w:type="gramStart"/>
      <w:r w:rsidR="00EC1B52" w:rsidRPr="00C43766">
        <w:rPr>
          <w:rFonts w:ascii="微软雅黑" w:eastAsia="微软雅黑" w:hAnsi="微软雅黑"/>
        </w:rPr>
        <w:t>至帮助</w:t>
      </w:r>
      <w:proofErr w:type="gramEnd"/>
      <w:r w:rsidR="00EC1B52" w:rsidRPr="00C43766">
        <w:rPr>
          <w:rFonts w:ascii="微软雅黑" w:eastAsia="微软雅黑" w:hAnsi="微软雅黑"/>
        </w:rPr>
        <w:t>中心页。</w:t>
      </w:r>
      <w:r w:rsidR="00EC1B52">
        <w:rPr>
          <w:rFonts w:ascii="微软雅黑" w:eastAsia="微软雅黑" w:hAnsi="微软雅黑" w:hint="eastAsia"/>
        </w:rPr>
        <w:t>点击</w:t>
      </w:r>
      <w:r w:rsidR="00EC1B52">
        <w:rPr>
          <w:rFonts w:ascii="微软雅黑" w:eastAsia="微软雅黑" w:hAnsi="微软雅黑"/>
        </w:rPr>
        <w:t>&lt;</w:t>
      </w:r>
      <w:r w:rsidR="00EC1B52">
        <w:rPr>
          <w:rFonts w:ascii="微软雅黑" w:eastAsia="微软雅黑" w:hAnsi="微软雅黑" w:hint="eastAsia"/>
        </w:rPr>
        <w:t>，返回进入</w:t>
      </w:r>
      <w:r w:rsidR="00EC1B52">
        <w:rPr>
          <w:rFonts w:ascii="微软雅黑" w:eastAsia="微软雅黑" w:hAnsi="微软雅黑"/>
        </w:rPr>
        <w:t>提现前的页面。</w:t>
      </w:r>
    </w:p>
    <w:p w14:paraId="1374E0D2" w14:textId="787CA699" w:rsidR="00EC1B52" w:rsidRPr="008F1D52" w:rsidRDefault="00D678FF" w:rsidP="00EC1B52">
      <w:pPr>
        <w:rPr>
          <w:rFonts w:ascii="微软雅黑" w:eastAsia="微软雅黑" w:hAnsi="微软雅黑"/>
        </w:rPr>
      </w:pPr>
      <w:r>
        <w:rPr>
          <w:rFonts w:ascii="微软雅黑" w:eastAsia="微软雅黑" w:hAnsi="微软雅黑" w:hint="eastAsia"/>
        </w:rPr>
        <w:t>iii</w:t>
      </w:r>
      <w:r>
        <w:rPr>
          <w:rFonts w:ascii="微软雅黑" w:eastAsia="微软雅黑" w:hAnsi="微软雅黑"/>
        </w:rPr>
        <w:t>.</w:t>
      </w:r>
      <w:r w:rsidR="00EC1B52" w:rsidRPr="00EC1B52">
        <w:rPr>
          <w:rFonts w:ascii="微软雅黑" w:eastAsia="微软雅黑" w:hAnsi="微软雅黑"/>
        </w:rPr>
        <w:t xml:space="preserve"> </w:t>
      </w:r>
      <w:r w:rsidR="00EC1B52" w:rsidRPr="008F1D52">
        <w:rPr>
          <w:rFonts w:ascii="微软雅黑" w:eastAsia="微软雅黑" w:hAnsi="微软雅黑"/>
        </w:rPr>
        <w:t>用户银行卡正在换卡时</w:t>
      </w:r>
      <w:r w:rsidR="00EC1B52" w:rsidRPr="008F1D52">
        <w:rPr>
          <w:rFonts w:ascii="微软雅黑" w:eastAsia="微软雅黑" w:hAnsi="微软雅黑" w:hint="eastAsia"/>
        </w:rPr>
        <w:t>，</w:t>
      </w:r>
      <w:r w:rsidR="00CF52DA">
        <w:rPr>
          <w:rFonts w:ascii="微软雅黑" w:eastAsia="微软雅黑" w:hAnsi="微软雅黑"/>
        </w:rPr>
        <w:t>用户不能</w:t>
      </w:r>
      <w:r w:rsidR="00CF52DA">
        <w:rPr>
          <w:rFonts w:ascii="微软雅黑" w:eastAsia="微软雅黑" w:hAnsi="微软雅黑" w:hint="eastAsia"/>
        </w:rPr>
        <w:t>充值</w:t>
      </w:r>
      <w:r w:rsidR="00EC1B52">
        <w:rPr>
          <w:rFonts w:ascii="微软雅黑" w:eastAsia="微软雅黑" w:hAnsi="微软雅黑" w:hint="eastAsia"/>
        </w:rPr>
        <w:t>，进入</w:t>
      </w:r>
      <w:r w:rsidR="00CF52DA">
        <w:rPr>
          <w:rFonts w:ascii="微软雅黑" w:eastAsia="微软雅黑" w:hAnsi="微软雅黑" w:hint="eastAsia"/>
        </w:rPr>
        <w:t>充值</w:t>
      </w:r>
      <w:r w:rsidR="00EC1B52" w:rsidRPr="008F1D52">
        <w:rPr>
          <w:rFonts w:ascii="微软雅黑" w:eastAsia="微软雅黑" w:hAnsi="微软雅黑"/>
        </w:rPr>
        <w:t>转跳至</w:t>
      </w:r>
      <w:r w:rsidR="00EC1B52" w:rsidRPr="008F1D52">
        <w:rPr>
          <w:rFonts w:ascii="微软雅黑" w:eastAsia="微软雅黑" w:hAnsi="微软雅黑" w:hint="eastAsia"/>
        </w:rPr>
        <w:t>提示</w:t>
      </w:r>
      <w:r w:rsidR="00EC1B52" w:rsidRPr="008F1D52">
        <w:rPr>
          <w:rFonts w:ascii="微软雅黑" w:eastAsia="微软雅黑" w:hAnsi="微软雅黑"/>
        </w:rPr>
        <w:t>页面。</w:t>
      </w:r>
      <w:r w:rsidR="00EC1B52" w:rsidRPr="008F1D52">
        <w:rPr>
          <w:rFonts w:ascii="微软雅黑" w:eastAsia="微软雅黑" w:hAnsi="微软雅黑" w:hint="eastAsia"/>
        </w:rPr>
        <w:t>页面</w:t>
      </w:r>
      <w:r w:rsidR="00EC1B52" w:rsidRPr="008F1D52">
        <w:rPr>
          <w:rFonts w:ascii="微软雅黑" w:eastAsia="微软雅黑" w:hAnsi="微软雅黑"/>
        </w:rPr>
        <w:t>文案内容：</w:t>
      </w:r>
    </w:p>
    <w:p w14:paraId="22BC16D0" w14:textId="4C315099" w:rsidR="00D678FF" w:rsidRPr="00EC1B52" w:rsidRDefault="00EC1B52" w:rsidP="00EC1B52">
      <w:pPr>
        <w:ind w:firstLineChars="50" w:firstLine="97"/>
        <w:rPr>
          <w:rFonts w:ascii="微软雅黑" w:eastAsia="微软雅黑" w:hAnsi="微软雅黑"/>
          <w:color w:val="000000" w:themeColor="text1"/>
        </w:rPr>
      </w:pPr>
      <w:r w:rsidRPr="008F1D52">
        <w:rPr>
          <w:rFonts w:ascii="微软雅黑" w:eastAsia="微软雅黑" w:hAnsi="微软雅黑" w:hint="eastAsia"/>
          <w:noProof/>
          <w:color w:val="948A54" w:themeColor="background2" w:themeShade="80"/>
          <w:sz w:val="18"/>
        </w:rPr>
        <w:t>尊敬</w:t>
      </w:r>
      <w:r w:rsidRPr="008F1D52">
        <w:rPr>
          <w:rFonts w:ascii="微软雅黑" w:eastAsia="微软雅黑" w:hAnsi="微软雅黑"/>
          <w:noProof/>
          <w:color w:val="948A54" w:themeColor="background2" w:themeShade="80"/>
          <w:sz w:val="18"/>
        </w:rPr>
        <w:t>的用户，您已申请</w:t>
      </w:r>
      <w:r w:rsidRPr="008F1D52">
        <w:rPr>
          <w:rFonts w:ascii="微软雅黑" w:eastAsia="微软雅黑" w:hAnsi="微软雅黑" w:hint="eastAsia"/>
          <w:noProof/>
          <w:color w:val="948A54" w:themeColor="background2" w:themeShade="80"/>
          <w:sz w:val="18"/>
        </w:rPr>
        <w:t>更换</w:t>
      </w:r>
      <w:r w:rsidRPr="008F1D52">
        <w:rPr>
          <w:rFonts w:ascii="微软雅黑" w:eastAsia="微软雅黑" w:hAnsi="微软雅黑"/>
          <w:noProof/>
          <w:color w:val="948A54" w:themeColor="background2" w:themeShade="80"/>
          <w:sz w:val="18"/>
        </w:rPr>
        <w:t>银行卡，换卡</w:t>
      </w:r>
      <w:r w:rsidRPr="008F1D52">
        <w:rPr>
          <w:rFonts w:ascii="微软雅黑" w:eastAsia="微软雅黑" w:hAnsi="微软雅黑" w:hint="eastAsia"/>
          <w:noProof/>
          <w:color w:val="948A54" w:themeColor="background2" w:themeShade="80"/>
          <w:sz w:val="18"/>
        </w:rPr>
        <w:t>审核</w:t>
      </w:r>
      <w:r w:rsidRPr="008F1D52">
        <w:rPr>
          <w:rFonts w:ascii="微软雅黑" w:eastAsia="微软雅黑" w:hAnsi="微软雅黑"/>
          <w:noProof/>
          <w:color w:val="948A54" w:themeColor="background2" w:themeShade="80"/>
          <w:sz w:val="18"/>
        </w:rPr>
        <w:t>期间</w:t>
      </w:r>
      <w:r>
        <w:rPr>
          <w:rFonts w:ascii="微软雅黑" w:eastAsia="微软雅黑" w:hAnsi="微软雅黑" w:hint="eastAsia"/>
          <w:noProof/>
          <w:color w:val="948A54" w:themeColor="background2" w:themeShade="80"/>
          <w:sz w:val="18"/>
        </w:rPr>
        <w:t>，</w:t>
      </w:r>
      <w:r w:rsidRPr="008F1D52">
        <w:rPr>
          <w:rFonts w:ascii="微软雅黑" w:eastAsia="微软雅黑" w:hAnsi="微软雅黑" w:hint="eastAsia"/>
          <w:noProof/>
          <w:color w:val="948A54" w:themeColor="background2" w:themeShade="80"/>
          <w:sz w:val="18"/>
        </w:rPr>
        <w:t>不可</w:t>
      </w:r>
      <w:r w:rsidR="00CF52DA">
        <w:rPr>
          <w:rFonts w:ascii="微软雅黑" w:eastAsia="微软雅黑" w:hAnsi="微软雅黑"/>
          <w:noProof/>
          <w:color w:val="948A54" w:themeColor="background2" w:themeShade="80"/>
          <w:sz w:val="18"/>
        </w:rPr>
        <w:t>进行</w:t>
      </w:r>
      <w:r w:rsidR="00CF52DA">
        <w:rPr>
          <w:rFonts w:ascii="微软雅黑" w:eastAsia="微软雅黑" w:hAnsi="微软雅黑" w:hint="eastAsia"/>
          <w:noProof/>
          <w:color w:val="948A54" w:themeColor="background2" w:themeShade="80"/>
          <w:sz w:val="18"/>
        </w:rPr>
        <w:t>充值</w:t>
      </w:r>
      <w:r w:rsidRPr="008F1D52">
        <w:rPr>
          <w:rFonts w:ascii="微软雅黑" w:eastAsia="微软雅黑" w:hAnsi="微软雅黑"/>
          <w:noProof/>
          <w:color w:val="948A54" w:themeColor="background2" w:themeShade="80"/>
          <w:sz w:val="18"/>
        </w:rPr>
        <w:t>，</w:t>
      </w:r>
      <w:r w:rsidRPr="008F1D52">
        <w:rPr>
          <w:rFonts w:ascii="微软雅黑" w:eastAsia="微软雅黑" w:hAnsi="微软雅黑" w:hint="eastAsia"/>
          <w:noProof/>
          <w:color w:val="948A54" w:themeColor="background2" w:themeShade="80"/>
          <w:sz w:val="18"/>
        </w:rPr>
        <w:t>请耐心</w:t>
      </w:r>
      <w:r w:rsidRPr="008F1D52">
        <w:rPr>
          <w:rFonts w:ascii="微软雅黑" w:eastAsia="微软雅黑" w:hAnsi="微软雅黑"/>
          <w:noProof/>
          <w:color w:val="948A54" w:themeColor="background2" w:themeShade="80"/>
          <w:sz w:val="18"/>
        </w:rPr>
        <w:t>等待审核结果</w:t>
      </w:r>
      <w:r w:rsidRPr="008F1D52">
        <w:rPr>
          <w:rFonts w:ascii="微软雅黑" w:eastAsia="微软雅黑" w:hAnsi="微软雅黑" w:hint="eastAsia"/>
          <w:noProof/>
          <w:color w:val="948A54" w:themeColor="background2" w:themeShade="80"/>
          <w:sz w:val="18"/>
        </w:rPr>
        <w:t>。</w:t>
      </w:r>
      <w:r w:rsidRPr="00C43766">
        <w:rPr>
          <w:rFonts w:ascii="微软雅黑" w:eastAsia="微软雅黑" w:hAnsi="微软雅黑"/>
        </w:rPr>
        <w:t>点击页面右上方【</w:t>
      </w:r>
      <w:r w:rsidRPr="00C43766">
        <w:rPr>
          <w:rFonts w:ascii="微软雅黑" w:eastAsia="微软雅黑" w:hAnsi="微软雅黑" w:hint="eastAsia"/>
        </w:rPr>
        <w:t>帮助</w:t>
      </w:r>
      <w:r w:rsidRPr="00C43766">
        <w:rPr>
          <w:rFonts w:ascii="微软雅黑" w:eastAsia="微软雅黑" w:hAnsi="微软雅黑"/>
        </w:rPr>
        <w:t>中心】</w:t>
      </w:r>
      <w:r w:rsidRPr="00C43766">
        <w:rPr>
          <w:rFonts w:ascii="微软雅黑" w:eastAsia="微软雅黑" w:hAnsi="微软雅黑" w:hint="eastAsia"/>
        </w:rPr>
        <w:t>，</w:t>
      </w:r>
      <w:r w:rsidRPr="00C43766">
        <w:rPr>
          <w:rFonts w:ascii="微软雅黑" w:eastAsia="微软雅黑" w:hAnsi="微软雅黑"/>
        </w:rPr>
        <w:t>转跳</w:t>
      </w:r>
      <w:proofErr w:type="gramStart"/>
      <w:r w:rsidRPr="00C43766">
        <w:rPr>
          <w:rFonts w:ascii="微软雅黑" w:eastAsia="微软雅黑" w:hAnsi="微软雅黑"/>
        </w:rPr>
        <w:t>至帮助</w:t>
      </w:r>
      <w:proofErr w:type="gramEnd"/>
      <w:r w:rsidRPr="00C43766">
        <w:rPr>
          <w:rFonts w:ascii="微软雅黑" w:eastAsia="微软雅黑" w:hAnsi="微软雅黑"/>
        </w:rPr>
        <w:t>中心页。</w:t>
      </w:r>
      <w:r>
        <w:rPr>
          <w:rFonts w:ascii="微软雅黑" w:eastAsia="微软雅黑" w:hAnsi="微软雅黑" w:hint="eastAsia"/>
        </w:rPr>
        <w:t>点击</w:t>
      </w:r>
      <w:r>
        <w:rPr>
          <w:rFonts w:ascii="微软雅黑" w:eastAsia="微软雅黑" w:hAnsi="微软雅黑"/>
        </w:rPr>
        <w:t>&lt;</w:t>
      </w:r>
      <w:r>
        <w:rPr>
          <w:rFonts w:ascii="微软雅黑" w:eastAsia="微软雅黑" w:hAnsi="微软雅黑" w:hint="eastAsia"/>
        </w:rPr>
        <w:t>，返回进入</w:t>
      </w:r>
      <w:r>
        <w:rPr>
          <w:rFonts w:ascii="微软雅黑" w:eastAsia="微软雅黑" w:hAnsi="微软雅黑"/>
        </w:rPr>
        <w:t>提现前的页面。</w:t>
      </w:r>
    </w:p>
    <w:p w14:paraId="70C3A16D" w14:textId="74F176F6" w:rsidR="00AF7411" w:rsidRPr="00575535" w:rsidRDefault="003C4A68" w:rsidP="00AF7411">
      <w:pPr>
        <w:rPr>
          <w:rFonts w:ascii="微软雅黑" w:eastAsia="微软雅黑" w:hAnsi="微软雅黑"/>
        </w:rPr>
      </w:pPr>
      <w:r>
        <w:rPr>
          <w:rFonts w:ascii="微软雅黑" w:eastAsia="微软雅黑" w:hAnsi="微软雅黑"/>
        </w:rPr>
        <w:t>iv.</w:t>
      </w:r>
      <w:r w:rsidR="00AF7411" w:rsidRPr="00575535">
        <w:rPr>
          <w:rFonts w:ascii="微软雅黑" w:eastAsia="微软雅黑" w:hAnsi="微软雅黑" w:hint="eastAsia"/>
        </w:rPr>
        <w:t>存管开户类型为非身份证开户的用户，</w:t>
      </w:r>
      <w:r>
        <w:rPr>
          <w:rFonts w:ascii="微软雅黑" w:eastAsia="微软雅黑" w:hAnsi="微软雅黑" w:hint="eastAsia"/>
        </w:rPr>
        <w:t>进行</w:t>
      </w:r>
      <w:r>
        <w:rPr>
          <w:rFonts w:ascii="微软雅黑" w:eastAsia="微软雅黑" w:hAnsi="微软雅黑"/>
        </w:rPr>
        <w:t>充值时展示提示页面，</w:t>
      </w:r>
      <w:r>
        <w:rPr>
          <w:rFonts w:ascii="微软雅黑" w:eastAsia="微软雅黑" w:hAnsi="微软雅黑" w:hint="eastAsia"/>
        </w:rPr>
        <w:t>文案</w:t>
      </w:r>
      <w:r w:rsidR="00C66725">
        <w:rPr>
          <w:rFonts w:ascii="微软雅黑" w:eastAsia="微软雅黑" w:hAnsi="微软雅黑" w:hint="eastAsia"/>
        </w:rPr>
        <w:t>如下</w:t>
      </w:r>
      <w:r w:rsidR="00AF7411" w:rsidRPr="00575535">
        <w:rPr>
          <w:rFonts w:ascii="微软雅黑" w:eastAsia="微软雅黑" w:hAnsi="微软雅黑" w:hint="eastAsia"/>
        </w:rPr>
        <w:t>：</w:t>
      </w:r>
    </w:p>
    <w:p w14:paraId="457C36F3" w14:textId="5F6497FD" w:rsidR="00AF7411" w:rsidRPr="00C66725" w:rsidRDefault="00AF7411" w:rsidP="00AF7411">
      <w:pPr>
        <w:rPr>
          <w:rFonts w:ascii="微软雅黑" w:eastAsia="微软雅黑" w:hAnsi="微软雅黑"/>
          <w:color w:val="948A54" w:themeColor="background2" w:themeShade="80"/>
        </w:rPr>
      </w:pPr>
      <w:r w:rsidRPr="00C66725">
        <w:rPr>
          <w:rFonts w:ascii="微软雅黑" w:eastAsia="微软雅黑" w:hAnsi="微软雅黑"/>
          <w:color w:val="948A54" w:themeColor="background2" w:themeShade="80"/>
        </w:rPr>
        <w:t xml:space="preserve"> </w:t>
      </w:r>
      <w:r w:rsidR="00901864">
        <w:rPr>
          <w:rFonts w:ascii="微软雅黑" w:eastAsia="微软雅黑" w:hAnsi="微软雅黑"/>
          <w:color w:val="948A54" w:themeColor="background2" w:themeShade="80"/>
        </w:rPr>
        <w:t>您的身份信息异常</w:t>
      </w:r>
      <w:r w:rsidRPr="00C66725">
        <w:rPr>
          <w:rFonts w:ascii="微软雅黑" w:eastAsia="微软雅黑" w:hAnsi="微软雅黑" w:hint="eastAsia"/>
          <w:color w:val="948A54" w:themeColor="background2" w:themeShade="80"/>
        </w:rPr>
        <w:t>，</w:t>
      </w:r>
      <w:r w:rsidR="00901864">
        <w:rPr>
          <w:rFonts w:ascii="微软雅黑" w:eastAsia="微软雅黑" w:hAnsi="微软雅黑" w:hint="eastAsia"/>
          <w:color w:val="948A54" w:themeColor="background2" w:themeShade="80"/>
        </w:rPr>
        <w:t>无法</w:t>
      </w:r>
      <w:r w:rsidR="00D764B6">
        <w:rPr>
          <w:rFonts w:ascii="微软雅黑" w:eastAsia="微软雅黑" w:hAnsi="微软雅黑" w:hint="eastAsia"/>
          <w:color w:val="948A54" w:themeColor="background2" w:themeShade="80"/>
        </w:rPr>
        <w:t>进行</w:t>
      </w:r>
      <w:r w:rsidR="00901864">
        <w:rPr>
          <w:rFonts w:ascii="微软雅黑" w:eastAsia="微软雅黑" w:hAnsi="微软雅黑"/>
          <w:color w:val="948A54" w:themeColor="background2" w:themeShade="80"/>
        </w:rPr>
        <w:t>充值，请联系客服</w:t>
      </w:r>
      <w:r w:rsidR="00901864">
        <w:rPr>
          <w:rFonts w:ascii="微软雅黑" w:eastAsia="微软雅黑" w:hAnsi="微软雅黑" w:hint="eastAsia"/>
          <w:color w:val="948A54" w:themeColor="background2" w:themeShade="80"/>
        </w:rPr>
        <w:t>更正</w:t>
      </w:r>
    </w:p>
    <w:p w14:paraId="1C14C2B1" w14:textId="52FA71FF" w:rsidR="00AF7411" w:rsidRPr="003C4A68" w:rsidRDefault="003C4A68" w:rsidP="00C66725">
      <w:pPr>
        <w:ind w:firstLineChars="50" w:firstLine="112"/>
        <w:rPr>
          <w:rFonts w:ascii="微软雅黑" w:eastAsia="微软雅黑" w:hAnsi="微软雅黑"/>
          <w:color w:val="000000" w:themeColor="text1"/>
        </w:rPr>
      </w:pPr>
      <w:r w:rsidRPr="003C4A68">
        <w:rPr>
          <w:rFonts w:ascii="微软雅黑" w:eastAsia="微软雅黑" w:hAnsi="微软雅黑" w:hint="eastAsia"/>
          <w:color w:val="000000" w:themeColor="text1"/>
        </w:rPr>
        <w:t>点击【前往</w:t>
      </w:r>
      <w:r w:rsidRPr="003C4A68">
        <w:rPr>
          <w:rFonts w:ascii="微软雅黑" w:eastAsia="微软雅黑" w:hAnsi="微软雅黑"/>
          <w:color w:val="000000" w:themeColor="text1"/>
        </w:rPr>
        <w:t>在线客服</w:t>
      </w:r>
      <w:r w:rsidRPr="003C4A68">
        <w:rPr>
          <w:rFonts w:ascii="微软雅黑" w:eastAsia="微软雅黑" w:hAnsi="微软雅黑" w:hint="eastAsia"/>
          <w:color w:val="000000" w:themeColor="text1"/>
        </w:rPr>
        <w:t>】</w:t>
      </w:r>
      <w:r w:rsidR="00AF7411" w:rsidRPr="003C4A68">
        <w:rPr>
          <w:rFonts w:ascii="微软雅黑" w:eastAsia="微软雅黑" w:hAnsi="微软雅黑" w:hint="eastAsia"/>
          <w:color w:val="000000" w:themeColor="text1"/>
        </w:rPr>
        <w:t>转跳</w:t>
      </w:r>
      <w:r w:rsidR="00AF7411" w:rsidRPr="003C4A68">
        <w:rPr>
          <w:rFonts w:ascii="微软雅黑" w:eastAsia="微软雅黑" w:hAnsi="微软雅黑"/>
          <w:color w:val="000000" w:themeColor="text1"/>
        </w:rPr>
        <w:t>至在线客服。</w:t>
      </w:r>
      <w:r w:rsidR="00D678FF" w:rsidRPr="00C43766">
        <w:rPr>
          <w:rFonts w:ascii="微软雅黑" w:eastAsia="微软雅黑" w:hAnsi="微软雅黑"/>
        </w:rPr>
        <w:t>。</w:t>
      </w:r>
      <w:r w:rsidR="00D678FF">
        <w:rPr>
          <w:rFonts w:ascii="微软雅黑" w:eastAsia="微软雅黑" w:hAnsi="微软雅黑" w:hint="eastAsia"/>
        </w:rPr>
        <w:t>点击</w:t>
      </w:r>
      <w:r w:rsidR="00D678FF">
        <w:rPr>
          <w:rFonts w:ascii="微软雅黑" w:eastAsia="微软雅黑" w:hAnsi="微软雅黑"/>
        </w:rPr>
        <w:t>&lt;</w:t>
      </w:r>
      <w:r w:rsidR="00D678FF">
        <w:rPr>
          <w:rFonts w:ascii="微软雅黑" w:eastAsia="微软雅黑" w:hAnsi="微软雅黑" w:hint="eastAsia"/>
        </w:rPr>
        <w:t>，返回进入</w:t>
      </w:r>
      <w:r w:rsidR="00D678FF">
        <w:rPr>
          <w:rFonts w:ascii="微软雅黑" w:eastAsia="微软雅黑" w:hAnsi="微软雅黑"/>
        </w:rPr>
        <w:t>提现前的页面。</w:t>
      </w:r>
    </w:p>
    <w:p w14:paraId="289A36A1" w14:textId="02A83288" w:rsidR="00E62B8E" w:rsidRDefault="00FB0589" w:rsidP="00FB0589">
      <w:pPr>
        <w:pStyle w:val="2"/>
        <w:rPr>
          <w:rFonts w:ascii="微软雅黑" w:eastAsia="微软雅黑" w:hAnsi="微软雅黑"/>
          <w:color w:val="1F497D" w:themeColor="text2"/>
        </w:rPr>
      </w:pPr>
      <w:bookmarkStart w:id="18" w:name="_Toc532894920"/>
      <w:r>
        <w:rPr>
          <w:rFonts w:ascii="微软雅黑" w:eastAsia="微软雅黑" w:hAnsi="微软雅黑" w:hint="eastAsia"/>
          <w:color w:val="1F497D" w:themeColor="text2"/>
        </w:rPr>
        <w:t>3.4</w:t>
      </w:r>
      <w:r w:rsidR="00E62B8E">
        <w:rPr>
          <w:rFonts w:ascii="微软雅黑" w:eastAsia="微软雅黑" w:hAnsi="微软雅黑" w:hint="eastAsia"/>
          <w:color w:val="1F497D" w:themeColor="text2"/>
        </w:rPr>
        <w:t>项目详情页</w:t>
      </w:r>
      <w:bookmarkEnd w:id="18"/>
    </w:p>
    <w:p w14:paraId="3F2E982E" w14:textId="77777777" w:rsidR="00E62B8E" w:rsidRPr="00700768" w:rsidRDefault="00E62B8E" w:rsidP="00B97F4A">
      <w:pPr>
        <w:pStyle w:val="ae"/>
        <w:numPr>
          <w:ilvl w:val="0"/>
          <w:numId w:val="3"/>
        </w:numPr>
        <w:ind w:leftChars="-40" w:left="330"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14:paraId="7990E071" w14:textId="77777777" w:rsidR="00E62B8E" w:rsidRDefault="00E62B8E" w:rsidP="000E10CC">
      <w:pPr>
        <w:pStyle w:val="ae"/>
        <w:ind w:firstLineChars="0" w:firstLine="0"/>
        <w:rPr>
          <w:rFonts w:ascii="微软雅黑" w:eastAsia="微软雅黑" w:hAnsi="微软雅黑"/>
        </w:rPr>
      </w:pPr>
      <w:r>
        <w:rPr>
          <w:rFonts w:ascii="微软雅黑" w:eastAsia="微软雅黑" w:hAnsi="微软雅黑" w:hint="eastAsia"/>
        </w:rPr>
        <w:t>用户点击</w:t>
      </w:r>
      <w:r>
        <w:rPr>
          <w:rFonts w:ascii="微软雅黑" w:eastAsia="微软雅黑" w:hAnsi="微软雅黑"/>
        </w:rPr>
        <w:t>首页的推荐</w:t>
      </w:r>
      <w:r>
        <w:rPr>
          <w:rFonts w:ascii="微软雅黑" w:eastAsia="微软雅黑" w:hAnsi="微软雅黑" w:hint="eastAsia"/>
        </w:rPr>
        <w:t>标的或者在</w:t>
      </w:r>
      <w:r>
        <w:rPr>
          <w:rFonts w:ascii="微软雅黑" w:eastAsia="微软雅黑" w:hAnsi="微软雅黑"/>
        </w:rPr>
        <w:t>出借列表</w:t>
      </w:r>
      <w:r>
        <w:rPr>
          <w:rFonts w:ascii="微软雅黑" w:eastAsia="微软雅黑" w:hAnsi="微软雅黑" w:hint="eastAsia"/>
        </w:rPr>
        <w:t>进入</w:t>
      </w:r>
      <w:r>
        <w:rPr>
          <w:rFonts w:ascii="微软雅黑" w:eastAsia="微软雅黑" w:hAnsi="微软雅黑"/>
        </w:rPr>
        <w:t>此页面。</w:t>
      </w:r>
    </w:p>
    <w:p w14:paraId="45FF570C" w14:textId="77777777" w:rsidR="00E62B8E" w:rsidRPr="00700768" w:rsidRDefault="00E62B8E" w:rsidP="00B97F4A">
      <w:pPr>
        <w:pStyle w:val="ae"/>
        <w:numPr>
          <w:ilvl w:val="0"/>
          <w:numId w:val="3"/>
        </w:numPr>
        <w:ind w:leftChars="-40" w:left="330"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14:paraId="6FBB34E8" w14:textId="77777777" w:rsidR="00E62B8E" w:rsidRPr="00686EF0" w:rsidRDefault="00B11805" w:rsidP="00E62B8E">
      <w:pPr>
        <w:ind w:firstLineChars="200" w:firstLine="448"/>
        <w:rPr>
          <w:rFonts w:ascii="微软雅黑" w:eastAsia="微软雅黑" w:hAnsi="微软雅黑"/>
        </w:rPr>
      </w:pPr>
      <w:r>
        <w:rPr>
          <w:rFonts w:ascii="微软雅黑" w:eastAsia="微软雅黑" w:hAnsi="微软雅黑" w:hint="eastAsia"/>
        </w:rPr>
        <w:t>无</w:t>
      </w:r>
    </w:p>
    <w:p w14:paraId="7BE9A868" w14:textId="77777777" w:rsidR="00E62B8E" w:rsidRDefault="00E62B8E" w:rsidP="00B97F4A">
      <w:pPr>
        <w:pStyle w:val="ae"/>
        <w:numPr>
          <w:ilvl w:val="0"/>
          <w:numId w:val="4"/>
        </w:numPr>
        <w:ind w:leftChars="-94" w:left="150" w:firstLineChars="0"/>
        <w:rPr>
          <w:rFonts w:ascii="微软雅黑" w:eastAsia="微软雅黑" w:hAnsi="微软雅黑"/>
        </w:rPr>
      </w:pPr>
      <w:r>
        <w:rPr>
          <w:rFonts w:ascii="微软雅黑" w:eastAsia="微软雅黑" w:hAnsi="微软雅黑" w:hint="eastAsia"/>
        </w:rPr>
        <w:t>功能描述</w:t>
      </w:r>
    </w:p>
    <w:p w14:paraId="212EFDFC" w14:textId="14A8FA3E" w:rsidR="00ED4259" w:rsidRPr="00D26E61" w:rsidRDefault="00984E0C" w:rsidP="00ED4259">
      <w:pPr>
        <w:rPr>
          <w:rFonts w:ascii="微软雅黑" w:eastAsia="微软雅黑" w:hAnsi="微软雅黑"/>
          <w:color w:val="548DD4" w:themeColor="text2" w:themeTint="99"/>
        </w:rPr>
      </w:pPr>
      <w:r>
        <w:rPr>
          <w:rFonts w:ascii="微软雅黑" w:eastAsia="微软雅黑" w:hAnsi="微软雅黑" w:hint="eastAsia"/>
        </w:rPr>
        <w:t>根据</w:t>
      </w:r>
      <w:r>
        <w:rPr>
          <w:rFonts w:ascii="微软雅黑" w:eastAsia="微软雅黑" w:hAnsi="微软雅黑"/>
        </w:rPr>
        <w:t>标的类型，</w:t>
      </w:r>
      <w:r>
        <w:rPr>
          <w:rFonts w:ascii="微软雅黑" w:eastAsia="微软雅黑" w:hAnsi="微软雅黑" w:hint="eastAsia"/>
        </w:rPr>
        <w:t>页面</w:t>
      </w:r>
      <w:r>
        <w:rPr>
          <w:rFonts w:ascii="微软雅黑" w:eastAsia="微软雅黑" w:hAnsi="微软雅黑"/>
        </w:rPr>
        <w:t>展示的内容</w:t>
      </w:r>
      <w:r>
        <w:rPr>
          <w:rFonts w:ascii="微软雅黑" w:eastAsia="微软雅黑" w:hAnsi="微软雅黑" w:hint="eastAsia"/>
        </w:rPr>
        <w:t>不同</w:t>
      </w:r>
      <w:r>
        <w:rPr>
          <w:rFonts w:ascii="微软雅黑" w:eastAsia="微软雅黑" w:hAnsi="微软雅黑"/>
        </w:rPr>
        <w:t>。</w:t>
      </w:r>
      <w:r w:rsidR="00ED4259">
        <w:rPr>
          <w:rFonts w:ascii="微软雅黑" w:eastAsia="微软雅黑" w:hAnsi="微软雅黑" w:hint="eastAsia"/>
        </w:rPr>
        <w:t>新手标</w:t>
      </w:r>
      <w:r w:rsidR="00ED4259">
        <w:rPr>
          <w:rFonts w:ascii="微软雅黑" w:eastAsia="微软雅黑" w:hAnsi="微软雅黑"/>
        </w:rPr>
        <w:t>内容展示</w:t>
      </w:r>
      <w:r w:rsidR="00ED4259">
        <w:rPr>
          <w:rFonts w:ascii="微软雅黑" w:eastAsia="微软雅黑" w:hAnsi="微软雅黑" w:hint="eastAsia"/>
        </w:rPr>
        <w:t>“新手标”详情页</w:t>
      </w:r>
      <w:r w:rsidR="00ED4259">
        <w:rPr>
          <w:rFonts w:ascii="微软雅黑" w:eastAsia="微软雅黑" w:hAnsi="微软雅黑"/>
        </w:rPr>
        <w:t>的样式</w:t>
      </w:r>
      <w:r w:rsidR="00ED4259">
        <w:rPr>
          <w:rFonts w:ascii="微软雅黑" w:eastAsia="微软雅黑" w:hAnsi="微软雅黑" w:hint="eastAsia"/>
        </w:rPr>
        <w:t>（即</w:t>
      </w:r>
      <w:r w:rsidR="00ED4259">
        <w:rPr>
          <w:rFonts w:ascii="微软雅黑" w:eastAsia="微软雅黑" w:hAnsi="微软雅黑"/>
        </w:rPr>
        <w:t>有新手常见问题部分</w:t>
      </w:r>
      <w:r w:rsidR="00ED4259">
        <w:rPr>
          <w:rFonts w:ascii="微软雅黑" w:eastAsia="微软雅黑" w:hAnsi="微软雅黑" w:hint="eastAsia"/>
        </w:rPr>
        <w:t>）；VIP标</w:t>
      </w:r>
      <w:r w:rsidR="00883902">
        <w:rPr>
          <w:rFonts w:ascii="微软雅黑" w:eastAsia="微软雅黑" w:hAnsi="微软雅黑" w:hint="eastAsia"/>
        </w:rPr>
        <w:t>内容</w:t>
      </w:r>
      <w:r w:rsidR="00ED4259">
        <w:rPr>
          <w:rFonts w:ascii="微软雅黑" w:eastAsia="微软雅黑" w:hAnsi="微软雅黑"/>
        </w:rPr>
        <w:t>展示</w:t>
      </w:r>
      <w:r w:rsidR="00ED4259">
        <w:rPr>
          <w:rFonts w:ascii="微软雅黑" w:eastAsia="微软雅黑" w:hAnsi="微软雅黑" w:hint="eastAsia"/>
        </w:rPr>
        <w:t>“VIP标”详情页</w:t>
      </w:r>
      <w:r w:rsidR="00ED4259">
        <w:rPr>
          <w:rFonts w:ascii="微软雅黑" w:eastAsia="微软雅黑" w:hAnsi="微软雅黑"/>
        </w:rPr>
        <w:t>的样式</w:t>
      </w:r>
      <w:r w:rsidR="00ED4259">
        <w:rPr>
          <w:rFonts w:ascii="微软雅黑" w:eastAsia="微软雅黑" w:hAnsi="微软雅黑" w:hint="eastAsia"/>
        </w:rPr>
        <w:t>；</w:t>
      </w:r>
      <w:r w:rsidR="00ED4259">
        <w:rPr>
          <w:rFonts w:ascii="微软雅黑" w:eastAsia="微软雅黑" w:hAnsi="微软雅黑"/>
        </w:rPr>
        <w:t>其他类型标的展示</w:t>
      </w:r>
      <w:r w:rsidR="00ED4259">
        <w:rPr>
          <w:rFonts w:ascii="微软雅黑" w:eastAsia="微软雅黑" w:hAnsi="微软雅黑" w:hint="eastAsia"/>
        </w:rPr>
        <w:t>“普</w:t>
      </w:r>
      <w:r w:rsidR="00ED4259">
        <w:rPr>
          <w:rFonts w:ascii="微软雅黑" w:eastAsia="微软雅黑" w:hAnsi="微软雅黑" w:hint="eastAsia"/>
        </w:rPr>
        <w:lastRenderedPageBreak/>
        <w:t>通标”详情页</w:t>
      </w:r>
      <w:r w:rsidR="00ED4259">
        <w:rPr>
          <w:rFonts w:ascii="微软雅黑" w:eastAsia="微软雅黑" w:hAnsi="微软雅黑"/>
        </w:rPr>
        <w:t>的样式。</w:t>
      </w:r>
      <w:r w:rsidR="00ED4259" w:rsidRPr="00D26E61">
        <w:rPr>
          <w:rFonts w:ascii="微软雅黑" w:eastAsia="微软雅黑" w:hAnsi="微软雅黑" w:hint="eastAsia"/>
          <w:color w:val="548DD4" w:themeColor="text2" w:themeTint="99"/>
        </w:rPr>
        <w:t>（12.17补充）</w:t>
      </w:r>
    </w:p>
    <w:p w14:paraId="4DEE8EFF" w14:textId="38DF6D10" w:rsidR="00E62B8E" w:rsidRPr="00ED4259" w:rsidRDefault="00984E0C" w:rsidP="00ED4259">
      <w:pPr>
        <w:rPr>
          <w:rFonts w:ascii="微软雅黑" w:eastAsia="微软雅黑" w:hAnsi="微软雅黑"/>
        </w:rPr>
      </w:pPr>
      <w:r w:rsidRPr="00ED4259">
        <w:rPr>
          <w:rFonts w:ascii="微软雅黑" w:eastAsia="微软雅黑" w:hAnsi="微软雅黑" w:hint="eastAsia"/>
        </w:rPr>
        <w:t>该页面</w:t>
      </w:r>
      <w:r w:rsidRPr="00ED4259">
        <w:rPr>
          <w:rFonts w:ascii="微软雅黑" w:eastAsia="微软雅黑" w:hAnsi="微软雅黑"/>
        </w:rPr>
        <w:t>主要乘载信息展现功能，点击【</w:t>
      </w:r>
      <w:r w:rsidR="00ED4259">
        <w:rPr>
          <w:rFonts w:ascii="微软雅黑" w:eastAsia="微软雅黑" w:hAnsi="微软雅黑" w:hint="eastAsia"/>
        </w:rPr>
        <w:t>授权</w:t>
      </w:r>
      <w:r w:rsidR="00ED4259">
        <w:rPr>
          <w:rFonts w:ascii="微软雅黑" w:eastAsia="微软雅黑" w:hAnsi="微软雅黑"/>
        </w:rPr>
        <w:t>出借</w:t>
      </w:r>
      <w:r w:rsidRPr="00ED4259">
        <w:rPr>
          <w:rFonts w:ascii="微软雅黑" w:eastAsia="微软雅黑" w:hAnsi="微软雅黑"/>
        </w:rPr>
        <w:t>】</w:t>
      </w:r>
      <w:r w:rsidRPr="00ED4259">
        <w:rPr>
          <w:rFonts w:ascii="微软雅黑" w:eastAsia="微软雅黑" w:hAnsi="微软雅黑" w:hint="eastAsia"/>
        </w:rPr>
        <w:t>前往</w:t>
      </w:r>
      <w:r w:rsidRPr="00ED4259">
        <w:rPr>
          <w:rFonts w:ascii="微软雅黑" w:eastAsia="微软雅黑" w:hAnsi="微软雅黑"/>
        </w:rPr>
        <w:t>项目出借页。</w:t>
      </w:r>
    </w:p>
    <w:p w14:paraId="53F0B828" w14:textId="77777777" w:rsidR="00E62B8E" w:rsidRDefault="00E62B8E" w:rsidP="00B97F4A">
      <w:pPr>
        <w:pStyle w:val="ae"/>
        <w:numPr>
          <w:ilvl w:val="0"/>
          <w:numId w:val="4"/>
        </w:numPr>
        <w:ind w:leftChars="-94" w:left="150"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14:paraId="54D5C978" w14:textId="77777777" w:rsidR="00E62B8E" w:rsidRPr="005776B3" w:rsidRDefault="005776B3" w:rsidP="00E62B8E">
      <w:pPr>
        <w:rPr>
          <w:rFonts w:ascii="微软雅黑" w:eastAsia="微软雅黑" w:hAnsi="微软雅黑"/>
        </w:rPr>
      </w:pPr>
      <w:r w:rsidRPr="005776B3">
        <w:rPr>
          <w:rFonts w:ascii="微软雅黑" w:eastAsia="微软雅黑" w:hAnsi="微软雅黑" w:hint="eastAsia"/>
        </w:rPr>
        <w:t>1.普通标的</w:t>
      </w:r>
      <w:r w:rsidRPr="005776B3">
        <w:rPr>
          <w:rFonts w:ascii="微软雅黑" w:eastAsia="微软雅黑" w:hAnsi="微软雅黑"/>
        </w:rPr>
        <w:t>展示</w:t>
      </w:r>
    </w:p>
    <w:p w14:paraId="289EF2DC" w14:textId="792367A2" w:rsidR="005776B3" w:rsidRDefault="00494DBA" w:rsidP="00E62B8E">
      <w:pPr>
        <w:rPr>
          <w:rFonts w:ascii="微软雅黑" w:eastAsia="微软雅黑" w:hAnsi="微软雅黑"/>
        </w:rPr>
      </w:pPr>
      <w:r w:rsidRPr="00494DBA">
        <w:rPr>
          <w:noProof/>
        </w:rPr>
        <w:t xml:space="preserve"> </w:t>
      </w:r>
      <w:r w:rsidR="00AA7291">
        <w:rPr>
          <w:noProof/>
        </w:rPr>
        <w:drawing>
          <wp:inline distT="0" distB="0" distL="0" distR="0" wp14:anchorId="5E4B979A" wp14:editId="0C53F548">
            <wp:extent cx="5400040" cy="46837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683760"/>
                    </a:xfrm>
                    <a:prstGeom prst="rect">
                      <a:avLst/>
                    </a:prstGeom>
                  </pic:spPr>
                </pic:pic>
              </a:graphicData>
            </a:graphic>
          </wp:inline>
        </w:drawing>
      </w:r>
    </w:p>
    <w:p w14:paraId="74D7BBD5" w14:textId="164AFC09" w:rsidR="00796DBB" w:rsidRPr="005776B3" w:rsidRDefault="005776B3" w:rsidP="00796DBB">
      <w:pPr>
        <w:rPr>
          <w:rFonts w:ascii="微软雅黑" w:eastAsia="微软雅黑" w:hAnsi="微软雅黑"/>
        </w:rPr>
      </w:pPr>
      <w:r>
        <w:rPr>
          <w:rFonts w:ascii="微软雅黑" w:eastAsia="微软雅黑" w:hAnsi="微软雅黑" w:hint="eastAsia"/>
        </w:rPr>
        <w:t>①</w:t>
      </w:r>
      <w:r w:rsidR="00796DBB">
        <w:rPr>
          <w:rFonts w:ascii="微软雅黑" w:eastAsia="微软雅黑" w:hAnsi="微软雅黑" w:hint="eastAsia"/>
        </w:rPr>
        <w:t>展示</w:t>
      </w:r>
      <w:r w:rsidR="00770A70">
        <w:rPr>
          <w:rFonts w:ascii="微软雅黑" w:eastAsia="微软雅黑" w:hAnsi="微软雅黑" w:hint="eastAsia"/>
        </w:rPr>
        <w:t>标的信息：标的角标</w:t>
      </w:r>
      <w:r w:rsidR="00796DBB">
        <w:rPr>
          <w:rFonts w:ascii="微软雅黑" w:eastAsia="微软雅黑" w:hAnsi="微软雅黑" w:hint="eastAsia"/>
        </w:rPr>
        <w:t>（稳赢专享</w:t>
      </w:r>
      <w:r w:rsidR="00796DBB">
        <w:rPr>
          <w:rFonts w:ascii="微软雅黑" w:eastAsia="微软雅黑" w:hAnsi="微软雅黑"/>
        </w:rPr>
        <w:t>、</w:t>
      </w:r>
      <w:r w:rsidR="00796DBB">
        <w:rPr>
          <w:rFonts w:ascii="微软雅黑" w:eastAsia="微软雅黑" w:hAnsi="微软雅黑" w:hint="eastAsia"/>
        </w:rPr>
        <w:t>新手专享</w:t>
      </w:r>
      <w:r w:rsidR="00796DBB">
        <w:rPr>
          <w:rFonts w:ascii="微软雅黑" w:eastAsia="微软雅黑" w:hAnsi="微软雅黑"/>
        </w:rPr>
        <w:t>、活动专享、</w:t>
      </w:r>
      <w:r w:rsidR="00796DBB">
        <w:rPr>
          <w:rFonts w:ascii="微软雅黑" w:eastAsia="微软雅黑" w:hAnsi="微软雅黑" w:hint="eastAsia"/>
        </w:rPr>
        <w:t>VIP专享）、标的编号</w:t>
      </w:r>
      <w:r w:rsidR="00796DBB" w:rsidRPr="005776B3">
        <w:rPr>
          <w:rFonts w:ascii="微软雅黑" w:eastAsia="微软雅黑" w:hAnsi="微软雅黑" w:hint="eastAsia"/>
        </w:rPr>
        <w:t>、</w:t>
      </w:r>
      <w:proofErr w:type="gramStart"/>
      <w:r w:rsidR="000F0612">
        <w:rPr>
          <w:rFonts w:ascii="微软雅黑" w:eastAsia="微软雅黑" w:hAnsi="微软雅黑" w:hint="eastAsia"/>
        </w:rPr>
        <w:t>历史</w:t>
      </w:r>
      <w:r w:rsidR="000F0612">
        <w:rPr>
          <w:rFonts w:ascii="微软雅黑" w:eastAsia="微软雅黑" w:hAnsi="微软雅黑"/>
        </w:rPr>
        <w:t>年化收益率</w:t>
      </w:r>
      <w:proofErr w:type="gramEnd"/>
      <w:r w:rsidR="00796DBB" w:rsidRPr="005776B3">
        <w:rPr>
          <w:rFonts w:ascii="微软雅黑" w:eastAsia="微软雅黑" w:hAnsi="微软雅黑" w:hint="eastAsia"/>
        </w:rPr>
        <w:t>、授权服务期、剩余金额</w:t>
      </w:r>
      <w:r w:rsidR="006B77AC">
        <w:rPr>
          <w:rFonts w:ascii="微软雅黑" w:eastAsia="微软雅黑" w:hAnsi="微软雅黑" w:hint="eastAsia"/>
        </w:rPr>
        <w:t>（万元/元</w:t>
      </w:r>
      <w:r w:rsidR="001F25DF">
        <w:rPr>
          <w:rFonts w:ascii="微软雅黑" w:eastAsia="微软雅黑" w:hAnsi="微软雅黑" w:hint="eastAsia"/>
        </w:rPr>
        <w:t>,</w:t>
      </w:r>
      <w:r w:rsidR="001F25DF" w:rsidRPr="001F25DF">
        <w:rPr>
          <w:rFonts w:ascii="微软雅黑" w:eastAsia="微软雅黑" w:hAnsi="微软雅黑" w:hint="eastAsia"/>
        </w:rPr>
        <w:t xml:space="preserve"> </w:t>
      </w:r>
      <w:r w:rsidR="001F25DF">
        <w:rPr>
          <w:rFonts w:ascii="微软雅黑" w:eastAsia="微软雅黑" w:hAnsi="微软雅黑" w:hint="eastAsia"/>
        </w:rPr>
        <w:t>数值</w:t>
      </w:r>
      <w:proofErr w:type="gramStart"/>
      <w:r w:rsidR="001F25DF">
        <w:rPr>
          <w:rFonts w:ascii="微软雅黑" w:eastAsia="微软雅黑" w:hAnsi="微软雅黑"/>
        </w:rPr>
        <w:t>上万单位</w:t>
      </w:r>
      <w:proofErr w:type="gramEnd"/>
      <w:r w:rsidR="001F25DF">
        <w:rPr>
          <w:rFonts w:ascii="微软雅黑" w:eastAsia="微软雅黑" w:hAnsi="微软雅黑"/>
        </w:rPr>
        <w:t>为万元，</w:t>
      </w:r>
      <w:r w:rsidR="001F25DF">
        <w:rPr>
          <w:rFonts w:ascii="微软雅黑" w:eastAsia="微软雅黑" w:hAnsi="微软雅黑" w:hint="eastAsia"/>
        </w:rPr>
        <w:t>数值</w:t>
      </w:r>
      <w:r w:rsidR="001F25DF">
        <w:rPr>
          <w:rFonts w:ascii="微软雅黑" w:eastAsia="微软雅黑" w:hAnsi="微软雅黑"/>
        </w:rPr>
        <w:t>低于万元，单位为元</w:t>
      </w:r>
      <w:r w:rsidR="001F25DF">
        <w:rPr>
          <w:rFonts w:ascii="微软雅黑" w:eastAsia="微软雅黑" w:hAnsi="微软雅黑" w:hint="eastAsia"/>
        </w:rPr>
        <w:t>，</w:t>
      </w:r>
      <w:r w:rsidR="001F25DF">
        <w:rPr>
          <w:rFonts w:ascii="微软雅黑" w:eastAsia="微软雅黑" w:hAnsi="微软雅黑"/>
        </w:rPr>
        <w:t>保留小数点后两位</w:t>
      </w:r>
      <w:r w:rsidR="006B77AC">
        <w:rPr>
          <w:rFonts w:ascii="微软雅黑" w:eastAsia="微软雅黑" w:hAnsi="微软雅黑" w:hint="eastAsia"/>
        </w:rPr>
        <w:t>）</w:t>
      </w:r>
      <w:r w:rsidR="00796DBB">
        <w:rPr>
          <w:rFonts w:ascii="微软雅黑" w:eastAsia="微软雅黑" w:hAnsi="微软雅黑" w:hint="eastAsia"/>
        </w:rPr>
        <w:t>。</w:t>
      </w:r>
    </w:p>
    <w:p w14:paraId="134DD963" w14:textId="261F0A65" w:rsidR="008A463D" w:rsidRDefault="005776B3" w:rsidP="00796DBB">
      <w:pPr>
        <w:rPr>
          <w:rFonts w:ascii="微软雅黑" w:eastAsia="微软雅黑" w:hAnsi="微软雅黑"/>
        </w:rPr>
      </w:pPr>
      <w:r>
        <w:rPr>
          <w:rFonts w:ascii="微软雅黑" w:eastAsia="微软雅黑" w:hAnsi="微软雅黑" w:hint="eastAsia"/>
        </w:rPr>
        <w:t>②</w:t>
      </w:r>
      <w:r w:rsidR="00075A3A">
        <w:rPr>
          <w:rFonts w:ascii="微软雅黑" w:eastAsia="微软雅黑" w:hAnsi="微软雅黑" w:hint="eastAsia"/>
        </w:rPr>
        <w:t>服务信息：时间轴（授权</w:t>
      </w:r>
      <w:r w:rsidR="00075A3A">
        <w:rPr>
          <w:rFonts w:ascii="微软雅黑" w:eastAsia="微软雅黑" w:hAnsi="微软雅黑"/>
        </w:rPr>
        <w:t>出借</w:t>
      </w:r>
      <w:proofErr w:type="spellStart"/>
      <w:r w:rsidR="00796DBB" w:rsidRPr="00796DBB">
        <w:rPr>
          <w:rFonts w:ascii="微软雅黑" w:eastAsia="微软雅黑" w:hAnsi="微软雅黑" w:hint="eastAsia"/>
        </w:rPr>
        <w:t>yyyy</w:t>
      </w:r>
      <w:proofErr w:type="spellEnd"/>
      <w:r w:rsidR="00796DBB" w:rsidRPr="00796DBB">
        <w:rPr>
          <w:rFonts w:ascii="微软雅黑" w:eastAsia="微软雅黑" w:hAnsi="微软雅黑" w:hint="eastAsia"/>
        </w:rPr>
        <w:t>-mm-</w:t>
      </w:r>
      <w:proofErr w:type="spellStart"/>
      <w:r w:rsidR="00796DBB" w:rsidRPr="00796DBB">
        <w:rPr>
          <w:rFonts w:ascii="微软雅黑" w:eastAsia="微软雅黑" w:hAnsi="微软雅黑" w:hint="eastAsia"/>
        </w:rPr>
        <w:t>dd</w:t>
      </w:r>
      <w:proofErr w:type="spellEnd"/>
      <w:r w:rsidR="00796DBB" w:rsidRPr="00796DBB">
        <w:rPr>
          <w:rFonts w:ascii="微软雅黑" w:eastAsia="微软雅黑" w:hAnsi="微软雅黑" w:hint="eastAsia"/>
          <w:noProof/>
        </w:rPr>
        <w:t>、</w:t>
      </w:r>
      <w:r w:rsidR="00307435" w:rsidRPr="00075A3A">
        <w:rPr>
          <w:rFonts w:ascii="微软雅黑" w:eastAsia="微软雅黑" w:hAnsi="微软雅黑"/>
          <w:noProof/>
        </w:rPr>
        <w:t>撮合</w:t>
      </w:r>
      <w:r w:rsidR="00075A3A" w:rsidRPr="00075A3A">
        <w:rPr>
          <w:rFonts w:ascii="微软雅黑" w:eastAsia="微软雅黑" w:hAnsi="微软雅黑" w:hint="eastAsia"/>
          <w:noProof/>
        </w:rPr>
        <w:t>借款</w:t>
      </w:r>
      <w:proofErr w:type="spellStart"/>
      <w:r w:rsidR="00796DBB" w:rsidRPr="00796DBB">
        <w:rPr>
          <w:rFonts w:ascii="微软雅黑" w:eastAsia="微软雅黑" w:hAnsi="微软雅黑" w:hint="eastAsia"/>
        </w:rPr>
        <w:t>yyyy</w:t>
      </w:r>
      <w:proofErr w:type="spellEnd"/>
      <w:r w:rsidR="00796DBB" w:rsidRPr="00796DBB">
        <w:rPr>
          <w:rFonts w:ascii="微软雅黑" w:eastAsia="微软雅黑" w:hAnsi="微软雅黑" w:hint="eastAsia"/>
        </w:rPr>
        <w:t>-mm-</w:t>
      </w:r>
      <w:proofErr w:type="spellStart"/>
      <w:r w:rsidR="00796DBB" w:rsidRPr="00796DBB">
        <w:rPr>
          <w:rFonts w:ascii="微软雅黑" w:eastAsia="微软雅黑" w:hAnsi="微软雅黑" w:hint="eastAsia"/>
        </w:rPr>
        <w:t>dd</w:t>
      </w:r>
      <w:proofErr w:type="spellEnd"/>
      <w:r w:rsidR="00AA7291">
        <w:rPr>
          <w:rFonts w:ascii="微软雅黑" w:eastAsia="微软雅黑" w:hAnsi="微软雅黑" w:hint="eastAsia"/>
        </w:rPr>
        <w:t>（</w:t>
      </w:r>
      <w:r w:rsidR="00AA7291" w:rsidRPr="00AA7291">
        <w:rPr>
          <w:rFonts w:ascii="微软雅黑" w:eastAsia="微软雅黑" w:hAnsi="微软雅黑" w:hint="eastAsia"/>
          <w:color w:val="548DD4" w:themeColor="text2" w:themeTint="99"/>
        </w:rPr>
        <w:t>新手标</w:t>
      </w:r>
      <w:r w:rsidR="00AA7291" w:rsidRPr="00AA7291">
        <w:rPr>
          <w:rFonts w:ascii="微软雅黑" w:eastAsia="微软雅黑" w:hAnsi="微软雅黑"/>
          <w:color w:val="548DD4" w:themeColor="text2" w:themeTint="99"/>
        </w:rPr>
        <w:t>为</w:t>
      </w:r>
      <w:r w:rsidR="00AA7291" w:rsidRPr="00AA7291">
        <w:rPr>
          <w:rFonts w:ascii="微软雅黑" w:eastAsia="微软雅黑" w:hAnsi="微软雅黑" w:hint="eastAsia"/>
          <w:color w:val="548DD4" w:themeColor="text2" w:themeTint="99"/>
        </w:rPr>
        <w:t>T+1</w:t>
      </w:r>
      <w:r w:rsidR="00AA7291" w:rsidRPr="00AA7291">
        <w:rPr>
          <w:rFonts w:ascii="微软雅黑" w:eastAsia="微软雅黑" w:hAnsi="微软雅黑" w:hint="eastAsia"/>
          <w:color w:val="548DD4" w:themeColor="text2" w:themeTint="99"/>
        </w:rPr>
        <w:lastRenderedPageBreak/>
        <w:t>工作日</w:t>
      </w:r>
      <w:r w:rsidR="00AA7291" w:rsidRPr="00AA7291">
        <w:rPr>
          <w:rFonts w:ascii="微软雅黑" w:eastAsia="微软雅黑" w:hAnsi="微软雅黑"/>
          <w:color w:val="548DD4" w:themeColor="text2" w:themeTint="99"/>
        </w:rPr>
        <w:t>，其他为</w:t>
      </w:r>
      <w:r w:rsidR="00AA7291" w:rsidRPr="00AA7291">
        <w:rPr>
          <w:rFonts w:ascii="微软雅黑" w:eastAsia="微软雅黑" w:hAnsi="微软雅黑" w:hint="eastAsia"/>
          <w:color w:val="548DD4" w:themeColor="text2" w:themeTint="99"/>
        </w:rPr>
        <w:t>T+2工作日，</w:t>
      </w:r>
      <w:r w:rsidR="00AA7291" w:rsidRPr="00AA7291">
        <w:rPr>
          <w:rFonts w:ascii="微软雅黑" w:eastAsia="微软雅黑" w:hAnsi="微软雅黑"/>
          <w:color w:val="548DD4" w:themeColor="text2" w:themeTint="99"/>
        </w:rPr>
        <w:t>拉取后台</w:t>
      </w:r>
      <w:r w:rsidR="00AA7291" w:rsidRPr="00AA7291">
        <w:rPr>
          <w:rFonts w:ascii="微软雅黑" w:eastAsia="微软雅黑" w:hAnsi="微软雅黑" w:hint="eastAsia"/>
          <w:color w:val="548DD4" w:themeColor="text2" w:themeTint="99"/>
        </w:rPr>
        <w:t>字段</w:t>
      </w:r>
      <w:r w:rsidR="00AA7291" w:rsidRPr="00AA7291">
        <w:rPr>
          <w:rFonts w:ascii="微软雅黑" w:eastAsia="微软雅黑" w:hAnsi="微软雅黑"/>
          <w:color w:val="548DD4" w:themeColor="text2" w:themeTint="99"/>
        </w:rPr>
        <w:t>。</w:t>
      </w:r>
      <w:r w:rsidR="00AA7291" w:rsidRPr="00AA7291">
        <w:rPr>
          <w:rFonts w:ascii="微软雅黑" w:eastAsia="微软雅黑" w:hAnsi="微软雅黑" w:hint="eastAsia"/>
          <w:color w:val="548DD4" w:themeColor="text2" w:themeTint="99"/>
        </w:rPr>
        <w:t>1</w:t>
      </w:r>
      <w:r w:rsidR="00AA7291" w:rsidRPr="00AA7291">
        <w:rPr>
          <w:rFonts w:ascii="微软雅黑" w:eastAsia="微软雅黑" w:hAnsi="微软雅黑"/>
          <w:color w:val="548DD4" w:themeColor="text2" w:themeTint="99"/>
        </w:rPr>
        <w:t>2.18</w:t>
      </w:r>
      <w:r w:rsidR="00AA7291" w:rsidRPr="00AA7291">
        <w:rPr>
          <w:rFonts w:ascii="微软雅黑" w:eastAsia="微软雅黑" w:hAnsi="微软雅黑" w:hint="eastAsia"/>
          <w:color w:val="548DD4" w:themeColor="text2" w:themeTint="99"/>
        </w:rPr>
        <w:t>补充）</w:t>
      </w:r>
      <w:r w:rsidR="00796DBB" w:rsidRPr="00796DBB">
        <w:rPr>
          <w:rFonts w:ascii="微软雅黑" w:eastAsia="微软雅黑" w:hAnsi="微软雅黑" w:hint="eastAsia"/>
        </w:rPr>
        <w:t>、</w:t>
      </w:r>
      <w:r w:rsidR="00075A3A">
        <w:rPr>
          <w:rFonts w:ascii="微软雅黑" w:eastAsia="微软雅黑" w:hAnsi="微软雅黑" w:hint="eastAsia"/>
          <w:noProof/>
        </w:rPr>
        <w:t>授权</w:t>
      </w:r>
      <w:r w:rsidR="00075A3A">
        <w:rPr>
          <w:rFonts w:ascii="微软雅黑" w:eastAsia="微软雅黑" w:hAnsi="微软雅黑"/>
          <w:noProof/>
        </w:rPr>
        <w:t>期限到期</w:t>
      </w:r>
      <w:proofErr w:type="spellStart"/>
      <w:r w:rsidR="00796DBB" w:rsidRPr="00796DBB">
        <w:rPr>
          <w:rFonts w:ascii="微软雅黑" w:eastAsia="微软雅黑" w:hAnsi="微软雅黑" w:hint="eastAsia"/>
        </w:rPr>
        <w:t>yyyy</w:t>
      </w:r>
      <w:proofErr w:type="spellEnd"/>
      <w:r w:rsidR="00796DBB" w:rsidRPr="00796DBB">
        <w:rPr>
          <w:rFonts w:ascii="微软雅黑" w:eastAsia="微软雅黑" w:hAnsi="微软雅黑" w:hint="eastAsia"/>
        </w:rPr>
        <w:t>-mm-</w:t>
      </w:r>
      <w:proofErr w:type="spellStart"/>
      <w:r w:rsidR="00796DBB" w:rsidRPr="00796DBB">
        <w:rPr>
          <w:rFonts w:ascii="微软雅黑" w:eastAsia="微软雅黑" w:hAnsi="微软雅黑" w:hint="eastAsia"/>
        </w:rPr>
        <w:t>dd</w:t>
      </w:r>
      <w:proofErr w:type="spellEnd"/>
      <w:r w:rsidR="00307435">
        <w:rPr>
          <w:rFonts w:ascii="微软雅黑" w:eastAsia="微软雅黑" w:hAnsi="微软雅黑" w:hint="eastAsia"/>
        </w:rPr>
        <w:t>）、加入</w:t>
      </w:r>
      <w:r w:rsidR="00796DBB" w:rsidRPr="00796DBB">
        <w:rPr>
          <w:rFonts w:ascii="微软雅黑" w:eastAsia="微软雅黑" w:hAnsi="微软雅黑" w:hint="eastAsia"/>
        </w:rPr>
        <w:t>上限（</w:t>
      </w:r>
      <w:r w:rsidR="00FD338E" w:rsidRPr="006012D9">
        <w:rPr>
          <w:rFonts w:ascii="微软雅黑" w:eastAsia="微软雅黑" w:hAnsi="微软雅黑" w:hint="eastAsia"/>
          <w:color w:val="948A54" w:themeColor="background2" w:themeShade="80"/>
        </w:rPr>
        <w:t>{</w:t>
      </w:r>
      <w:r w:rsidR="00FD338E">
        <w:rPr>
          <w:rFonts w:ascii="微软雅黑" w:eastAsia="微软雅黑" w:hAnsi="微软雅黑" w:hint="eastAsia"/>
          <w:color w:val="948A54" w:themeColor="background2" w:themeShade="80"/>
        </w:rPr>
        <w:t>单笔</w:t>
      </w:r>
      <w:r w:rsidR="00FD338E">
        <w:rPr>
          <w:rFonts w:ascii="微软雅黑" w:eastAsia="微软雅黑" w:hAnsi="微软雅黑"/>
          <w:color w:val="948A54" w:themeColor="background2" w:themeShade="80"/>
        </w:rPr>
        <w:t>限额</w:t>
      </w:r>
      <w:r w:rsidR="00FD338E">
        <w:rPr>
          <w:rFonts w:ascii="微软雅黑" w:eastAsia="微软雅黑" w:hAnsi="微软雅黑" w:hint="eastAsia"/>
          <w:color w:val="948A54" w:themeColor="background2" w:themeShade="80"/>
        </w:rPr>
        <w:t>xx元</w:t>
      </w:r>
      <w:r w:rsidR="00FD338E">
        <w:rPr>
          <w:rFonts w:ascii="微软雅黑" w:eastAsia="微软雅黑" w:hAnsi="微软雅黑"/>
          <w:color w:val="948A54" w:themeColor="background2" w:themeShade="80"/>
        </w:rPr>
        <w:t>，单户限额xx元</w:t>
      </w:r>
      <w:r w:rsidR="00FD338E" w:rsidRPr="006012D9">
        <w:rPr>
          <w:rFonts w:ascii="微软雅黑" w:eastAsia="微软雅黑" w:hAnsi="微软雅黑"/>
          <w:color w:val="948A54" w:themeColor="background2" w:themeShade="80"/>
        </w:rPr>
        <w:t>}，</w:t>
      </w:r>
      <w:r w:rsidR="00FD338E" w:rsidRPr="000655D5">
        <w:rPr>
          <w:rFonts w:ascii="微软雅黑" w:eastAsia="微软雅黑" w:hAnsi="微软雅黑"/>
        </w:rPr>
        <w:t>后台配置了单户限额，</w:t>
      </w:r>
      <w:r w:rsidR="00FD338E" w:rsidRPr="000655D5">
        <w:rPr>
          <w:rFonts w:ascii="微软雅黑" w:eastAsia="微软雅黑" w:hAnsi="微软雅黑" w:hint="eastAsia"/>
        </w:rPr>
        <w:t>则</w:t>
      </w:r>
      <w:r w:rsidR="00FD338E" w:rsidRPr="000655D5">
        <w:rPr>
          <w:rFonts w:ascii="微软雅黑" w:eastAsia="微软雅黑" w:hAnsi="微软雅黑"/>
        </w:rPr>
        <w:t>显示单户限额</w:t>
      </w:r>
      <w:r w:rsidR="00FD338E" w:rsidRPr="000655D5">
        <w:rPr>
          <w:rFonts w:ascii="微软雅黑" w:eastAsia="微软雅黑" w:hAnsi="微软雅黑" w:hint="eastAsia"/>
        </w:rPr>
        <w:t>，</w:t>
      </w:r>
      <w:r w:rsidR="00FD338E" w:rsidRPr="000655D5">
        <w:rPr>
          <w:rFonts w:ascii="微软雅黑" w:eastAsia="微软雅黑" w:hAnsi="微软雅黑"/>
        </w:rPr>
        <w:t>没有配置</w:t>
      </w:r>
      <w:r w:rsidR="00FD338E" w:rsidRPr="000655D5">
        <w:rPr>
          <w:rFonts w:ascii="微软雅黑" w:eastAsia="微软雅黑" w:hAnsi="微软雅黑" w:hint="eastAsia"/>
        </w:rPr>
        <w:t>只展示</w:t>
      </w:r>
      <w:r w:rsidR="00FD338E" w:rsidRPr="000655D5">
        <w:rPr>
          <w:rFonts w:ascii="微软雅黑" w:eastAsia="微软雅黑" w:hAnsi="微软雅黑"/>
        </w:rPr>
        <w:t>单笔限额</w:t>
      </w:r>
      <w:r w:rsidR="00FD338E">
        <w:rPr>
          <w:rFonts w:hint="eastAsia"/>
        </w:rPr>
        <w:t>，</w:t>
      </w:r>
      <w:r w:rsidR="008769A2">
        <w:rPr>
          <w:rFonts w:ascii="微软雅黑" w:eastAsia="微软雅黑" w:hAnsi="微软雅黑" w:hint="eastAsia"/>
        </w:rPr>
        <w:t>数值</w:t>
      </w:r>
      <w:proofErr w:type="gramStart"/>
      <w:r w:rsidR="008769A2">
        <w:rPr>
          <w:rFonts w:ascii="微软雅黑" w:eastAsia="微软雅黑" w:hAnsi="微软雅黑"/>
        </w:rPr>
        <w:t>上万单位</w:t>
      </w:r>
      <w:proofErr w:type="gramEnd"/>
      <w:r w:rsidR="008769A2">
        <w:rPr>
          <w:rFonts w:ascii="微软雅黑" w:eastAsia="微软雅黑" w:hAnsi="微软雅黑"/>
        </w:rPr>
        <w:t>为万元，</w:t>
      </w:r>
      <w:r w:rsidR="008769A2">
        <w:rPr>
          <w:rFonts w:ascii="微软雅黑" w:eastAsia="微软雅黑" w:hAnsi="微软雅黑" w:hint="eastAsia"/>
        </w:rPr>
        <w:t>数值</w:t>
      </w:r>
      <w:r w:rsidR="008769A2">
        <w:rPr>
          <w:rFonts w:ascii="微软雅黑" w:eastAsia="微软雅黑" w:hAnsi="微软雅黑"/>
        </w:rPr>
        <w:t>低于万元，单位为元</w:t>
      </w:r>
      <w:r w:rsidR="008769A2">
        <w:rPr>
          <w:rFonts w:ascii="微软雅黑" w:eastAsia="微软雅黑" w:hAnsi="微软雅黑" w:hint="eastAsia"/>
        </w:rPr>
        <w:t>，</w:t>
      </w:r>
      <w:r w:rsidR="008769A2">
        <w:rPr>
          <w:rFonts w:ascii="微软雅黑" w:eastAsia="微软雅黑" w:hAnsi="微软雅黑"/>
        </w:rPr>
        <w:t>保留小数点后两位</w:t>
      </w:r>
      <w:r w:rsidR="008A463D">
        <w:rPr>
          <w:rFonts w:ascii="微软雅黑" w:eastAsia="微软雅黑" w:hAnsi="微软雅黑" w:hint="eastAsia"/>
        </w:rPr>
        <w:t>），加入条件（</w:t>
      </w:r>
      <w:r w:rsidR="008A463D" w:rsidRPr="006012D9">
        <w:rPr>
          <w:rFonts w:ascii="微软雅黑" w:eastAsia="微软雅黑" w:hAnsi="微软雅黑" w:hint="eastAsia"/>
          <w:color w:val="948A54" w:themeColor="background2" w:themeShade="80"/>
        </w:rPr>
        <w:t>{最低出借额</w:t>
      </w:r>
      <w:r w:rsidR="008A463D" w:rsidRPr="006012D9">
        <w:rPr>
          <w:rFonts w:ascii="微软雅黑" w:eastAsia="微软雅黑" w:hAnsi="微软雅黑"/>
          <w:color w:val="948A54" w:themeColor="background2" w:themeShade="80"/>
        </w:rPr>
        <w:t>}</w:t>
      </w:r>
      <w:r w:rsidR="008A463D" w:rsidRPr="006012D9">
        <w:rPr>
          <w:rFonts w:ascii="微软雅黑" w:eastAsia="微软雅黑" w:hAnsi="微软雅黑" w:hint="eastAsia"/>
          <w:color w:val="948A54" w:themeColor="background2" w:themeShade="80"/>
        </w:rPr>
        <w:t>元</w:t>
      </w:r>
      <w:r w:rsidR="008A463D" w:rsidRPr="006012D9">
        <w:rPr>
          <w:rFonts w:ascii="微软雅黑" w:eastAsia="微软雅黑" w:hAnsi="微软雅黑"/>
          <w:color w:val="948A54" w:themeColor="background2" w:themeShade="80"/>
        </w:rPr>
        <w:t>起，并以</w:t>
      </w:r>
      <w:r w:rsidR="00D26E61">
        <w:rPr>
          <w:rFonts w:ascii="微软雅黑" w:eastAsia="微软雅黑" w:hAnsi="微软雅黑"/>
          <w:color w:val="948A54" w:themeColor="background2" w:themeShade="80"/>
        </w:rPr>
        <w:t>{</w:t>
      </w:r>
      <w:r w:rsidR="00D26E61">
        <w:rPr>
          <w:rFonts w:ascii="微软雅黑" w:eastAsia="微软雅黑" w:hAnsi="微软雅黑" w:hint="eastAsia"/>
          <w:color w:val="948A54" w:themeColor="background2" w:themeShade="80"/>
        </w:rPr>
        <w:t>步长</w:t>
      </w:r>
      <w:r w:rsidR="00D26E61">
        <w:rPr>
          <w:rFonts w:ascii="微软雅黑" w:eastAsia="微软雅黑" w:hAnsi="微软雅黑"/>
          <w:color w:val="948A54" w:themeColor="background2" w:themeShade="80"/>
        </w:rPr>
        <w:t>}</w:t>
      </w:r>
      <w:r w:rsidR="008A463D" w:rsidRPr="006012D9">
        <w:rPr>
          <w:rFonts w:ascii="微软雅黑" w:eastAsia="微软雅黑" w:hAnsi="微软雅黑" w:hint="eastAsia"/>
          <w:color w:val="948A54" w:themeColor="background2" w:themeShade="80"/>
        </w:rPr>
        <w:t>的</w:t>
      </w:r>
      <w:r w:rsidR="008A463D" w:rsidRPr="006012D9">
        <w:rPr>
          <w:rFonts w:ascii="微软雅黑" w:eastAsia="微软雅黑" w:hAnsi="微软雅黑"/>
          <w:color w:val="948A54" w:themeColor="background2" w:themeShade="80"/>
        </w:rPr>
        <w:t>整数</w:t>
      </w:r>
      <w:proofErr w:type="gramStart"/>
      <w:r w:rsidR="008A463D" w:rsidRPr="006012D9">
        <w:rPr>
          <w:rFonts w:ascii="微软雅黑" w:eastAsia="微软雅黑" w:hAnsi="微软雅黑"/>
          <w:color w:val="948A54" w:themeColor="background2" w:themeShade="80"/>
        </w:rPr>
        <w:t>倍</w:t>
      </w:r>
      <w:proofErr w:type="gramEnd"/>
      <w:r w:rsidR="008A463D" w:rsidRPr="006012D9">
        <w:rPr>
          <w:rFonts w:ascii="微软雅黑" w:eastAsia="微软雅黑" w:hAnsi="微软雅黑"/>
          <w:color w:val="948A54" w:themeColor="background2" w:themeShade="80"/>
        </w:rPr>
        <w:t>递增</w:t>
      </w:r>
      <w:r w:rsidR="00796DBB" w:rsidRPr="00796DBB">
        <w:rPr>
          <w:rFonts w:ascii="微软雅黑" w:eastAsia="微软雅黑" w:hAnsi="微软雅黑" w:hint="eastAsia"/>
        </w:rPr>
        <w:t>）。</w:t>
      </w:r>
    </w:p>
    <w:p w14:paraId="2C9959F2" w14:textId="3E8E1D87" w:rsidR="00796DBB" w:rsidRPr="00075A3A" w:rsidRDefault="005776B3" w:rsidP="00796DBB">
      <w:pPr>
        <w:rPr>
          <w:rFonts w:ascii="微软雅黑" w:eastAsia="微软雅黑" w:hAnsi="微软雅黑"/>
          <w:color w:val="000000" w:themeColor="text1"/>
        </w:rPr>
      </w:pPr>
      <w:r w:rsidRPr="00075A3A">
        <w:rPr>
          <w:rFonts w:ascii="微软雅黑" w:eastAsia="微软雅黑" w:hAnsi="微软雅黑" w:hint="eastAsia"/>
          <w:color w:val="000000" w:themeColor="text1"/>
        </w:rPr>
        <w:t>③</w:t>
      </w:r>
      <w:r w:rsidR="00CF6936" w:rsidRPr="00075A3A">
        <w:rPr>
          <w:rFonts w:ascii="微软雅黑" w:eastAsia="微软雅黑" w:hAnsi="微软雅黑" w:hint="eastAsia"/>
          <w:color w:val="000000" w:themeColor="text1"/>
        </w:rPr>
        <w:t>详情</w:t>
      </w:r>
    </w:p>
    <w:p w14:paraId="121C6E7C" w14:textId="11811982" w:rsidR="00796DBB" w:rsidRDefault="00CF6936" w:rsidP="00796DBB">
      <w:pPr>
        <w:rPr>
          <w:rFonts w:ascii="微软雅黑" w:eastAsia="微软雅黑" w:hAnsi="微软雅黑"/>
          <w:color w:val="000000" w:themeColor="text1"/>
        </w:rPr>
      </w:pPr>
      <w:proofErr w:type="spellStart"/>
      <w:r>
        <w:rPr>
          <w:rFonts w:ascii="微软雅黑" w:eastAsia="微软雅黑" w:hAnsi="微软雅黑" w:hint="eastAsia"/>
        </w:rPr>
        <w:t>i</w:t>
      </w:r>
      <w:proofErr w:type="spellEnd"/>
      <w:r>
        <w:rPr>
          <w:rFonts w:ascii="微软雅黑" w:eastAsia="微软雅黑" w:hAnsi="微软雅黑" w:hint="eastAsia"/>
        </w:rPr>
        <w:t>.</w:t>
      </w:r>
      <w:r w:rsidR="00917058">
        <w:rPr>
          <w:rFonts w:ascii="微软雅黑" w:eastAsia="微软雅黑" w:hAnsi="微软雅黑" w:hint="eastAsia"/>
        </w:rPr>
        <w:t>服务详情</w:t>
      </w:r>
    </w:p>
    <w:p w14:paraId="20BC4C52" w14:textId="4763356F" w:rsidR="006A4ECC" w:rsidRPr="006A4ECC" w:rsidRDefault="006A4ECC" w:rsidP="00796DBB">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自动投标服务在用户认可的标的范围内，对符合要求的标的进行优先自动投标，且回款本息在相应期限内自动复投，提高资金利用率，节省出借人的时间和精力。期限结束后自动投标服务会通过</w:t>
      </w: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债权转让平台进行转让退出。</w:t>
      </w:r>
    </w:p>
    <w:p w14:paraId="1E2A26F7" w14:textId="77777777" w:rsidR="006A4ECC" w:rsidRPr="00BD35AE" w:rsidRDefault="006A4ECC" w:rsidP="006A4ECC">
      <w:pPr>
        <w:rPr>
          <w:rFonts w:ascii="微软雅黑" w:eastAsia="微软雅黑" w:hAnsi="微软雅黑"/>
          <w:b/>
          <w:color w:val="948A54" w:themeColor="background2" w:themeShade="80"/>
          <w:sz w:val="18"/>
        </w:rPr>
      </w:pPr>
      <w:r w:rsidRPr="00BD35AE">
        <w:rPr>
          <w:rFonts w:ascii="微软雅黑" w:eastAsia="微软雅黑" w:hAnsi="微软雅黑" w:hint="eastAsia"/>
          <w:b/>
          <w:color w:val="948A54" w:themeColor="background2" w:themeShade="80"/>
          <w:sz w:val="18"/>
        </w:rPr>
        <w:t>出借标的</w:t>
      </w:r>
    </w:p>
    <w:p w14:paraId="52259158" w14:textId="77777777" w:rsidR="006A4ECC" w:rsidRPr="00BD35AE" w:rsidRDefault="006A4ECC" w:rsidP="006A4ECC">
      <w:pPr>
        <w:rPr>
          <w:rFonts w:ascii="微软雅黑" w:eastAsia="微软雅黑" w:hAnsi="微软雅黑"/>
          <w:color w:val="948A54" w:themeColor="background2" w:themeShade="80"/>
          <w:sz w:val="18"/>
        </w:rPr>
      </w:pPr>
      <w:proofErr w:type="gramStart"/>
      <w:r w:rsidRPr="00BD35AE">
        <w:rPr>
          <w:rFonts w:ascii="微软雅黑" w:eastAsia="微软雅黑" w:hAnsi="微软雅黑" w:hint="eastAsia"/>
          <w:color w:val="948A54" w:themeColor="background2" w:themeShade="80"/>
          <w:sz w:val="18"/>
        </w:rPr>
        <w:t>友金</w:t>
      </w:r>
      <w:proofErr w:type="gramEnd"/>
      <w:r w:rsidRPr="00BD35AE">
        <w:rPr>
          <w:rFonts w:ascii="微软雅黑" w:eastAsia="微软雅黑" w:hAnsi="微软雅黑" w:hint="eastAsia"/>
          <w:color w:val="948A54" w:themeColor="background2" w:themeShade="80"/>
          <w:sz w:val="18"/>
        </w:rPr>
        <w:t>e富</w:t>
      </w:r>
    </w:p>
    <w:p w14:paraId="67C74F28" w14:textId="3476ABBF" w:rsidR="00BD35AE" w:rsidRPr="00BD35AE" w:rsidRDefault="006A4ECC" w:rsidP="00796DBB">
      <w:pPr>
        <w:rPr>
          <w:rFonts w:ascii="微软雅黑" w:eastAsia="微软雅黑" w:hAnsi="微软雅黑"/>
          <w:b/>
          <w:color w:val="948A54" w:themeColor="background2" w:themeShade="80"/>
          <w:sz w:val="18"/>
        </w:rPr>
      </w:pPr>
      <w:r>
        <w:rPr>
          <w:rFonts w:ascii="微软雅黑" w:eastAsia="微软雅黑" w:hAnsi="微软雅黑" w:hint="eastAsia"/>
          <w:b/>
          <w:color w:val="948A54" w:themeColor="background2" w:themeShade="80"/>
          <w:sz w:val="18"/>
        </w:rPr>
        <w:t>借款项目</w:t>
      </w:r>
      <w:r>
        <w:rPr>
          <w:rFonts w:ascii="微软雅黑" w:eastAsia="微软雅黑" w:hAnsi="微软雅黑"/>
          <w:b/>
          <w:color w:val="948A54" w:themeColor="background2" w:themeShade="80"/>
          <w:sz w:val="18"/>
        </w:rPr>
        <w:t>来源</w:t>
      </w:r>
    </w:p>
    <w:p w14:paraId="51AEBC7B" w14:textId="77777777" w:rsidR="006A4ECC" w:rsidRDefault="006A4ECC" w:rsidP="00796DBB">
      <w:pPr>
        <w:rPr>
          <w:rFonts w:ascii="微软雅黑" w:eastAsia="微软雅黑" w:hAnsi="微软雅黑"/>
          <w:color w:val="948A54" w:themeColor="background2" w:themeShade="80"/>
          <w:sz w:val="18"/>
        </w:rPr>
      </w:pPr>
      <w:proofErr w:type="gramStart"/>
      <w:r w:rsidRPr="006A4ECC">
        <w:rPr>
          <w:rFonts w:ascii="微软雅黑" w:eastAsia="微软雅黑" w:hAnsi="微软雅黑" w:hint="eastAsia"/>
          <w:color w:val="948A54" w:themeColor="background2" w:themeShade="80"/>
          <w:sz w:val="18"/>
        </w:rPr>
        <w:t>友金服寻找</w:t>
      </w:r>
      <w:proofErr w:type="gramEnd"/>
      <w:r w:rsidRPr="006A4ECC">
        <w:rPr>
          <w:rFonts w:ascii="微软雅黑" w:eastAsia="微软雅黑" w:hAnsi="微软雅黑" w:hint="eastAsia"/>
          <w:color w:val="948A54" w:themeColor="background2" w:themeShade="80"/>
          <w:sz w:val="18"/>
        </w:rPr>
        <w:t>优质小额贷款目标客户（含个人和企业），主要客群是使用</w:t>
      </w:r>
      <w:proofErr w:type="gramStart"/>
      <w:r w:rsidRPr="006A4ECC">
        <w:rPr>
          <w:rFonts w:ascii="微软雅黑" w:eastAsia="微软雅黑" w:hAnsi="微软雅黑" w:hint="eastAsia"/>
          <w:color w:val="948A54" w:themeColor="background2" w:themeShade="80"/>
          <w:sz w:val="18"/>
        </w:rPr>
        <w:t>用</w:t>
      </w:r>
      <w:proofErr w:type="gramEnd"/>
      <w:r w:rsidRPr="006A4ECC">
        <w:rPr>
          <w:rFonts w:ascii="微软雅黑" w:eastAsia="微软雅黑" w:hAnsi="微软雅黑" w:hint="eastAsia"/>
          <w:color w:val="948A54" w:themeColor="background2" w:themeShade="80"/>
          <w:sz w:val="18"/>
        </w:rPr>
        <w:t>友财务软件、ERP软件的小微企业主客户，有房产的客户，有期</w:t>
      </w:r>
      <w:proofErr w:type="gramStart"/>
      <w:r w:rsidRPr="006A4ECC">
        <w:rPr>
          <w:rFonts w:ascii="微软雅黑" w:eastAsia="微软雅黑" w:hAnsi="微软雅黑" w:hint="eastAsia"/>
          <w:color w:val="948A54" w:themeColor="background2" w:themeShade="80"/>
          <w:sz w:val="18"/>
        </w:rPr>
        <w:t>缴</w:t>
      </w:r>
      <w:proofErr w:type="gramEnd"/>
      <w:r w:rsidRPr="006A4ECC">
        <w:rPr>
          <w:rFonts w:ascii="微软雅黑" w:eastAsia="微软雅黑" w:hAnsi="微软雅黑" w:hint="eastAsia"/>
          <w:color w:val="948A54" w:themeColor="background2" w:themeShade="80"/>
          <w:sz w:val="18"/>
        </w:rPr>
        <w:t>3年以上的寿险保单客户，有车的客户等</w:t>
      </w:r>
    </w:p>
    <w:p w14:paraId="4F7765D0" w14:textId="6161199E" w:rsidR="00BD35AE" w:rsidRPr="00BD35AE" w:rsidRDefault="006A4ECC" w:rsidP="00796DBB">
      <w:pPr>
        <w:rPr>
          <w:rFonts w:ascii="微软雅黑" w:eastAsia="微软雅黑" w:hAnsi="微软雅黑"/>
          <w:b/>
          <w:color w:val="948A54" w:themeColor="background2" w:themeShade="80"/>
          <w:sz w:val="18"/>
        </w:rPr>
      </w:pPr>
      <w:r>
        <w:rPr>
          <w:rFonts w:ascii="微软雅黑" w:eastAsia="微软雅黑" w:hAnsi="微软雅黑" w:hint="eastAsia"/>
          <w:b/>
          <w:color w:val="948A54" w:themeColor="background2" w:themeShade="80"/>
          <w:sz w:val="18"/>
        </w:rPr>
        <w:t>借款项目</w:t>
      </w:r>
      <w:r>
        <w:rPr>
          <w:rFonts w:ascii="微软雅黑" w:eastAsia="微软雅黑" w:hAnsi="微软雅黑"/>
          <w:b/>
          <w:color w:val="948A54" w:themeColor="background2" w:themeShade="80"/>
          <w:sz w:val="18"/>
        </w:rPr>
        <w:t>特点</w:t>
      </w:r>
    </w:p>
    <w:p w14:paraId="7153E8B7" w14:textId="77777777" w:rsidR="006A4ECC" w:rsidRP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1、小额分散，风险可控，平均每笔业务在20万元左右；</w:t>
      </w:r>
    </w:p>
    <w:p w14:paraId="3B13AD0A" w14:textId="77777777" w:rsidR="006A4ECC" w:rsidRP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2、等额还款，既能减轻借款客户还款压力，又能及时管控风险；</w:t>
      </w:r>
    </w:p>
    <w:p w14:paraId="0E384C4D" w14:textId="77777777" w:rsid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3、全流程管理，银行专家管理团队把控借款全流程；</w:t>
      </w:r>
    </w:p>
    <w:p w14:paraId="4A088ACE" w14:textId="4D0633BC" w:rsidR="006A4ECC" w:rsidRPr="00BD35AE" w:rsidRDefault="006A4ECC" w:rsidP="006A4ECC">
      <w:pPr>
        <w:rPr>
          <w:rFonts w:ascii="微软雅黑" w:eastAsia="微软雅黑" w:hAnsi="微软雅黑"/>
          <w:b/>
          <w:color w:val="948A54" w:themeColor="background2" w:themeShade="80"/>
          <w:sz w:val="18"/>
        </w:rPr>
      </w:pPr>
      <w:r>
        <w:rPr>
          <w:rFonts w:ascii="微软雅黑" w:eastAsia="微软雅黑" w:hAnsi="微软雅黑" w:hint="eastAsia"/>
          <w:b/>
          <w:color w:val="948A54" w:themeColor="background2" w:themeShade="80"/>
          <w:sz w:val="18"/>
        </w:rPr>
        <w:t>收益方式</w:t>
      </w:r>
      <w:proofErr w:type="spellStart"/>
      <w:r w:rsidR="00D2582A" w:rsidRPr="006A4ECC">
        <w:rPr>
          <w:rFonts w:ascii="微软雅黑" w:eastAsia="微软雅黑" w:hAnsi="微软雅黑" w:hint="eastAsia"/>
          <w:color w:val="948A54" w:themeColor="background2" w:themeShade="80"/>
          <w:sz w:val="18"/>
        </w:rPr>
        <w:t>i</w:t>
      </w:r>
      <w:proofErr w:type="spellEnd"/>
    </w:p>
    <w:p w14:paraId="0A602C66" w14:textId="09F31200" w:rsid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授权期限到期退出</w:t>
      </w:r>
      <w:r>
        <w:rPr>
          <w:rFonts w:ascii="微软雅黑" w:eastAsia="微软雅黑" w:hAnsi="微软雅黑"/>
          <w:color w:val="948A54" w:themeColor="background2" w:themeShade="80"/>
          <w:sz w:val="18"/>
        </w:rPr>
        <w:t xml:space="preserve"> </w:t>
      </w:r>
    </w:p>
    <w:p w14:paraId="5C172EB5" w14:textId="4E7B72D0" w:rsidR="006A4ECC" w:rsidRPr="006F7E93" w:rsidRDefault="006A4ECC" w:rsidP="006A4ECC">
      <w:pPr>
        <w:rPr>
          <w:rFonts w:ascii="微软雅黑" w:eastAsia="微软雅黑" w:hAnsi="微软雅黑"/>
          <w:color w:val="948A54" w:themeColor="background2" w:themeShade="80"/>
          <w:sz w:val="15"/>
        </w:rPr>
      </w:pPr>
      <w:r w:rsidRPr="006F7E93">
        <w:rPr>
          <w:rFonts w:ascii="微软雅黑" w:eastAsia="微软雅黑" w:hAnsi="微软雅黑" w:hint="eastAsia"/>
          <w:sz w:val="18"/>
        </w:rPr>
        <w:t>*</w:t>
      </w:r>
      <w:proofErr w:type="gramStart"/>
      <w:r w:rsidRPr="006F7E93">
        <w:rPr>
          <w:rFonts w:ascii="微软雅黑" w:eastAsia="微软雅黑" w:hAnsi="微软雅黑"/>
          <w:sz w:val="18"/>
        </w:rPr>
        <w:t>”</w:t>
      </w:r>
      <w:proofErr w:type="spellStart"/>
      <w:proofErr w:type="gramEnd"/>
      <w:r w:rsidRPr="006F7E93">
        <w:rPr>
          <w:rFonts w:ascii="微软雅黑" w:eastAsia="微软雅黑" w:hAnsi="微软雅黑"/>
          <w:sz w:val="18"/>
        </w:rPr>
        <w:t>i</w:t>
      </w:r>
      <w:proofErr w:type="spellEnd"/>
      <w:proofErr w:type="gramStart"/>
      <w:r w:rsidRPr="006F7E93">
        <w:rPr>
          <w:rFonts w:ascii="微软雅黑" w:eastAsia="微软雅黑" w:hAnsi="微软雅黑"/>
          <w:sz w:val="18"/>
        </w:rPr>
        <w:t>”</w:t>
      </w:r>
      <w:proofErr w:type="gramEnd"/>
      <w:r w:rsidRPr="006F7E93">
        <w:rPr>
          <w:rFonts w:ascii="微软雅黑" w:eastAsia="微软雅黑" w:hAnsi="微软雅黑"/>
          <w:sz w:val="18"/>
        </w:rPr>
        <w:t>,</w:t>
      </w:r>
      <w:r w:rsidRPr="006F7E93">
        <w:rPr>
          <w:rFonts w:ascii="微软雅黑" w:eastAsia="微软雅黑" w:hAnsi="微软雅黑" w:hint="eastAsia"/>
          <w:sz w:val="18"/>
        </w:rPr>
        <w:t>点击</w:t>
      </w:r>
      <w:r w:rsidRPr="006F7E93">
        <w:rPr>
          <w:rFonts w:ascii="微软雅黑" w:eastAsia="微软雅黑" w:hAnsi="微软雅黑"/>
          <w:sz w:val="18"/>
        </w:rPr>
        <w:t>后toast提示“</w:t>
      </w:r>
      <w:r w:rsidRPr="006F7E93">
        <w:rPr>
          <w:rFonts w:ascii="微软雅黑" w:eastAsia="微软雅黑" w:hAnsi="微软雅黑" w:hint="eastAsia"/>
          <w:color w:val="948A54" w:themeColor="background2" w:themeShade="80"/>
          <w:sz w:val="18"/>
        </w:rPr>
        <w:t>授权</w:t>
      </w:r>
      <w:r w:rsidRPr="006F7E93">
        <w:rPr>
          <w:rFonts w:ascii="微软雅黑" w:eastAsia="微软雅黑" w:hAnsi="微软雅黑"/>
          <w:color w:val="948A54" w:themeColor="background2" w:themeShade="80"/>
          <w:sz w:val="18"/>
        </w:rPr>
        <w:t>期间，友金服</w:t>
      </w:r>
      <w:r w:rsidRPr="006F7E93">
        <w:rPr>
          <w:rFonts w:ascii="微软雅黑" w:eastAsia="微软雅黑" w:hAnsi="微软雅黑" w:hint="eastAsia"/>
          <w:color w:val="948A54" w:themeColor="background2" w:themeShade="80"/>
          <w:sz w:val="18"/>
        </w:rPr>
        <w:t>会</w:t>
      </w:r>
      <w:r w:rsidR="00952B62">
        <w:rPr>
          <w:rFonts w:ascii="微软雅黑" w:eastAsia="微软雅黑" w:hAnsi="微软雅黑"/>
          <w:color w:val="948A54" w:themeColor="background2" w:themeShade="80"/>
          <w:sz w:val="18"/>
        </w:rPr>
        <w:t>不定期且随机向部分投资人发放投资奖励，友金服对此</w:t>
      </w:r>
      <w:r w:rsidR="00952B62">
        <w:rPr>
          <w:rFonts w:ascii="微软雅黑" w:eastAsia="微软雅黑" w:hAnsi="微软雅黑" w:hint="eastAsia"/>
          <w:color w:val="948A54" w:themeColor="background2" w:themeShade="80"/>
          <w:sz w:val="18"/>
        </w:rPr>
        <w:t>拥有</w:t>
      </w:r>
      <w:r w:rsidRPr="006F7E93">
        <w:rPr>
          <w:rFonts w:ascii="微软雅黑" w:eastAsia="微软雅黑" w:hAnsi="微软雅黑"/>
          <w:color w:val="948A54" w:themeColor="background2" w:themeShade="80"/>
          <w:sz w:val="18"/>
        </w:rPr>
        <w:t>绝对解释权。</w:t>
      </w:r>
      <w:r w:rsidRPr="006F7E93">
        <w:rPr>
          <w:rFonts w:ascii="微软雅黑" w:eastAsia="微软雅黑" w:hAnsi="微软雅黑"/>
          <w:sz w:val="18"/>
        </w:rPr>
        <w:t>”</w:t>
      </w:r>
    </w:p>
    <w:p w14:paraId="67610803" w14:textId="05E9CBE3" w:rsidR="00BD35AE" w:rsidRPr="00BD35AE" w:rsidRDefault="006A4ECC" w:rsidP="006A4ECC">
      <w:pPr>
        <w:rPr>
          <w:rFonts w:ascii="微软雅黑" w:eastAsia="微软雅黑" w:hAnsi="微软雅黑"/>
          <w:b/>
          <w:color w:val="948A54" w:themeColor="background2" w:themeShade="80"/>
          <w:sz w:val="18"/>
        </w:rPr>
      </w:pPr>
      <w:r>
        <w:rPr>
          <w:rFonts w:ascii="微软雅黑" w:eastAsia="微软雅黑" w:hAnsi="微软雅黑" w:hint="eastAsia"/>
          <w:b/>
          <w:color w:val="948A54" w:themeColor="background2" w:themeShade="80"/>
          <w:sz w:val="18"/>
        </w:rPr>
        <w:t>保障方式</w:t>
      </w:r>
    </w:p>
    <w:p w14:paraId="6E316BF2" w14:textId="77777777" w:rsidR="006A4ECC" w:rsidRDefault="006A4ECC" w:rsidP="00796DBB">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该服务所对应的标的均适用于</w:t>
      </w: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，并由系统实现标的分散出借</w:t>
      </w:r>
    </w:p>
    <w:p w14:paraId="30B1A59F" w14:textId="4E16DCDF" w:rsidR="00BD35AE" w:rsidRPr="00BD35AE" w:rsidRDefault="006F7E93" w:rsidP="00796DBB">
      <w:pPr>
        <w:rPr>
          <w:rFonts w:ascii="微软雅黑" w:eastAsia="微软雅黑" w:hAnsi="微软雅黑"/>
          <w:b/>
          <w:color w:val="948A54" w:themeColor="background2" w:themeShade="80"/>
          <w:sz w:val="18"/>
        </w:rPr>
      </w:pPr>
      <w:r>
        <w:rPr>
          <w:rFonts w:ascii="微软雅黑" w:eastAsia="微软雅黑" w:hAnsi="微软雅黑" w:hint="eastAsia"/>
          <w:b/>
          <w:color w:val="948A54" w:themeColor="background2" w:themeShade="80"/>
          <w:sz w:val="18"/>
        </w:rPr>
        <w:t>提前退出</w:t>
      </w:r>
    </w:p>
    <w:p w14:paraId="5421896A" w14:textId="77777777" w:rsidR="007D2B80" w:rsidRDefault="007D2B80" w:rsidP="00BD35AE">
      <w:pPr>
        <w:rPr>
          <w:rFonts w:ascii="微软雅黑" w:eastAsia="微软雅黑" w:hAnsi="微软雅黑"/>
          <w:color w:val="948A54" w:themeColor="background2" w:themeShade="80"/>
          <w:sz w:val="18"/>
        </w:rPr>
      </w:pPr>
      <w:r>
        <w:rPr>
          <w:rFonts w:ascii="微软雅黑" w:eastAsia="微软雅黑" w:hAnsi="微软雅黑" w:hint="eastAsia"/>
          <w:color w:val="948A54" w:themeColor="background2" w:themeShade="80"/>
          <w:sz w:val="18"/>
        </w:rPr>
        <w:t>提前退出</w:t>
      </w:r>
      <w:r>
        <w:rPr>
          <w:rFonts w:ascii="微软雅黑" w:eastAsia="微软雅黑" w:hAnsi="微软雅黑"/>
          <w:color w:val="948A54" w:themeColor="background2" w:themeShade="80"/>
          <w:sz w:val="18"/>
        </w:rPr>
        <w:t>时间：</w:t>
      </w:r>
      <w:r w:rsidR="006A4ECC" w:rsidRPr="006A4ECC">
        <w:rPr>
          <w:rFonts w:ascii="微软雅黑" w:eastAsia="微软雅黑" w:hAnsi="微软雅黑" w:hint="eastAsia"/>
          <w:color w:val="948A54" w:themeColor="background2" w:themeShade="80"/>
          <w:sz w:val="18"/>
        </w:rPr>
        <w:t>授权自动投标服务30天后至授权到期日前2</w:t>
      </w:r>
      <w:r>
        <w:rPr>
          <w:rFonts w:ascii="微软雅黑" w:eastAsia="微软雅黑" w:hAnsi="微软雅黑" w:hint="eastAsia"/>
          <w:color w:val="948A54" w:themeColor="background2" w:themeShade="80"/>
          <w:sz w:val="18"/>
        </w:rPr>
        <w:t>天可申请提前退出</w:t>
      </w:r>
    </w:p>
    <w:p w14:paraId="6F06168F" w14:textId="1CF2D409" w:rsidR="006A4ECC" w:rsidRDefault="007D2B80" w:rsidP="00BD35AE">
      <w:pPr>
        <w:rPr>
          <w:rFonts w:ascii="微软雅黑" w:eastAsia="微软雅黑" w:hAnsi="微软雅黑"/>
          <w:color w:val="948A54" w:themeColor="background2" w:themeShade="80"/>
          <w:sz w:val="18"/>
        </w:rPr>
      </w:pPr>
      <w:r>
        <w:rPr>
          <w:rFonts w:ascii="微软雅黑" w:eastAsia="微软雅黑" w:hAnsi="微软雅黑" w:hint="eastAsia"/>
          <w:color w:val="948A54" w:themeColor="background2" w:themeShade="80"/>
          <w:sz w:val="18"/>
        </w:rPr>
        <w:t>提前退出手续费：</w:t>
      </w:r>
      <w:r w:rsidR="00806788" w:rsidRPr="00806788">
        <w:rPr>
          <w:rFonts w:ascii="微软雅黑" w:eastAsia="微软雅黑" w:hAnsi="微软雅黑"/>
          <w:color w:val="948A54" w:themeColor="background2" w:themeShade="80"/>
          <w:sz w:val="18"/>
        </w:rPr>
        <w:t>授权自动投标金额的2.0%</w:t>
      </w:r>
    </w:p>
    <w:p w14:paraId="40E1B0E9" w14:textId="77D8D116" w:rsidR="006F7E93" w:rsidRPr="007A0181" w:rsidRDefault="006F7E93" w:rsidP="00BD35AE">
      <w:pPr>
        <w:rPr>
          <w:rFonts w:ascii="微软雅黑" w:eastAsia="微软雅黑" w:hAnsi="微软雅黑" w:hint="eastAsia"/>
          <w:color w:val="948A54" w:themeColor="background2" w:themeShade="80"/>
          <w:sz w:val="18"/>
        </w:rPr>
      </w:pPr>
      <w:r w:rsidRPr="006F7E93">
        <w:rPr>
          <w:rFonts w:ascii="微软雅黑" w:eastAsia="微软雅黑" w:hAnsi="微软雅黑"/>
          <w:color w:val="000000" w:themeColor="text1"/>
          <w:sz w:val="18"/>
        </w:rPr>
        <w:t>*</w:t>
      </w:r>
      <w:r w:rsidRPr="006F7E93">
        <w:rPr>
          <w:rFonts w:ascii="微软雅黑" w:eastAsia="微软雅黑" w:hAnsi="微软雅黑" w:hint="eastAsia"/>
          <w:color w:val="000000" w:themeColor="text1"/>
          <w:sz w:val="18"/>
        </w:rPr>
        <w:t>提前退出手续费</w:t>
      </w:r>
      <w:r w:rsidRPr="006F7E93">
        <w:rPr>
          <w:rFonts w:ascii="微软雅黑" w:eastAsia="微软雅黑" w:hAnsi="微软雅黑"/>
          <w:color w:val="000000" w:themeColor="text1"/>
          <w:sz w:val="18"/>
        </w:rPr>
        <w:t>的规则根据</w:t>
      </w:r>
      <w:hyperlink r:id="rId28" w:history="1">
        <w:r w:rsidRPr="006F7E93">
          <w:rPr>
            <w:rStyle w:val="ac"/>
            <w:rFonts w:ascii="微软雅黑" w:eastAsia="微软雅黑" w:hAnsi="微软雅黑"/>
            <w:sz w:val="18"/>
          </w:rPr>
          <w:t>PLATFORM-1903</w:t>
        </w:r>
      </w:hyperlink>
      <w:r w:rsidRPr="006F7E93">
        <w:rPr>
          <w:rFonts w:ascii="微软雅黑" w:eastAsia="微软雅黑" w:hAnsi="微软雅黑" w:hint="eastAsia"/>
          <w:color w:val="000000" w:themeColor="text1"/>
          <w:sz w:val="18"/>
        </w:rPr>
        <w:t>，</w:t>
      </w:r>
      <w:r w:rsidRPr="006F7E93">
        <w:rPr>
          <w:rFonts w:ascii="微软雅黑" w:eastAsia="微软雅黑" w:hAnsi="微软雅黑"/>
          <w:color w:val="000000" w:themeColor="text1"/>
          <w:sz w:val="18"/>
        </w:rPr>
        <w:t>后台开关打开时，</w:t>
      </w:r>
      <w:r w:rsidRPr="006F7E93">
        <w:rPr>
          <w:rFonts w:ascii="微软雅黑" w:eastAsia="微软雅黑" w:hAnsi="微软雅黑" w:hint="eastAsia"/>
          <w:color w:val="000000" w:themeColor="text1"/>
          <w:sz w:val="18"/>
        </w:rPr>
        <w:t>提前</w:t>
      </w:r>
      <w:r w:rsidRPr="006F7E93">
        <w:rPr>
          <w:rFonts w:ascii="微软雅黑" w:eastAsia="微软雅黑" w:hAnsi="微软雅黑"/>
          <w:color w:val="000000" w:themeColor="text1"/>
          <w:sz w:val="18"/>
        </w:rPr>
        <w:t>退出内容</w:t>
      </w:r>
      <w:r w:rsidRPr="006F7E93">
        <w:rPr>
          <w:rFonts w:ascii="微软雅黑" w:eastAsia="微软雅黑" w:hAnsi="微软雅黑" w:hint="eastAsia"/>
          <w:color w:val="000000" w:themeColor="text1"/>
          <w:sz w:val="18"/>
        </w:rPr>
        <w:t>改动</w:t>
      </w:r>
      <w:r w:rsidRPr="006F7E93">
        <w:rPr>
          <w:rFonts w:ascii="微软雅黑" w:eastAsia="微软雅黑" w:hAnsi="微软雅黑"/>
          <w:color w:val="000000" w:themeColor="text1"/>
          <w:sz w:val="18"/>
        </w:rPr>
        <w:t>。</w:t>
      </w:r>
      <w:r w:rsidR="006F7083" w:rsidRPr="006F7083">
        <w:rPr>
          <w:rFonts w:ascii="微软雅黑" w:eastAsia="微软雅黑" w:hAnsi="微软雅黑" w:hint="eastAsia"/>
          <w:color w:val="548DD4" w:themeColor="text2" w:themeTint="99"/>
          <w:sz w:val="18"/>
        </w:rPr>
        <w:t>（12.18补充）</w:t>
      </w:r>
      <w:r w:rsidR="007A0181">
        <w:rPr>
          <w:rFonts w:ascii="微软雅黑" w:eastAsia="微软雅黑" w:hAnsi="微软雅黑" w:hint="eastAsia"/>
          <w:color w:val="548DD4" w:themeColor="text2" w:themeTint="99"/>
          <w:sz w:val="18"/>
        </w:rPr>
        <w:t>。</w:t>
      </w:r>
      <w:r w:rsidR="00A129AD">
        <w:rPr>
          <w:rFonts w:ascii="微软雅黑" w:eastAsia="微软雅黑" w:hAnsi="微软雅黑" w:hint="eastAsia"/>
          <w:color w:val="000000" w:themeColor="text1"/>
          <w:sz w:val="18"/>
        </w:rPr>
        <w:t>新手标</w:t>
      </w:r>
      <w:r w:rsidR="00A129AD">
        <w:rPr>
          <w:rFonts w:ascii="微软雅黑" w:eastAsia="微软雅黑" w:hAnsi="微软雅黑"/>
          <w:color w:val="000000" w:themeColor="text1"/>
          <w:sz w:val="18"/>
        </w:rPr>
        <w:t>和有些</w:t>
      </w:r>
      <w:proofErr w:type="gramStart"/>
      <w:r w:rsidR="00A129AD">
        <w:rPr>
          <w:rFonts w:ascii="微软雅黑" w:eastAsia="微软雅黑" w:hAnsi="微软雅黑"/>
          <w:color w:val="000000" w:themeColor="text1"/>
          <w:sz w:val="18"/>
        </w:rPr>
        <w:t>活动标</w:t>
      </w:r>
      <w:r w:rsidR="007A0181" w:rsidRPr="007A0181">
        <w:rPr>
          <w:rFonts w:ascii="微软雅黑" w:eastAsia="微软雅黑" w:hAnsi="微软雅黑"/>
          <w:color w:val="000000" w:themeColor="text1"/>
          <w:sz w:val="18"/>
        </w:rPr>
        <w:t>不支持</w:t>
      </w:r>
      <w:proofErr w:type="gramEnd"/>
      <w:r w:rsidR="007A0181" w:rsidRPr="007A0181">
        <w:rPr>
          <w:rFonts w:ascii="微软雅黑" w:eastAsia="微软雅黑" w:hAnsi="微软雅黑"/>
          <w:color w:val="000000" w:themeColor="text1"/>
          <w:sz w:val="18"/>
        </w:rPr>
        <w:t>提前退出，所以这里展示文案：</w:t>
      </w:r>
      <w:r w:rsidR="007A0181" w:rsidRPr="007A0181">
        <w:rPr>
          <w:rFonts w:ascii="微软雅黑" w:eastAsia="微软雅黑" w:hAnsi="微软雅黑" w:hint="eastAsia"/>
          <w:color w:val="948A54" w:themeColor="background2" w:themeShade="80"/>
          <w:sz w:val="18"/>
        </w:rPr>
        <w:t>不支持</w:t>
      </w:r>
      <w:r w:rsidR="007A0181" w:rsidRPr="007A0181">
        <w:rPr>
          <w:rFonts w:ascii="微软雅黑" w:eastAsia="微软雅黑" w:hAnsi="微软雅黑"/>
          <w:color w:val="948A54" w:themeColor="background2" w:themeShade="80"/>
          <w:sz w:val="18"/>
        </w:rPr>
        <w:t>提前退出</w:t>
      </w:r>
      <w:r w:rsidR="007A0181">
        <w:rPr>
          <w:rFonts w:ascii="微软雅黑" w:eastAsia="微软雅黑" w:hAnsi="微软雅黑" w:hint="eastAsia"/>
          <w:color w:val="948A54" w:themeColor="background2" w:themeShade="80"/>
          <w:sz w:val="18"/>
        </w:rPr>
        <w:t>。</w:t>
      </w:r>
    </w:p>
    <w:p w14:paraId="2C99A267" w14:textId="6FE65F79" w:rsidR="00307435" w:rsidRDefault="00806788" w:rsidP="00BD35AE">
      <w:pPr>
        <w:rPr>
          <w:rFonts w:ascii="微软雅黑" w:eastAsia="微软雅黑" w:hAnsi="微软雅黑"/>
          <w:color w:val="000000" w:themeColor="text1"/>
        </w:rPr>
      </w:pPr>
      <w:r w:rsidRPr="00806788">
        <w:rPr>
          <w:rFonts w:ascii="微软雅黑" w:eastAsia="微软雅黑" w:hAnsi="微软雅黑" w:hint="eastAsia"/>
          <w:color w:val="000000" w:themeColor="text1"/>
        </w:rPr>
        <w:t>借款信息</w:t>
      </w:r>
      <w:r>
        <w:rPr>
          <w:rFonts w:ascii="微软雅黑" w:eastAsia="微软雅黑" w:hAnsi="微软雅黑" w:hint="eastAsia"/>
          <w:color w:val="000000" w:themeColor="text1"/>
        </w:rPr>
        <w:t>：</w:t>
      </w:r>
      <w:r>
        <w:rPr>
          <w:rFonts w:ascii="微软雅黑" w:eastAsia="微软雅黑" w:hAnsi="微软雅黑"/>
          <w:color w:val="000000" w:themeColor="text1"/>
        </w:rPr>
        <w:t>点击进入</w:t>
      </w:r>
      <w:r>
        <w:rPr>
          <w:rFonts w:ascii="微软雅黑" w:eastAsia="微软雅黑" w:hAnsi="微软雅黑" w:hint="eastAsia"/>
          <w:color w:val="000000" w:themeColor="text1"/>
        </w:rPr>
        <w:t>借款</w:t>
      </w:r>
      <w:r>
        <w:rPr>
          <w:rFonts w:ascii="微软雅黑" w:eastAsia="微软雅黑" w:hAnsi="微软雅黑"/>
          <w:color w:val="000000" w:themeColor="text1"/>
        </w:rPr>
        <w:t>信息</w:t>
      </w:r>
      <w:r>
        <w:rPr>
          <w:rFonts w:ascii="微软雅黑" w:eastAsia="微软雅黑" w:hAnsi="微软雅黑" w:hint="eastAsia"/>
          <w:color w:val="000000" w:themeColor="text1"/>
        </w:rPr>
        <w:t>页</w:t>
      </w:r>
      <w:r>
        <w:rPr>
          <w:rFonts w:ascii="微软雅黑" w:eastAsia="微软雅黑" w:hAnsi="微软雅黑"/>
          <w:color w:val="000000" w:themeColor="text1"/>
        </w:rPr>
        <w:t>。</w:t>
      </w:r>
      <w:bookmarkStart w:id="19" w:name="_GoBack"/>
      <w:bookmarkEnd w:id="19"/>
    </w:p>
    <w:p w14:paraId="401EA3E1" w14:textId="4099C4C7" w:rsidR="00806788" w:rsidRDefault="00806788" w:rsidP="00BD35AE">
      <w:pPr>
        <w:rPr>
          <w:rFonts w:ascii="微软雅黑" w:eastAsia="微软雅黑" w:hAnsi="微软雅黑"/>
          <w:color w:val="000000" w:themeColor="text1"/>
        </w:rPr>
      </w:pPr>
      <w:r w:rsidRPr="00806788">
        <w:rPr>
          <w:rFonts w:ascii="微软雅黑" w:eastAsia="微软雅黑" w:hAnsi="微软雅黑" w:hint="eastAsia"/>
          <w:color w:val="000000" w:themeColor="text1"/>
        </w:rPr>
        <w:t>风险揭示书</w:t>
      </w:r>
      <w:r>
        <w:rPr>
          <w:rFonts w:ascii="微软雅黑" w:eastAsia="微软雅黑" w:hAnsi="微软雅黑" w:hint="eastAsia"/>
          <w:color w:val="000000" w:themeColor="text1"/>
        </w:rPr>
        <w:t>：</w:t>
      </w:r>
      <w:r>
        <w:rPr>
          <w:rFonts w:ascii="微软雅黑" w:eastAsia="微软雅黑" w:hAnsi="微软雅黑"/>
          <w:color w:val="000000" w:themeColor="text1"/>
        </w:rPr>
        <w:t>点击进入</w:t>
      </w:r>
      <w:r w:rsidRPr="00806788">
        <w:rPr>
          <w:rFonts w:ascii="微软雅黑" w:eastAsia="微软雅黑" w:hAnsi="微软雅黑" w:hint="eastAsia"/>
          <w:color w:val="000000" w:themeColor="text1"/>
        </w:rPr>
        <w:t>风险揭示书</w:t>
      </w:r>
      <w:r>
        <w:rPr>
          <w:rFonts w:ascii="微软雅黑" w:eastAsia="微软雅黑" w:hAnsi="微软雅黑" w:hint="eastAsia"/>
          <w:color w:val="000000" w:themeColor="text1"/>
        </w:rPr>
        <w:t>页</w:t>
      </w:r>
      <w:r>
        <w:rPr>
          <w:rFonts w:ascii="微软雅黑" w:eastAsia="微软雅黑" w:hAnsi="微软雅黑"/>
          <w:color w:val="000000" w:themeColor="text1"/>
        </w:rPr>
        <w:t>。</w:t>
      </w:r>
    </w:p>
    <w:p w14:paraId="5857E813" w14:textId="335A8E47" w:rsidR="00806788" w:rsidRDefault="00806788" w:rsidP="00BD35AE">
      <w:pPr>
        <w:rPr>
          <w:rFonts w:ascii="微软雅黑" w:eastAsia="微软雅黑" w:hAnsi="微软雅黑"/>
          <w:color w:val="548DD4" w:themeColor="text2" w:themeTint="99"/>
          <w:sz w:val="18"/>
        </w:rPr>
      </w:pPr>
      <w:r w:rsidRPr="00806788">
        <w:rPr>
          <w:rFonts w:ascii="微软雅黑" w:eastAsia="微软雅黑" w:hAnsi="微软雅黑" w:hint="eastAsia"/>
          <w:color w:val="000000" w:themeColor="text1"/>
        </w:rPr>
        <w:lastRenderedPageBreak/>
        <w:t>服务协议</w:t>
      </w:r>
      <w:r>
        <w:rPr>
          <w:rFonts w:ascii="微软雅黑" w:eastAsia="微软雅黑" w:hAnsi="微软雅黑" w:hint="eastAsia"/>
          <w:color w:val="000000" w:themeColor="text1"/>
        </w:rPr>
        <w:t>：</w:t>
      </w:r>
      <w:r>
        <w:rPr>
          <w:rFonts w:ascii="微软雅黑" w:eastAsia="微软雅黑" w:hAnsi="微软雅黑"/>
          <w:color w:val="000000" w:themeColor="text1"/>
        </w:rPr>
        <w:t>点击进入</w:t>
      </w:r>
      <w:r w:rsidR="00215FA9">
        <w:rPr>
          <w:rFonts w:ascii="微软雅黑" w:eastAsia="微软雅黑" w:hAnsi="微软雅黑" w:hint="eastAsia"/>
          <w:color w:val="000000" w:themeColor="text1"/>
        </w:rPr>
        <w:t>自动投标</w:t>
      </w:r>
      <w:r w:rsidR="00215FA9">
        <w:rPr>
          <w:rFonts w:ascii="微软雅黑" w:eastAsia="微软雅黑" w:hAnsi="微软雅黑"/>
          <w:color w:val="000000" w:themeColor="text1"/>
        </w:rPr>
        <w:t>工具</w:t>
      </w:r>
      <w:r>
        <w:rPr>
          <w:rFonts w:ascii="微软雅黑" w:eastAsia="微软雅黑" w:hAnsi="微软雅黑"/>
          <w:color w:val="000000" w:themeColor="text1"/>
        </w:rPr>
        <w:t>服务协议页。</w:t>
      </w:r>
      <w:r w:rsidR="00215FA9" w:rsidRPr="006F7083">
        <w:rPr>
          <w:rFonts w:ascii="微软雅黑" w:eastAsia="微软雅黑" w:hAnsi="微软雅黑" w:hint="eastAsia"/>
          <w:color w:val="548DD4" w:themeColor="text2" w:themeTint="99"/>
          <w:sz w:val="18"/>
        </w:rPr>
        <w:t>（12.18补充）</w:t>
      </w:r>
    </w:p>
    <w:p w14:paraId="3411064C" w14:textId="2354B409" w:rsidR="00215FA9" w:rsidRPr="00215FA9" w:rsidRDefault="00215FA9" w:rsidP="00BD35AE">
      <w:pPr>
        <w:rPr>
          <w:rFonts w:ascii="微软雅黑" w:eastAsia="微软雅黑" w:hAnsi="微软雅黑"/>
          <w:color w:val="548DD4" w:themeColor="text2" w:themeTint="99"/>
          <w:sz w:val="18"/>
        </w:rPr>
      </w:pPr>
      <w:r>
        <w:rPr>
          <w:rFonts w:ascii="微软雅黑" w:eastAsia="微软雅黑" w:hAnsi="微软雅黑" w:hint="eastAsia"/>
          <w:color w:val="548DD4" w:themeColor="text2" w:themeTint="99"/>
          <w:sz w:val="18"/>
        </w:rPr>
        <w:t>*</w:t>
      </w:r>
      <w:r>
        <w:rPr>
          <w:rFonts w:ascii="微软雅黑" w:eastAsia="微软雅黑" w:hAnsi="微软雅黑"/>
          <w:color w:val="548DD4" w:themeColor="text2" w:themeTint="99"/>
          <w:sz w:val="18"/>
        </w:rPr>
        <w:t>上面三个入口仅在服务详情内显示</w:t>
      </w:r>
    </w:p>
    <w:p w14:paraId="1CF80E21" w14:textId="77777777" w:rsidR="00917058" w:rsidRDefault="00CF6936" w:rsidP="00796DBB">
      <w:pPr>
        <w:rPr>
          <w:rFonts w:ascii="微软雅黑" w:eastAsia="微软雅黑" w:hAnsi="微软雅黑"/>
        </w:rPr>
      </w:pPr>
      <w:r>
        <w:rPr>
          <w:rFonts w:ascii="微软雅黑" w:eastAsia="微软雅黑" w:hAnsi="微软雅黑"/>
        </w:rPr>
        <w:t>ii.</w:t>
      </w:r>
      <w:r w:rsidR="00917058">
        <w:rPr>
          <w:rFonts w:ascii="微软雅黑" w:eastAsia="微软雅黑" w:hAnsi="微软雅黑" w:hint="eastAsia"/>
        </w:rPr>
        <w:t>加入记录</w:t>
      </w:r>
    </w:p>
    <w:p w14:paraId="7342D11E" w14:textId="166F0FCA" w:rsidR="00917058" w:rsidRDefault="00917058" w:rsidP="00E523ED">
      <w:pPr>
        <w:ind w:firstLine="450"/>
        <w:rPr>
          <w:rFonts w:ascii="微软雅黑" w:eastAsia="微软雅黑" w:hAnsi="微软雅黑"/>
        </w:rPr>
      </w:pPr>
      <w:r>
        <w:rPr>
          <w:rFonts w:ascii="微软雅黑" w:eastAsia="微软雅黑" w:hAnsi="微软雅黑" w:hint="eastAsia"/>
        </w:rPr>
        <w:t>加入</w:t>
      </w:r>
      <w:r>
        <w:rPr>
          <w:rFonts w:ascii="微软雅黑" w:eastAsia="微软雅黑" w:hAnsi="微软雅黑"/>
        </w:rPr>
        <w:t>记录分为上下两部分内容展示。上部</w:t>
      </w:r>
      <w:r>
        <w:rPr>
          <w:rFonts w:ascii="微软雅黑" w:eastAsia="微软雅黑" w:hAnsi="微软雅黑" w:hint="eastAsia"/>
        </w:rPr>
        <w:t>展示加入</w:t>
      </w:r>
      <w:r>
        <w:rPr>
          <w:rFonts w:ascii="微软雅黑" w:eastAsia="微软雅黑" w:hAnsi="微软雅黑"/>
        </w:rPr>
        <w:t>该标的金额最多</w:t>
      </w:r>
      <w:r>
        <w:rPr>
          <w:rFonts w:ascii="微软雅黑" w:eastAsia="微软雅黑" w:hAnsi="微软雅黑" w:hint="eastAsia"/>
        </w:rPr>
        <w:t>的</w:t>
      </w:r>
      <w:r w:rsidR="000655D5">
        <w:rPr>
          <w:rFonts w:ascii="微软雅黑" w:eastAsia="微软雅黑" w:hAnsi="微软雅黑"/>
        </w:rPr>
        <w:t>前三名，</w:t>
      </w:r>
      <w:r w:rsidR="000655D5">
        <w:rPr>
          <w:rFonts w:ascii="微软雅黑" w:eastAsia="微软雅黑" w:hAnsi="微软雅黑" w:hint="eastAsia"/>
        </w:rPr>
        <w:t>根据</w:t>
      </w:r>
      <w:r w:rsidR="000655D5">
        <w:rPr>
          <w:rFonts w:ascii="微软雅黑" w:eastAsia="微软雅黑" w:hAnsi="微软雅黑"/>
        </w:rPr>
        <w:t>金额</w:t>
      </w:r>
      <w:r>
        <w:rPr>
          <w:rFonts w:ascii="微软雅黑" w:eastAsia="微软雅黑" w:hAnsi="微软雅黑"/>
        </w:rPr>
        <w:t>多到少</w:t>
      </w:r>
      <w:r>
        <w:rPr>
          <w:rFonts w:ascii="微软雅黑" w:eastAsia="微软雅黑" w:hAnsi="微软雅黑" w:hint="eastAsia"/>
        </w:rPr>
        <w:t>，</w:t>
      </w:r>
      <w:r>
        <w:rPr>
          <w:rFonts w:ascii="微软雅黑" w:eastAsia="微软雅黑" w:hAnsi="微软雅黑"/>
        </w:rPr>
        <w:t>从上</w:t>
      </w:r>
      <w:r>
        <w:rPr>
          <w:rFonts w:ascii="微软雅黑" w:eastAsia="微软雅黑" w:hAnsi="微软雅黑" w:hint="eastAsia"/>
        </w:rPr>
        <w:t>到</w:t>
      </w:r>
      <w:r>
        <w:rPr>
          <w:rFonts w:ascii="微软雅黑" w:eastAsia="微软雅黑" w:hAnsi="微软雅黑"/>
        </w:rPr>
        <w:t>下排列</w:t>
      </w:r>
      <w:r>
        <w:rPr>
          <w:rFonts w:ascii="微软雅黑" w:eastAsia="微软雅黑" w:hAnsi="微软雅黑" w:hint="eastAsia"/>
        </w:rPr>
        <w:t>；</w:t>
      </w:r>
      <w:r>
        <w:rPr>
          <w:rFonts w:ascii="微软雅黑" w:eastAsia="微软雅黑" w:hAnsi="微软雅黑"/>
        </w:rPr>
        <w:t>展示内容有：图标、</w:t>
      </w:r>
      <w:r>
        <w:rPr>
          <w:rFonts w:ascii="微软雅黑" w:eastAsia="微软雅黑" w:hAnsi="微软雅黑" w:hint="eastAsia"/>
        </w:rPr>
        <w:t>出借人（脱敏</w:t>
      </w:r>
      <w:r>
        <w:rPr>
          <w:rFonts w:ascii="微软雅黑" w:eastAsia="微软雅黑" w:hAnsi="微软雅黑"/>
        </w:rPr>
        <w:t>展示用户昵称</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出借</w:t>
      </w:r>
      <w:r>
        <w:rPr>
          <w:rFonts w:ascii="微软雅黑" w:eastAsia="微软雅黑" w:hAnsi="微软雅黑"/>
        </w:rPr>
        <w:t>金额</w:t>
      </w:r>
      <w:r>
        <w:rPr>
          <w:rFonts w:ascii="微软雅黑" w:eastAsia="微软雅黑" w:hAnsi="微软雅黑" w:hint="eastAsia"/>
        </w:rPr>
        <w:t>（元）、出借</w:t>
      </w:r>
      <w:r>
        <w:rPr>
          <w:rFonts w:ascii="微软雅黑" w:eastAsia="微软雅黑" w:hAnsi="微软雅黑"/>
        </w:rPr>
        <w:t>时间</w:t>
      </w:r>
      <w:r>
        <w:rPr>
          <w:rFonts w:ascii="微软雅黑" w:eastAsia="微软雅黑" w:hAnsi="微软雅黑" w:hint="eastAsia"/>
        </w:rPr>
        <w:t>（年月日</w:t>
      </w:r>
      <w:r>
        <w:rPr>
          <w:rFonts w:ascii="微软雅黑" w:eastAsia="微软雅黑" w:hAnsi="微软雅黑"/>
        </w:rPr>
        <w:t>时分秒</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下部按</w:t>
      </w:r>
      <w:r>
        <w:rPr>
          <w:rFonts w:ascii="微软雅黑" w:eastAsia="微软雅黑" w:hAnsi="微软雅黑"/>
        </w:rPr>
        <w:t>时间</w:t>
      </w:r>
      <w:r>
        <w:rPr>
          <w:rFonts w:ascii="微软雅黑" w:eastAsia="微软雅黑" w:hAnsi="微软雅黑" w:hint="eastAsia"/>
        </w:rPr>
        <w:t>倒叙</w:t>
      </w:r>
      <w:r>
        <w:rPr>
          <w:rFonts w:ascii="微软雅黑" w:eastAsia="微软雅黑" w:hAnsi="微软雅黑"/>
        </w:rPr>
        <w:t>展示加入标的</w:t>
      </w:r>
      <w:r>
        <w:rPr>
          <w:rFonts w:ascii="微软雅黑" w:eastAsia="微软雅黑" w:hAnsi="微软雅黑" w:hint="eastAsia"/>
        </w:rPr>
        <w:t>信息</w:t>
      </w:r>
      <w:r>
        <w:rPr>
          <w:rFonts w:ascii="微软雅黑" w:eastAsia="微软雅黑" w:hAnsi="微软雅黑"/>
        </w:rPr>
        <w:t>，展示内容有：</w:t>
      </w:r>
      <w:r>
        <w:rPr>
          <w:rFonts w:ascii="微软雅黑" w:eastAsia="微软雅黑" w:hAnsi="微软雅黑" w:hint="eastAsia"/>
        </w:rPr>
        <w:t>序号</w:t>
      </w:r>
      <w:r>
        <w:rPr>
          <w:rFonts w:ascii="微软雅黑" w:eastAsia="微软雅黑" w:hAnsi="微软雅黑"/>
        </w:rPr>
        <w:t>（</w:t>
      </w:r>
      <w:r>
        <w:rPr>
          <w:rFonts w:ascii="微软雅黑" w:eastAsia="微软雅黑" w:hAnsi="微软雅黑" w:hint="eastAsia"/>
        </w:rPr>
        <w:t>倒叙</w:t>
      </w:r>
      <w:r>
        <w:rPr>
          <w:rFonts w:ascii="微软雅黑" w:eastAsia="微软雅黑" w:hAnsi="微软雅黑"/>
        </w:rPr>
        <w:t>）、</w:t>
      </w:r>
      <w:r>
        <w:rPr>
          <w:rFonts w:ascii="微软雅黑" w:eastAsia="微软雅黑" w:hAnsi="微软雅黑" w:hint="eastAsia"/>
        </w:rPr>
        <w:t>出借人（脱敏</w:t>
      </w:r>
      <w:r>
        <w:rPr>
          <w:rFonts w:ascii="微软雅黑" w:eastAsia="微软雅黑" w:hAnsi="微软雅黑"/>
        </w:rPr>
        <w:t>展示用户昵称</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出借</w:t>
      </w:r>
      <w:r>
        <w:rPr>
          <w:rFonts w:ascii="微软雅黑" w:eastAsia="微软雅黑" w:hAnsi="微软雅黑"/>
        </w:rPr>
        <w:t>金额</w:t>
      </w:r>
      <w:r>
        <w:rPr>
          <w:rFonts w:ascii="微软雅黑" w:eastAsia="微软雅黑" w:hAnsi="微软雅黑" w:hint="eastAsia"/>
        </w:rPr>
        <w:t>（元）、出借</w:t>
      </w:r>
      <w:r>
        <w:rPr>
          <w:rFonts w:ascii="微软雅黑" w:eastAsia="微软雅黑" w:hAnsi="微软雅黑"/>
        </w:rPr>
        <w:t>时间</w:t>
      </w:r>
      <w:r>
        <w:rPr>
          <w:rFonts w:ascii="微软雅黑" w:eastAsia="微软雅黑" w:hAnsi="微软雅黑" w:hint="eastAsia"/>
        </w:rPr>
        <w:t>（年月日</w:t>
      </w:r>
      <w:r>
        <w:rPr>
          <w:rFonts w:ascii="微软雅黑" w:eastAsia="微软雅黑" w:hAnsi="微软雅黑"/>
        </w:rPr>
        <w:t>时分秒</w:t>
      </w:r>
      <w:r>
        <w:rPr>
          <w:rFonts w:ascii="微软雅黑" w:eastAsia="微软雅黑" w:hAnsi="微软雅黑" w:hint="eastAsia"/>
        </w:rPr>
        <w:t>）</w:t>
      </w:r>
      <w:r>
        <w:rPr>
          <w:rFonts w:ascii="微软雅黑" w:eastAsia="微软雅黑" w:hAnsi="微软雅黑"/>
        </w:rPr>
        <w:t>。</w:t>
      </w:r>
    </w:p>
    <w:p w14:paraId="7974F1D9" w14:textId="4B19D1D0" w:rsidR="00E523ED" w:rsidRDefault="00E523ED" w:rsidP="00E523ED">
      <w:pPr>
        <w:ind w:firstLine="450"/>
        <w:rPr>
          <w:rFonts w:ascii="微软雅黑" w:eastAsia="微软雅黑" w:hAnsi="微软雅黑"/>
        </w:rPr>
      </w:pPr>
      <w:r>
        <w:rPr>
          <w:rFonts w:ascii="微软雅黑" w:eastAsia="微软雅黑" w:hAnsi="微软雅黑" w:hint="eastAsia"/>
        </w:rPr>
        <w:t>无记录</w:t>
      </w:r>
      <w:r>
        <w:rPr>
          <w:rFonts w:ascii="微软雅黑" w:eastAsia="微软雅黑" w:hAnsi="微软雅黑"/>
        </w:rPr>
        <w:t>时，展示空状态。</w:t>
      </w:r>
      <w:r w:rsidRPr="00E523ED">
        <w:rPr>
          <w:rFonts w:ascii="微软雅黑" w:eastAsia="微软雅黑" w:hAnsi="微软雅黑"/>
          <w:color w:val="548DD4" w:themeColor="text2" w:themeTint="99"/>
        </w:rPr>
        <w:t>（</w:t>
      </w:r>
      <w:r w:rsidRPr="00E523ED">
        <w:rPr>
          <w:rFonts w:ascii="微软雅黑" w:eastAsia="微软雅黑" w:hAnsi="微软雅黑" w:hint="eastAsia"/>
          <w:color w:val="548DD4" w:themeColor="text2" w:themeTint="99"/>
        </w:rPr>
        <w:t>12.19补充</w:t>
      </w:r>
      <w:r w:rsidRPr="00E523ED">
        <w:rPr>
          <w:rFonts w:ascii="微软雅黑" w:eastAsia="微软雅黑" w:hAnsi="微软雅黑"/>
          <w:color w:val="548DD4" w:themeColor="text2" w:themeTint="99"/>
        </w:rPr>
        <w:t>）</w:t>
      </w:r>
    </w:p>
    <w:p w14:paraId="655D5086" w14:textId="4B1FA2FB" w:rsidR="00796DBB" w:rsidRDefault="00917058" w:rsidP="00796DBB">
      <w:pPr>
        <w:rPr>
          <w:rFonts w:ascii="微软雅黑" w:eastAsia="微软雅黑" w:hAnsi="微软雅黑"/>
        </w:rPr>
      </w:pPr>
      <w:r>
        <w:rPr>
          <w:rFonts w:ascii="微软雅黑" w:eastAsia="微软雅黑" w:hAnsi="微软雅黑" w:hint="eastAsia"/>
        </w:rPr>
        <w:t xml:space="preserve"> </w:t>
      </w:r>
      <w:r w:rsidR="00CF6936">
        <w:rPr>
          <w:rFonts w:ascii="微软雅黑" w:eastAsia="微软雅黑" w:hAnsi="微软雅黑" w:hint="eastAsia"/>
        </w:rPr>
        <w:t>iii.</w:t>
      </w:r>
      <w:r>
        <w:rPr>
          <w:rFonts w:ascii="微软雅黑" w:eastAsia="微软雅黑" w:hAnsi="微软雅黑" w:hint="eastAsia"/>
        </w:rPr>
        <w:t>常见问题</w:t>
      </w:r>
    </w:p>
    <w:p w14:paraId="47E722C9" w14:textId="3DAC1F34" w:rsidR="00CF6936" w:rsidRPr="00BD35AE"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1.</w:t>
      </w:r>
      <w:r w:rsidR="006A4ECC" w:rsidRPr="006A4ECC">
        <w:rPr>
          <w:rFonts w:hint="eastAsia"/>
        </w:rPr>
        <w:t xml:space="preserve"> </w:t>
      </w:r>
      <w:r w:rsidR="006A4ECC" w:rsidRPr="006A4ECC">
        <w:rPr>
          <w:rFonts w:ascii="微软雅黑" w:eastAsia="微软雅黑" w:hAnsi="微软雅黑" w:hint="eastAsia"/>
          <w:color w:val="948A54" w:themeColor="background2" w:themeShade="80"/>
          <w:sz w:val="18"/>
        </w:rPr>
        <w:t>什么是自动投标工具？</w:t>
      </w:r>
    </w:p>
    <w:p w14:paraId="5B73E4DB" w14:textId="77777777" w:rsidR="006A4ECC" w:rsidRDefault="006A4ECC" w:rsidP="00796DBB">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是</w:t>
      </w:r>
      <w:proofErr w:type="gramStart"/>
      <w:r w:rsidRPr="006A4ECC">
        <w:rPr>
          <w:rFonts w:ascii="微软雅黑" w:eastAsia="微软雅黑" w:hAnsi="微软雅黑" w:hint="eastAsia"/>
          <w:color w:val="948A54" w:themeColor="background2" w:themeShade="80"/>
          <w:sz w:val="18"/>
        </w:rPr>
        <w:t>友金服推出</w:t>
      </w:r>
      <w:proofErr w:type="gramEnd"/>
      <w:r w:rsidRPr="006A4ECC">
        <w:rPr>
          <w:rFonts w:ascii="微软雅黑" w:eastAsia="微软雅黑" w:hAnsi="微软雅黑" w:hint="eastAsia"/>
          <w:color w:val="948A54" w:themeColor="background2" w:themeShade="80"/>
          <w:sz w:val="18"/>
        </w:rPr>
        <w:t>的“出借人在授权服务期内对借款项目进行优先自动授权出借及到期退出或提前退出时优先自动转让债权”的服务，是便捷、高效的自动投标工具。</w:t>
      </w:r>
    </w:p>
    <w:p w14:paraId="591EA44C" w14:textId="77777777" w:rsidR="006A4ECC" w:rsidRDefault="006B77AC" w:rsidP="00796DBB">
      <w:pPr>
        <w:rPr>
          <w:rFonts w:ascii="微软雅黑" w:eastAsia="微软雅黑" w:hAnsi="微软雅黑"/>
          <w:color w:val="948A54" w:themeColor="background2" w:themeShade="80"/>
          <w:sz w:val="18"/>
        </w:rPr>
      </w:pPr>
      <w:r w:rsidRPr="006B77AC">
        <w:rPr>
          <w:rFonts w:ascii="微软雅黑" w:eastAsia="微软雅黑" w:hAnsi="微软雅黑" w:hint="eastAsia"/>
          <w:color w:val="948A54" w:themeColor="background2" w:themeShade="80"/>
          <w:sz w:val="18"/>
        </w:rPr>
        <w:t>2.</w:t>
      </w:r>
      <w:r w:rsidR="006A4ECC" w:rsidRPr="006A4ECC">
        <w:rPr>
          <w:rFonts w:hint="eastAsia"/>
        </w:rPr>
        <w:t xml:space="preserve"> </w:t>
      </w:r>
      <w:r w:rsidR="006A4ECC" w:rsidRPr="006A4ECC">
        <w:rPr>
          <w:rFonts w:ascii="微软雅黑" w:eastAsia="微软雅黑" w:hAnsi="微软雅黑" w:hint="eastAsia"/>
          <w:color w:val="948A54" w:themeColor="background2" w:themeShade="80"/>
          <w:sz w:val="18"/>
        </w:rPr>
        <w:t>自动投标工具发布时间</w:t>
      </w:r>
    </w:p>
    <w:p w14:paraId="2DC9A696" w14:textId="77777777" w:rsidR="006A4ECC" w:rsidRDefault="006A4ECC" w:rsidP="00796DBB">
      <w:pPr>
        <w:rPr>
          <w:rFonts w:ascii="微软雅黑" w:eastAsia="微软雅黑" w:hAnsi="微软雅黑"/>
          <w:color w:val="948A54" w:themeColor="background2" w:themeShade="80"/>
          <w:sz w:val="18"/>
        </w:rPr>
      </w:pP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将根据实际情况灵活调整发布计划，具体发布时间以</w:t>
      </w:r>
      <w:proofErr w:type="gramStart"/>
      <w:r w:rsidRPr="006A4ECC">
        <w:rPr>
          <w:rFonts w:ascii="微软雅黑" w:eastAsia="微软雅黑" w:hAnsi="微软雅黑" w:hint="eastAsia"/>
          <w:color w:val="948A54" w:themeColor="background2" w:themeShade="80"/>
          <w:sz w:val="18"/>
        </w:rPr>
        <w:t>官网实际</w:t>
      </w:r>
      <w:proofErr w:type="gramEnd"/>
      <w:r w:rsidRPr="006A4ECC">
        <w:rPr>
          <w:rFonts w:ascii="微软雅黑" w:eastAsia="微软雅黑" w:hAnsi="微软雅黑" w:hint="eastAsia"/>
          <w:color w:val="948A54" w:themeColor="background2" w:themeShade="80"/>
          <w:sz w:val="18"/>
        </w:rPr>
        <w:t>发布为准。</w:t>
      </w:r>
    </w:p>
    <w:p w14:paraId="6AF33A6D" w14:textId="77777777" w:rsidR="006A4ECC"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3.</w:t>
      </w:r>
      <w:r w:rsidR="006A4ECC" w:rsidRPr="006A4ECC">
        <w:rPr>
          <w:rFonts w:hint="eastAsia"/>
        </w:rPr>
        <w:t xml:space="preserve"> </w:t>
      </w:r>
      <w:r w:rsidR="006A4ECC" w:rsidRPr="006A4ECC">
        <w:rPr>
          <w:rFonts w:ascii="微软雅黑" w:eastAsia="微软雅黑" w:hAnsi="微软雅黑" w:hint="eastAsia"/>
          <w:color w:val="948A54" w:themeColor="background2" w:themeShade="80"/>
          <w:sz w:val="18"/>
        </w:rPr>
        <w:t>服务到期后如何退出？</w:t>
      </w:r>
    </w:p>
    <w:p w14:paraId="15BD81F5" w14:textId="77777777" w:rsidR="006A4ECC" w:rsidRDefault="006A4ECC" w:rsidP="00796DBB">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服务到期当日，系统将优先自动转让债权为您退出服务，债权转让期间仍将获得收益，但平台不承诺转让时效。</w:t>
      </w:r>
    </w:p>
    <w:p w14:paraId="13A2FB4B" w14:textId="77777777" w:rsidR="006A4ECC"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4.</w:t>
      </w:r>
      <w:r w:rsidR="006A4ECC" w:rsidRPr="006A4ECC">
        <w:rPr>
          <w:rFonts w:hint="eastAsia"/>
        </w:rPr>
        <w:t xml:space="preserve"> </w:t>
      </w:r>
      <w:proofErr w:type="gramStart"/>
      <w:r w:rsidR="006A4ECC" w:rsidRPr="006A4ECC">
        <w:rPr>
          <w:rFonts w:ascii="微软雅黑" w:eastAsia="微软雅黑" w:hAnsi="微软雅黑" w:hint="eastAsia"/>
          <w:color w:val="948A54" w:themeColor="background2" w:themeShade="80"/>
          <w:sz w:val="18"/>
        </w:rPr>
        <w:t>友金服如何</w:t>
      </w:r>
      <w:proofErr w:type="gramEnd"/>
      <w:r w:rsidR="006A4ECC" w:rsidRPr="006A4ECC">
        <w:rPr>
          <w:rFonts w:ascii="微软雅黑" w:eastAsia="微软雅黑" w:hAnsi="微软雅黑" w:hint="eastAsia"/>
          <w:color w:val="948A54" w:themeColor="background2" w:themeShade="80"/>
          <w:sz w:val="18"/>
        </w:rPr>
        <w:t>管理借款项目？</w:t>
      </w:r>
    </w:p>
    <w:p w14:paraId="7EF48783" w14:textId="77777777" w:rsidR="006A4ECC" w:rsidRDefault="006A4ECC" w:rsidP="00796DBB">
      <w:pPr>
        <w:rPr>
          <w:rFonts w:ascii="微软雅黑" w:eastAsia="微软雅黑" w:hAnsi="微软雅黑"/>
          <w:color w:val="948A54" w:themeColor="background2" w:themeShade="80"/>
          <w:sz w:val="18"/>
        </w:rPr>
      </w:pPr>
      <w:proofErr w:type="gramStart"/>
      <w:r w:rsidRPr="006A4ECC">
        <w:rPr>
          <w:rFonts w:ascii="微软雅黑" w:eastAsia="微软雅黑" w:hAnsi="微软雅黑" w:hint="eastAsia"/>
          <w:color w:val="948A54" w:themeColor="background2" w:themeShade="80"/>
          <w:sz w:val="18"/>
        </w:rPr>
        <w:t>友金服拥</w:t>
      </w:r>
      <w:proofErr w:type="gramEnd"/>
      <w:r w:rsidRPr="006A4ECC">
        <w:rPr>
          <w:rFonts w:ascii="微软雅黑" w:eastAsia="微软雅黑" w:hAnsi="微软雅黑" w:hint="eastAsia"/>
          <w:color w:val="948A54" w:themeColor="background2" w:themeShade="80"/>
          <w:sz w:val="18"/>
        </w:rPr>
        <w:t>有一套科学有效的信用审核流程和标准，对借款用户进行多维度信用风险分析。同时</w:t>
      </w:r>
      <w:proofErr w:type="gramStart"/>
      <w:r w:rsidRPr="006A4ECC">
        <w:rPr>
          <w:rFonts w:ascii="微软雅黑" w:eastAsia="微软雅黑" w:hAnsi="微软雅黑" w:hint="eastAsia"/>
          <w:color w:val="948A54" w:themeColor="background2" w:themeShade="80"/>
          <w:sz w:val="18"/>
        </w:rPr>
        <w:t>友金服建立</w:t>
      </w:r>
      <w:proofErr w:type="gramEnd"/>
      <w:r w:rsidRPr="006A4ECC">
        <w:rPr>
          <w:rFonts w:ascii="微软雅黑" w:eastAsia="微软雅黑" w:hAnsi="微软雅黑" w:hint="eastAsia"/>
          <w:color w:val="948A54" w:themeColor="background2" w:themeShade="80"/>
          <w:sz w:val="18"/>
        </w:rPr>
        <w:t>了完整严谨的风险管理体系包括借前调查、借款审查和借后管理以控制借款逾期违约的风险。</w:t>
      </w:r>
    </w:p>
    <w:p w14:paraId="67B51680" w14:textId="77777777" w:rsidR="006A4ECC" w:rsidRDefault="00CF6936" w:rsidP="00796DBB">
      <w:pPr>
        <w:rPr>
          <w:rFonts w:ascii="微软雅黑" w:eastAsia="微软雅黑" w:hAnsi="微软雅黑"/>
          <w:color w:val="948A54" w:themeColor="background2" w:themeShade="80"/>
          <w:sz w:val="18"/>
        </w:rPr>
      </w:pPr>
      <w:r w:rsidRPr="00BD35AE">
        <w:rPr>
          <w:rFonts w:ascii="微软雅黑" w:eastAsia="微软雅黑" w:hAnsi="微软雅黑" w:hint="eastAsia"/>
          <w:color w:val="948A54" w:themeColor="background2" w:themeShade="80"/>
          <w:sz w:val="18"/>
        </w:rPr>
        <w:t>5.</w:t>
      </w:r>
      <w:r w:rsidR="006A4ECC" w:rsidRPr="006A4ECC">
        <w:rPr>
          <w:rFonts w:hint="eastAsia"/>
        </w:rPr>
        <w:t xml:space="preserve"> </w:t>
      </w:r>
      <w:proofErr w:type="gramStart"/>
      <w:r w:rsidR="006A4ECC" w:rsidRPr="006A4ECC">
        <w:rPr>
          <w:rFonts w:ascii="微软雅黑" w:eastAsia="微软雅黑" w:hAnsi="微软雅黑" w:hint="eastAsia"/>
          <w:color w:val="948A54" w:themeColor="background2" w:themeShade="80"/>
          <w:sz w:val="18"/>
        </w:rPr>
        <w:t>友金服如何</w:t>
      </w:r>
      <w:proofErr w:type="gramEnd"/>
      <w:r w:rsidR="006A4ECC" w:rsidRPr="006A4ECC">
        <w:rPr>
          <w:rFonts w:ascii="微软雅黑" w:eastAsia="微软雅黑" w:hAnsi="微软雅黑" w:hint="eastAsia"/>
          <w:color w:val="948A54" w:themeColor="background2" w:themeShade="80"/>
          <w:sz w:val="18"/>
        </w:rPr>
        <w:t>审核接口项目？</w:t>
      </w:r>
    </w:p>
    <w:p w14:paraId="3DBA4783" w14:textId="77777777" w:rsidR="006A4ECC" w:rsidRP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1、借前调查：</w:t>
      </w:r>
    </w:p>
    <w:p w14:paraId="2E564276" w14:textId="77777777" w:rsidR="006A4ECC" w:rsidRPr="006A4ECC" w:rsidRDefault="006A4ECC" w:rsidP="006A4ECC">
      <w:pPr>
        <w:rPr>
          <w:rFonts w:ascii="微软雅黑" w:eastAsia="微软雅黑" w:hAnsi="微软雅黑"/>
          <w:color w:val="948A54" w:themeColor="background2" w:themeShade="80"/>
          <w:sz w:val="18"/>
        </w:rPr>
      </w:pP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的借款项目主要来自于用友软件小微企业主及社会有借款需求的个人或企业，在借款人提出借款申请后，</w:t>
      </w: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将通过网络、电话、实地走访及其他任何有效的途径，对借款人情况进行系统性的多维度的调查、分析，包括：借款人的工作/经营情况、收入偿债能力、财务状况、家庭资产以及借款用途等，最大程度的降低借款人的欺诈和信用风险。</w:t>
      </w:r>
    </w:p>
    <w:p w14:paraId="3E40627D" w14:textId="77777777" w:rsidR="006A4ECC" w:rsidRP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2、借款审查：</w:t>
      </w:r>
    </w:p>
    <w:p w14:paraId="470F2309" w14:textId="77777777" w:rsidR="006A4ECC" w:rsidRP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经验丰富的借款审查人员，对借款申请材料、借款及担保协议等进行综合判断，结合</w:t>
      </w: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信用风险分析系统的评估结果，按照“审贷分离”的原则进行双重审核并最终决定批核结果。</w:t>
      </w:r>
    </w:p>
    <w:p w14:paraId="2ABFF101" w14:textId="77777777" w:rsidR="006A4ECC" w:rsidRP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lastRenderedPageBreak/>
        <w:t>3、借后管理：</w:t>
      </w:r>
    </w:p>
    <w:p w14:paraId="6E8C16CC" w14:textId="77777777" w:rsidR="006A4ECC" w:rsidRDefault="006A4ECC" w:rsidP="006A4ECC">
      <w:pPr>
        <w:rPr>
          <w:rFonts w:ascii="微软雅黑" w:eastAsia="微软雅黑" w:hAnsi="微软雅黑"/>
          <w:color w:val="948A54" w:themeColor="background2" w:themeShade="80"/>
          <w:sz w:val="18"/>
        </w:rPr>
      </w:pPr>
      <w:r w:rsidRPr="006A4ECC">
        <w:rPr>
          <w:rFonts w:ascii="微软雅黑" w:eastAsia="微软雅黑" w:hAnsi="微软雅黑" w:hint="eastAsia"/>
          <w:color w:val="948A54" w:themeColor="background2" w:themeShade="80"/>
          <w:sz w:val="18"/>
        </w:rPr>
        <w:t>借款发放后，</w:t>
      </w:r>
      <w:proofErr w:type="gramStart"/>
      <w:r w:rsidRPr="006A4ECC">
        <w:rPr>
          <w:rFonts w:ascii="微软雅黑" w:eastAsia="微软雅黑" w:hAnsi="微软雅黑" w:hint="eastAsia"/>
          <w:color w:val="948A54" w:themeColor="background2" w:themeShade="80"/>
          <w:sz w:val="18"/>
        </w:rPr>
        <w:t>友金服</w:t>
      </w:r>
      <w:proofErr w:type="gramEnd"/>
      <w:r w:rsidRPr="006A4ECC">
        <w:rPr>
          <w:rFonts w:ascii="微软雅黑" w:eastAsia="微软雅黑" w:hAnsi="微软雅黑" w:hint="eastAsia"/>
          <w:color w:val="948A54" w:themeColor="background2" w:themeShade="80"/>
          <w:sz w:val="18"/>
        </w:rPr>
        <w:t>定期对借款人进行还款提醒、电话回访、跟进调查等，以确保借款的安全及还款的准时、足额。</w:t>
      </w:r>
    </w:p>
    <w:p w14:paraId="356C7844" w14:textId="0F5380CE" w:rsidR="00796DBB" w:rsidRDefault="00CF6936" w:rsidP="006A4ECC">
      <w:pPr>
        <w:rPr>
          <w:rFonts w:ascii="微软雅黑" w:eastAsia="微软雅黑" w:hAnsi="微软雅黑"/>
        </w:rPr>
      </w:pPr>
      <w:r>
        <w:rPr>
          <w:rFonts w:ascii="微软雅黑" w:eastAsia="微软雅黑" w:hAnsi="微软雅黑"/>
        </w:rPr>
        <w:t>iv.</w:t>
      </w:r>
      <w:r w:rsidR="00796DBB" w:rsidRPr="005776B3">
        <w:rPr>
          <w:rFonts w:ascii="微软雅黑" w:eastAsia="微软雅黑" w:hAnsi="微软雅黑" w:hint="eastAsia"/>
        </w:rPr>
        <w:t>交互：向上滑动页面，tab栏划到页面顶部后不跟随页面滑动。下拉页面，tab栏不跟随滑动，</w:t>
      </w:r>
      <w:proofErr w:type="gramStart"/>
      <w:r w:rsidR="00796DBB" w:rsidRPr="005776B3">
        <w:rPr>
          <w:rFonts w:ascii="微软雅黑" w:eastAsia="微软雅黑" w:hAnsi="微软雅黑" w:hint="eastAsia"/>
        </w:rPr>
        <w:t>当内容</w:t>
      </w:r>
      <w:proofErr w:type="gramEnd"/>
      <w:r w:rsidR="00796DBB" w:rsidRPr="005776B3">
        <w:rPr>
          <w:rFonts w:ascii="微软雅黑" w:eastAsia="微软雅黑" w:hAnsi="微软雅黑" w:hint="eastAsia"/>
        </w:rPr>
        <w:t>展示完tab栏跟随页面向下滑</w:t>
      </w:r>
    </w:p>
    <w:p w14:paraId="6DC13487" w14:textId="77777777" w:rsidR="00D52893" w:rsidRDefault="00D52893" w:rsidP="00D52893">
      <w:pPr>
        <w:rPr>
          <w:rFonts w:ascii="微软雅黑" w:eastAsia="微软雅黑" w:hAnsi="微软雅黑"/>
        </w:rPr>
      </w:pPr>
      <w:r w:rsidRPr="006E731D">
        <w:rPr>
          <w:rFonts w:ascii="微软雅黑" w:eastAsia="微软雅黑" w:hAnsi="微软雅黑"/>
          <w:noProof/>
        </w:rPr>
        <mc:AlternateContent>
          <mc:Choice Requires="wps">
            <w:drawing>
              <wp:anchor distT="45720" distB="45720" distL="114300" distR="114300" simplePos="0" relativeHeight="251661312" behindDoc="0" locked="0" layoutInCell="1" allowOverlap="1" wp14:anchorId="32903F01" wp14:editId="62CDCC1F">
                <wp:simplePos x="0" y="0"/>
                <wp:positionH relativeFrom="margin">
                  <wp:posOffset>2255520</wp:posOffset>
                </wp:positionH>
                <wp:positionV relativeFrom="paragraph">
                  <wp:posOffset>283210</wp:posOffset>
                </wp:positionV>
                <wp:extent cx="3333115" cy="1404620"/>
                <wp:effectExtent l="0" t="0" r="19685" b="2032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115" cy="1404620"/>
                        </a:xfrm>
                        <a:prstGeom prst="rect">
                          <a:avLst/>
                        </a:prstGeom>
                        <a:solidFill>
                          <a:srgbClr val="FFFFFF"/>
                        </a:solidFill>
                        <a:ln w="9525">
                          <a:solidFill>
                            <a:schemeClr val="bg1"/>
                          </a:solidFill>
                          <a:miter lim="800000"/>
                          <a:headEnd/>
                          <a:tailEnd/>
                        </a:ln>
                      </wps:spPr>
                      <wps:txbx>
                        <w:txbxContent>
                          <w:p w14:paraId="7D1E812E" w14:textId="77777777" w:rsidR="00FF236F" w:rsidRPr="00D11D3F" w:rsidRDefault="00FF236F" w:rsidP="006E731D">
                            <w:pPr>
                              <w:rPr>
                                <w:rFonts w:ascii="微软雅黑" w:eastAsia="微软雅黑" w:hAnsi="微软雅黑"/>
                                <w:color w:val="000000" w:themeColor="text1"/>
                              </w:rPr>
                            </w:pPr>
                            <w:r w:rsidRPr="00D11D3F">
                              <w:rPr>
                                <w:rFonts w:ascii="微软雅黑" w:eastAsia="微软雅黑" w:hAnsi="微软雅黑" w:hint="eastAsia"/>
                                <w:color w:val="000000" w:themeColor="text1"/>
                              </w:rPr>
                              <w:t>⑤新手常见问题</w:t>
                            </w:r>
                          </w:p>
                          <w:p w14:paraId="164EACA3" w14:textId="77777777" w:rsidR="00FF236F" w:rsidRPr="00D52893" w:rsidRDefault="00FF236F" w:rsidP="006E731D">
                            <w:pPr>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 xml:space="preserve"> </w:t>
                            </w:r>
                            <w:proofErr w:type="spellStart"/>
                            <w:r w:rsidRPr="00D52893">
                              <w:rPr>
                                <w:rFonts w:ascii="微软雅黑" w:eastAsia="微软雅黑" w:hAnsi="微软雅黑"/>
                                <w:color w:val="948A54" w:themeColor="background2" w:themeShade="80"/>
                                <w:sz w:val="18"/>
                              </w:rPr>
                              <w:t>i</w:t>
                            </w:r>
                            <w:proofErr w:type="spellEnd"/>
                            <w:r w:rsidRPr="00D52893">
                              <w:rPr>
                                <w:rFonts w:ascii="微软雅黑" w:eastAsia="微软雅黑" w:hAnsi="微软雅黑"/>
                                <w:color w:val="948A54" w:themeColor="background2" w:themeShade="80"/>
                                <w:sz w:val="18"/>
                              </w:rPr>
                              <w:t>.</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·授权出借前我要做什么？</w:t>
                            </w:r>
                          </w:p>
                          <w:p w14:paraId="6341A47B" w14:textId="77777777" w:rsidR="00FF236F" w:rsidRPr="00D52893" w:rsidRDefault="00FF236F" w:rsidP="008E699A">
                            <w:pPr>
                              <w:ind w:firstLineChars="200" w:firstLine="388"/>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u w:val="single"/>
                              </w:rPr>
                              <w:t>开通存管账户</w:t>
                            </w:r>
                            <w:r w:rsidRPr="00D52893">
                              <w:rPr>
                                <w:rFonts w:ascii="微软雅黑" w:eastAsia="微软雅黑" w:hAnsi="微软雅黑"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u w:val="single"/>
                              </w:rPr>
                              <w:t>进行</w:t>
                            </w:r>
                            <w:r w:rsidRPr="00D52893">
                              <w:rPr>
                                <w:rFonts w:ascii="微软雅黑" w:eastAsia="微软雅黑" w:hAnsi="微软雅黑"/>
                                <w:color w:val="948A54" w:themeColor="background2" w:themeShade="80"/>
                                <w:sz w:val="18"/>
                                <w:u w:val="single"/>
                              </w:rPr>
                              <w:t>风险测评</w:t>
                            </w:r>
                          </w:p>
                          <w:p w14:paraId="684FF685" w14:textId="3B28AEBF" w:rsidR="00FF236F" w:rsidRPr="000F48BA" w:rsidRDefault="00FF236F" w:rsidP="00B97F4A">
                            <w:pPr>
                              <w:pStyle w:val="ae"/>
                              <w:numPr>
                                <w:ilvl w:val="0"/>
                                <w:numId w:val="5"/>
                              </w:numPr>
                              <w:ind w:firstLineChars="0"/>
                              <w:rPr>
                                <w:rFonts w:ascii="微软雅黑" w:eastAsia="微软雅黑" w:hAnsi="微软雅黑"/>
                                <w:color w:val="000000" w:themeColor="text1"/>
                                <w:sz w:val="18"/>
                              </w:rPr>
                            </w:pPr>
                            <w:r w:rsidRPr="000F48BA">
                              <w:rPr>
                                <w:rFonts w:ascii="微软雅黑" w:eastAsia="微软雅黑" w:hAnsi="微软雅黑" w:hint="eastAsia"/>
                                <w:color w:val="000000" w:themeColor="text1"/>
                                <w:sz w:val="18"/>
                              </w:rPr>
                              <w:t>答案为</w:t>
                            </w:r>
                            <w:r w:rsidRPr="000F48BA">
                              <w:rPr>
                                <w:rFonts w:ascii="微软雅黑" w:eastAsia="微软雅黑" w:hAnsi="微软雅黑"/>
                                <w:color w:val="000000" w:themeColor="text1"/>
                                <w:sz w:val="18"/>
                              </w:rPr>
                              <w:t>文字链接</w:t>
                            </w:r>
                            <w:r w:rsidRPr="000F48BA">
                              <w:rPr>
                                <w:rFonts w:ascii="微软雅黑" w:eastAsia="微软雅黑" w:hAnsi="微软雅黑" w:hint="eastAsia"/>
                                <w:color w:val="000000" w:themeColor="text1"/>
                                <w:sz w:val="18"/>
                              </w:rPr>
                              <w:t>，点击，</w:t>
                            </w:r>
                            <w:r w:rsidRPr="000F48BA">
                              <w:rPr>
                                <w:rFonts w:ascii="微软雅黑" w:eastAsia="微软雅黑" w:hAnsi="微软雅黑"/>
                                <w:color w:val="000000" w:themeColor="text1"/>
                                <w:sz w:val="18"/>
                              </w:rPr>
                              <w:t>开通存管账户转跳至开通存管页，</w:t>
                            </w:r>
                            <w:r w:rsidRPr="000F48BA">
                              <w:rPr>
                                <w:rFonts w:ascii="微软雅黑" w:eastAsia="微软雅黑" w:hAnsi="微软雅黑" w:hint="eastAsia"/>
                                <w:color w:val="000000" w:themeColor="text1"/>
                                <w:sz w:val="18"/>
                              </w:rPr>
                              <w:t>“进行</w:t>
                            </w:r>
                            <w:r w:rsidRPr="000F48BA">
                              <w:rPr>
                                <w:rFonts w:ascii="微软雅黑" w:eastAsia="微软雅黑" w:hAnsi="微软雅黑"/>
                                <w:color w:val="000000" w:themeColor="text1"/>
                                <w:sz w:val="18"/>
                              </w:rPr>
                              <w:t>风险测评</w:t>
                            </w:r>
                            <w:r w:rsidRPr="000F48BA">
                              <w:rPr>
                                <w:rFonts w:ascii="微软雅黑" w:eastAsia="微软雅黑" w:hAnsi="微软雅黑" w:hint="eastAsia"/>
                                <w:color w:val="000000" w:themeColor="text1"/>
                                <w:sz w:val="18"/>
                              </w:rPr>
                              <w:t>”转跳</w:t>
                            </w:r>
                            <w:proofErr w:type="gramStart"/>
                            <w:r w:rsidRPr="000F48BA">
                              <w:rPr>
                                <w:rFonts w:ascii="微软雅黑" w:eastAsia="微软雅黑" w:hAnsi="微软雅黑"/>
                                <w:color w:val="000000" w:themeColor="text1"/>
                                <w:sz w:val="18"/>
                              </w:rPr>
                              <w:t>至风险</w:t>
                            </w:r>
                            <w:proofErr w:type="gramEnd"/>
                            <w:r w:rsidRPr="000F48BA">
                              <w:rPr>
                                <w:rFonts w:ascii="微软雅黑" w:eastAsia="微软雅黑" w:hAnsi="微软雅黑"/>
                                <w:color w:val="000000" w:themeColor="text1"/>
                                <w:sz w:val="18"/>
                              </w:rPr>
                              <w:t>测评页</w:t>
                            </w:r>
                            <w:r w:rsidRPr="000F48BA">
                              <w:rPr>
                                <w:rFonts w:ascii="微软雅黑" w:eastAsia="微软雅黑" w:hAnsi="微软雅黑" w:hint="eastAsia"/>
                                <w:color w:val="000000" w:themeColor="text1"/>
                                <w:sz w:val="18"/>
                              </w:rPr>
                              <w:t>。若用户已完成存管账户或已完成风险测评，则按键置</w:t>
                            </w:r>
                            <w:proofErr w:type="gramStart"/>
                            <w:r w:rsidRPr="000F48BA">
                              <w:rPr>
                                <w:rFonts w:ascii="微软雅黑" w:eastAsia="微软雅黑" w:hAnsi="微软雅黑" w:hint="eastAsia"/>
                                <w:color w:val="000000" w:themeColor="text1"/>
                                <w:sz w:val="18"/>
                              </w:rPr>
                              <w:t>灰不可</w:t>
                            </w:r>
                            <w:proofErr w:type="gramEnd"/>
                            <w:r w:rsidRPr="000F48BA">
                              <w:rPr>
                                <w:rFonts w:ascii="微软雅黑" w:eastAsia="微软雅黑" w:hAnsi="微软雅黑" w:hint="eastAsia"/>
                                <w:color w:val="000000" w:themeColor="text1"/>
                                <w:sz w:val="18"/>
                              </w:rPr>
                              <w:t>点击。</w:t>
                            </w:r>
                            <w:r w:rsidRPr="007D68C6">
                              <w:rPr>
                                <w:rFonts w:ascii="微软雅黑" w:eastAsia="微软雅黑" w:hAnsi="微软雅黑" w:hint="eastAsia"/>
                                <w:color w:val="000000" w:themeColor="text1"/>
                                <w:sz w:val="18"/>
                                <w:u w:val="single" w:color="548DD4" w:themeColor="text2" w:themeTint="99"/>
                              </w:rPr>
                              <w:t>用户</w:t>
                            </w:r>
                            <w:r w:rsidRPr="007D68C6">
                              <w:rPr>
                                <w:rFonts w:ascii="微软雅黑" w:eastAsia="微软雅黑" w:hAnsi="微软雅黑"/>
                                <w:color w:val="000000" w:themeColor="text1"/>
                                <w:sz w:val="18"/>
                                <w:u w:val="single" w:color="548DD4" w:themeColor="text2" w:themeTint="99"/>
                              </w:rPr>
                              <w:t>未</w:t>
                            </w:r>
                            <w:r w:rsidRPr="007D68C6">
                              <w:rPr>
                                <w:rFonts w:ascii="微软雅黑" w:eastAsia="微软雅黑" w:hAnsi="微软雅黑" w:hint="eastAsia"/>
                                <w:color w:val="000000" w:themeColor="text1"/>
                                <w:sz w:val="18"/>
                                <w:u w:val="single" w:color="548DD4" w:themeColor="text2" w:themeTint="99"/>
                              </w:rPr>
                              <w:t>登录</w:t>
                            </w:r>
                            <w:r w:rsidRPr="007D68C6">
                              <w:rPr>
                                <w:rFonts w:ascii="微软雅黑" w:eastAsia="微软雅黑" w:hAnsi="微软雅黑"/>
                                <w:color w:val="000000" w:themeColor="text1"/>
                                <w:sz w:val="18"/>
                                <w:u w:val="single" w:color="548DD4" w:themeColor="text2" w:themeTint="99"/>
                              </w:rPr>
                              <w:t>点击按键，转跳至登录</w:t>
                            </w:r>
                            <w:r w:rsidRPr="007D68C6">
                              <w:rPr>
                                <w:rFonts w:ascii="微软雅黑" w:eastAsia="微软雅黑" w:hAnsi="微软雅黑" w:hint="eastAsia"/>
                                <w:color w:val="000000" w:themeColor="text1"/>
                                <w:sz w:val="18"/>
                                <w:u w:val="single" w:color="548DD4" w:themeColor="text2" w:themeTint="99"/>
                              </w:rPr>
                              <w:t>/注册</w:t>
                            </w:r>
                            <w:r w:rsidRPr="007D68C6">
                              <w:rPr>
                                <w:rFonts w:ascii="微软雅黑" w:eastAsia="微软雅黑" w:hAnsi="微软雅黑" w:hint="eastAsia"/>
                                <w:color w:val="548DD4" w:themeColor="text2" w:themeTint="99"/>
                                <w:sz w:val="18"/>
                              </w:rPr>
                              <w:t>（12.20补充）</w:t>
                            </w:r>
                          </w:p>
                          <w:p w14:paraId="5EB14579" w14:textId="77777777" w:rsidR="00FF236F" w:rsidRPr="00D52893" w:rsidRDefault="00FF236F"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·如何保障资金的安全？</w:t>
                            </w:r>
                          </w:p>
                          <w:p w14:paraId="51C32825" w14:textId="77777777" w:rsidR="00FF236F" w:rsidRPr="00D271E5" w:rsidRDefault="00FF236F" w:rsidP="00D271E5">
                            <w:pPr>
                              <w:ind w:leftChars="150" w:left="336"/>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开通银行存管将平台和客户资金有效隔离，确保资金指令真是合法。</w:t>
                            </w:r>
                          </w:p>
                          <w:p w14:paraId="46E7F094" w14:textId="77777777" w:rsidR="00FF236F" w:rsidRPr="00D52893" w:rsidRDefault="00FF236F"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iii.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服务到期后多久可以拿到本息？</w:t>
                            </w:r>
                          </w:p>
                          <w:p w14:paraId="4B052F23" w14:textId="77777777" w:rsidR="00FF236F" w:rsidRPr="00D52893" w:rsidRDefault="00FF236F" w:rsidP="000561A0">
                            <w:pPr>
                              <w:ind w:firstLineChars="150" w:firstLine="291"/>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服务到期后当天可回款到账户余额。</w:t>
                            </w:r>
                          </w:p>
                          <w:p w14:paraId="20EE3599" w14:textId="68479B0F" w:rsidR="00FF236F" w:rsidRPr="00883902" w:rsidRDefault="00FF236F">
                            <w:pPr>
                              <w:rPr>
                                <w:rFonts w:ascii="微软雅黑" w:eastAsia="微软雅黑" w:hAnsi="微软雅黑"/>
                                <w:color w:val="000000" w:themeColor="text1"/>
                              </w:rPr>
                            </w:pPr>
                            <w:r w:rsidRPr="008E699A">
                              <w:rPr>
                                <w:rFonts w:ascii="微软雅黑" w:eastAsia="微软雅黑" w:hAnsi="微软雅黑" w:hint="eastAsia"/>
                                <w:color w:val="000000" w:themeColor="text1"/>
                              </w:rPr>
                              <w:t>iv.</w:t>
                            </w:r>
                            <w:r>
                              <w:rPr>
                                <w:rFonts w:ascii="微软雅黑" w:eastAsia="微软雅黑" w:hAnsi="微软雅黑" w:hint="eastAsia"/>
                                <w:color w:val="000000" w:themeColor="text1"/>
                              </w:rPr>
                              <w:t>用户</w:t>
                            </w:r>
                            <w:r>
                              <w:rPr>
                                <w:rFonts w:ascii="微软雅黑" w:eastAsia="微软雅黑" w:hAnsi="微软雅黑"/>
                                <w:color w:val="000000" w:themeColor="text1"/>
                              </w:rPr>
                              <w:t>未</w:t>
                            </w:r>
                            <w:r>
                              <w:rPr>
                                <w:rFonts w:ascii="微软雅黑" w:eastAsia="微软雅黑" w:hAnsi="微软雅黑" w:hint="eastAsia"/>
                                <w:color w:val="000000" w:themeColor="text1"/>
                              </w:rPr>
                              <w:t>登录</w:t>
                            </w:r>
                            <w:r>
                              <w:rPr>
                                <w:rFonts w:ascii="微软雅黑" w:eastAsia="微软雅黑" w:hAnsi="微软雅黑"/>
                                <w:color w:val="000000" w:themeColor="text1"/>
                              </w:rPr>
                              <w:t>点击按键，转跳至登录</w:t>
                            </w:r>
                            <w:r>
                              <w:rPr>
                                <w:rFonts w:ascii="微软雅黑" w:eastAsia="微软雅黑" w:hAnsi="微软雅黑" w:hint="eastAsia"/>
                                <w:color w:val="000000" w:themeColor="text1"/>
                              </w:rPr>
                              <w:t>/注册</w:t>
                            </w:r>
                            <w:r>
                              <w:rPr>
                                <w:rFonts w:ascii="微软雅黑" w:eastAsia="微软雅黑" w:hAnsi="微软雅黑"/>
                                <w:color w:val="000000" w:themeColor="text1"/>
                              </w:rPr>
                              <w:t>；</w:t>
                            </w:r>
                            <w:r w:rsidRPr="008E699A">
                              <w:rPr>
                                <w:rFonts w:ascii="微软雅黑" w:eastAsia="微软雅黑" w:hAnsi="微软雅黑" w:hint="eastAsia"/>
                                <w:color w:val="000000" w:themeColor="text1"/>
                              </w:rPr>
                              <w:t>非新手</w:t>
                            </w:r>
                            <w:r>
                              <w:rPr>
                                <w:rFonts w:ascii="微软雅黑" w:eastAsia="微软雅黑" w:hAnsi="微软雅黑"/>
                              </w:rPr>
                              <w:t>【</w:t>
                            </w:r>
                            <w:r>
                              <w:rPr>
                                <w:rFonts w:ascii="微软雅黑" w:eastAsia="微软雅黑" w:hAnsi="微软雅黑" w:hint="eastAsia"/>
                              </w:rPr>
                              <w:t>授权出借</w:t>
                            </w:r>
                            <w:r>
                              <w:rPr>
                                <w:rFonts w:ascii="微软雅黑" w:eastAsia="微软雅黑" w:hAnsi="微软雅黑"/>
                              </w:rPr>
                              <w:t>】</w:t>
                            </w:r>
                            <w:r>
                              <w:rPr>
                                <w:rFonts w:ascii="微软雅黑" w:eastAsia="微软雅黑" w:hAnsi="微软雅黑" w:hint="eastAsia"/>
                              </w:rPr>
                              <w:t>按键</w:t>
                            </w:r>
                            <w:r>
                              <w:rPr>
                                <w:rFonts w:ascii="微软雅黑" w:eastAsia="微软雅黑" w:hAnsi="微软雅黑"/>
                              </w:rPr>
                              <w:t>置灰，按键文案改为：</w:t>
                            </w:r>
                            <w:r w:rsidRPr="004630B5">
                              <w:rPr>
                                <w:rFonts w:ascii="微软雅黑" w:eastAsia="微软雅黑" w:hAnsi="微软雅黑" w:hint="eastAsia"/>
                                <w:color w:val="948A54" w:themeColor="background2" w:themeShade="80"/>
                              </w:rPr>
                              <w:t>【仅</w:t>
                            </w:r>
                            <w:r>
                              <w:rPr>
                                <w:rFonts w:ascii="微软雅黑" w:eastAsia="微软雅黑" w:hAnsi="微软雅黑" w:hint="eastAsia"/>
                                <w:color w:val="948A54" w:themeColor="background2" w:themeShade="80"/>
                              </w:rPr>
                              <w:t>新手</w:t>
                            </w:r>
                            <w:r w:rsidRPr="004630B5">
                              <w:rPr>
                                <w:rFonts w:ascii="微软雅黑" w:eastAsia="微软雅黑" w:hAnsi="微软雅黑" w:hint="eastAsia"/>
                                <w:color w:val="948A54" w:themeColor="background2" w:themeShade="80"/>
                              </w:rPr>
                              <w:t>可加入】</w:t>
                            </w:r>
                            <w:r>
                              <w:rPr>
                                <w:rFonts w:ascii="微软雅黑" w:eastAsia="微软雅黑" w:hAnsi="微软雅黑" w:hint="eastAsia"/>
                                <w:color w:val="948A54" w:themeColor="background2" w:themeShade="80"/>
                              </w:rPr>
                              <w:t>；</w:t>
                            </w:r>
                            <w:r w:rsidRPr="00FC2FEF">
                              <w:rPr>
                                <w:rFonts w:ascii="微软雅黑" w:eastAsia="微软雅黑" w:hAnsi="微软雅黑" w:hint="eastAsia"/>
                                <w:color w:val="548DD4" w:themeColor="text2" w:themeTint="99"/>
                              </w:rPr>
                              <w:t>(</w:t>
                            </w:r>
                            <w:r>
                              <w:rPr>
                                <w:rFonts w:ascii="微软雅黑" w:eastAsia="微软雅黑" w:hAnsi="微软雅黑"/>
                                <w:color w:val="548DD4" w:themeColor="text2" w:themeTint="99"/>
                              </w:rPr>
                              <w:t>12.18</w:t>
                            </w:r>
                            <w:r w:rsidRPr="00FC2FEF">
                              <w:rPr>
                                <w:rFonts w:ascii="微软雅黑" w:eastAsia="微软雅黑" w:hAnsi="微软雅黑" w:hint="eastAsia"/>
                                <w:color w:val="548DD4" w:themeColor="text2" w:themeTint="99"/>
                              </w:rPr>
                              <w:t>修改)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03F01" id="_x0000_s1028" type="#_x0000_t202" style="position:absolute;left:0;text-align:left;margin-left:177.6pt;margin-top:22.3pt;width:262.4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" strokecolor="white [3212]">
                <v:textbox style="mso-fit-shape-to-text:t">
                  <w:txbxContent>
                    <w:p w14:paraId="7D1E812E" w14:textId="77777777" w:rsidR="00FF236F" w:rsidRPr="00D11D3F" w:rsidRDefault="00FF236F" w:rsidP="006E731D">
                      <w:pPr>
                        <w:rPr>
                          <w:rFonts w:ascii="微软雅黑" w:eastAsia="微软雅黑" w:hAnsi="微软雅黑"/>
                          <w:color w:val="000000" w:themeColor="text1"/>
                        </w:rPr>
                      </w:pPr>
                      <w:r w:rsidRPr="00D11D3F">
                        <w:rPr>
                          <w:rFonts w:ascii="微软雅黑" w:eastAsia="微软雅黑" w:hAnsi="微软雅黑" w:hint="eastAsia"/>
                          <w:color w:val="000000" w:themeColor="text1"/>
                        </w:rPr>
                        <w:t>⑤新手常见问题</w:t>
                      </w:r>
                    </w:p>
                    <w:p w14:paraId="164EACA3" w14:textId="77777777" w:rsidR="00FF236F" w:rsidRPr="00D52893" w:rsidRDefault="00FF236F" w:rsidP="006E731D">
                      <w:pPr>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 xml:space="preserve"> </w:t>
                      </w:r>
                      <w:proofErr w:type="spellStart"/>
                      <w:r w:rsidRPr="00D52893">
                        <w:rPr>
                          <w:rFonts w:ascii="微软雅黑" w:eastAsia="微软雅黑" w:hAnsi="微软雅黑"/>
                          <w:color w:val="948A54" w:themeColor="background2" w:themeShade="80"/>
                          <w:sz w:val="18"/>
                        </w:rPr>
                        <w:t>i</w:t>
                      </w:r>
                      <w:proofErr w:type="spellEnd"/>
                      <w:r w:rsidRPr="00D52893">
                        <w:rPr>
                          <w:rFonts w:ascii="微软雅黑" w:eastAsia="微软雅黑" w:hAnsi="微软雅黑"/>
                          <w:color w:val="948A54" w:themeColor="background2" w:themeShade="80"/>
                          <w:sz w:val="18"/>
                        </w:rPr>
                        <w:t>.</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·授权出借前我要做什么？</w:t>
                      </w:r>
                    </w:p>
                    <w:p w14:paraId="6341A47B" w14:textId="77777777" w:rsidR="00FF236F" w:rsidRPr="00D52893" w:rsidRDefault="00FF236F" w:rsidP="008E699A">
                      <w:pPr>
                        <w:ind w:firstLineChars="200" w:firstLine="388"/>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u w:val="single"/>
                        </w:rPr>
                        <w:t>开通存管账户</w:t>
                      </w:r>
                      <w:r w:rsidRPr="00D52893">
                        <w:rPr>
                          <w:rFonts w:ascii="微软雅黑" w:eastAsia="微软雅黑" w:hAnsi="微软雅黑"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u w:val="single"/>
                        </w:rPr>
                        <w:t>进行</w:t>
                      </w:r>
                      <w:r w:rsidRPr="00D52893">
                        <w:rPr>
                          <w:rFonts w:ascii="微软雅黑" w:eastAsia="微软雅黑" w:hAnsi="微软雅黑"/>
                          <w:color w:val="948A54" w:themeColor="background2" w:themeShade="80"/>
                          <w:sz w:val="18"/>
                          <w:u w:val="single"/>
                        </w:rPr>
                        <w:t>风险测评</w:t>
                      </w:r>
                    </w:p>
                    <w:p w14:paraId="684FF685" w14:textId="3B28AEBF" w:rsidR="00FF236F" w:rsidRPr="000F48BA" w:rsidRDefault="00FF236F" w:rsidP="00B97F4A">
                      <w:pPr>
                        <w:pStyle w:val="ae"/>
                        <w:numPr>
                          <w:ilvl w:val="0"/>
                          <w:numId w:val="5"/>
                        </w:numPr>
                        <w:ind w:firstLineChars="0"/>
                        <w:rPr>
                          <w:rFonts w:ascii="微软雅黑" w:eastAsia="微软雅黑" w:hAnsi="微软雅黑"/>
                          <w:color w:val="000000" w:themeColor="text1"/>
                          <w:sz w:val="18"/>
                        </w:rPr>
                      </w:pPr>
                      <w:r w:rsidRPr="000F48BA">
                        <w:rPr>
                          <w:rFonts w:ascii="微软雅黑" w:eastAsia="微软雅黑" w:hAnsi="微软雅黑" w:hint="eastAsia"/>
                          <w:color w:val="000000" w:themeColor="text1"/>
                          <w:sz w:val="18"/>
                        </w:rPr>
                        <w:t>答案为</w:t>
                      </w:r>
                      <w:r w:rsidRPr="000F48BA">
                        <w:rPr>
                          <w:rFonts w:ascii="微软雅黑" w:eastAsia="微软雅黑" w:hAnsi="微软雅黑"/>
                          <w:color w:val="000000" w:themeColor="text1"/>
                          <w:sz w:val="18"/>
                        </w:rPr>
                        <w:t>文字链接</w:t>
                      </w:r>
                      <w:r w:rsidRPr="000F48BA">
                        <w:rPr>
                          <w:rFonts w:ascii="微软雅黑" w:eastAsia="微软雅黑" w:hAnsi="微软雅黑" w:hint="eastAsia"/>
                          <w:color w:val="000000" w:themeColor="text1"/>
                          <w:sz w:val="18"/>
                        </w:rPr>
                        <w:t>，点击，</w:t>
                      </w:r>
                      <w:r w:rsidRPr="000F48BA">
                        <w:rPr>
                          <w:rFonts w:ascii="微软雅黑" w:eastAsia="微软雅黑" w:hAnsi="微软雅黑"/>
                          <w:color w:val="000000" w:themeColor="text1"/>
                          <w:sz w:val="18"/>
                        </w:rPr>
                        <w:t>开通存管账户转跳至开通存管页，</w:t>
                      </w:r>
                      <w:r w:rsidRPr="000F48BA">
                        <w:rPr>
                          <w:rFonts w:ascii="微软雅黑" w:eastAsia="微软雅黑" w:hAnsi="微软雅黑" w:hint="eastAsia"/>
                          <w:color w:val="000000" w:themeColor="text1"/>
                          <w:sz w:val="18"/>
                        </w:rPr>
                        <w:t>“进行</w:t>
                      </w:r>
                      <w:r w:rsidRPr="000F48BA">
                        <w:rPr>
                          <w:rFonts w:ascii="微软雅黑" w:eastAsia="微软雅黑" w:hAnsi="微软雅黑"/>
                          <w:color w:val="000000" w:themeColor="text1"/>
                          <w:sz w:val="18"/>
                        </w:rPr>
                        <w:t>风险测评</w:t>
                      </w:r>
                      <w:r w:rsidRPr="000F48BA">
                        <w:rPr>
                          <w:rFonts w:ascii="微软雅黑" w:eastAsia="微软雅黑" w:hAnsi="微软雅黑" w:hint="eastAsia"/>
                          <w:color w:val="000000" w:themeColor="text1"/>
                          <w:sz w:val="18"/>
                        </w:rPr>
                        <w:t>”转跳</w:t>
                      </w:r>
                      <w:proofErr w:type="gramStart"/>
                      <w:r w:rsidRPr="000F48BA">
                        <w:rPr>
                          <w:rFonts w:ascii="微软雅黑" w:eastAsia="微软雅黑" w:hAnsi="微软雅黑"/>
                          <w:color w:val="000000" w:themeColor="text1"/>
                          <w:sz w:val="18"/>
                        </w:rPr>
                        <w:t>至风险</w:t>
                      </w:r>
                      <w:proofErr w:type="gramEnd"/>
                      <w:r w:rsidRPr="000F48BA">
                        <w:rPr>
                          <w:rFonts w:ascii="微软雅黑" w:eastAsia="微软雅黑" w:hAnsi="微软雅黑"/>
                          <w:color w:val="000000" w:themeColor="text1"/>
                          <w:sz w:val="18"/>
                        </w:rPr>
                        <w:t>测评页</w:t>
                      </w:r>
                      <w:r w:rsidRPr="000F48BA">
                        <w:rPr>
                          <w:rFonts w:ascii="微软雅黑" w:eastAsia="微软雅黑" w:hAnsi="微软雅黑" w:hint="eastAsia"/>
                          <w:color w:val="000000" w:themeColor="text1"/>
                          <w:sz w:val="18"/>
                        </w:rPr>
                        <w:t>。若用户已完成存管账户或已完成风险测评，则按键置</w:t>
                      </w:r>
                      <w:proofErr w:type="gramStart"/>
                      <w:r w:rsidRPr="000F48BA">
                        <w:rPr>
                          <w:rFonts w:ascii="微软雅黑" w:eastAsia="微软雅黑" w:hAnsi="微软雅黑" w:hint="eastAsia"/>
                          <w:color w:val="000000" w:themeColor="text1"/>
                          <w:sz w:val="18"/>
                        </w:rPr>
                        <w:t>灰不可</w:t>
                      </w:r>
                      <w:proofErr w:type="gramEnd"/>
                      <w:r w:rsidRPr="000F48BA">
                        <w:rPr>
                          <w:rFonts w:ascii="微软雅黑" w:eastAsia="微软雅黑" w:hAnsi="微软雅黑" w:hint="eastAsia"/>
                          <w:color w:val="000000" w:themeColor="text1"/>
                          <w:sz w:val="18"/>
                        </w:rPr>
                        <w:t>点击。</w:t>
                      </w:r>
                      <w:r w:rsidRPr="007D68C6">
                        <w:rPr>
                          <w:rFonts w:ascii="微软雅黑" w:eastAsia="微软雅黑" w:hAnsi="微软雅黑" w:hint="eastAsia"/>
                          <w:color w:val="000000" w:themeColor="text1"/>
                          <w:sz w:val="18"/>
                          <w:u w:val="single" w:color="548DD4" w:themeColor="text2" w:themeTint="99"/>
                        </w:rPr>
                        <w:t>用户</w:t>
                      </w:r>
                      <w:r w:rsidRPr="007D68C6">
                        <w:rPr>
                          <w:rFonts w:ascii="微软雅黑" w:eastAsia="微软雅黑" w:hAnsi="微软雅黑"/>
                          <w:color w:val="000000" w:themeColor="text1"/>
                          <w:sz w:val="18"/>
                          <w:u w:val="single" w:color="548DD4" w:themeColor="text2" w:themeTint="99"/>
                        </w:rPr>
                        <w:t>未</w:t>
                      </w:r>
                      <w:r w:rsidRPr="007D68C6">
                        <w:rPr>
                          <w:rFonts w:ascii="微软雅黑" w:eastAsia="微软雅黑" w:hAnsi="微软雅黑" w:hint="eastAsia"/>
                          <w:color w:val="000000" w:themeColor="text1"/>
                          <w:sz w:val="18"/>
                          <w:u w:val="single" w:color="548DD4" w:themeColor="text2" w:themeTint="99"/>
                        </w:rPr>
                        <w:t>登录</w:t>
                      </w:r>
                      <w:r w:rsidRPr="007D68C6">
                        <w:rPr>
                          <w:rFonts w:ascii="微软雅黑" w:eastAsia="微软雅黑" w:hAnsi="微软雅黑"/>
                          <w:color w:val="000000" w:themeColor="text1"/>
                          <w:sz w:val="18"/>
                          <w:u w:val="single" w:color="548DD4" w:themeColor="text2" w:themeTint="99"/>
                        </w:rPr>
                        <w:t>点击按键，转跳至登录</w:t>
                      </w:r>
                      <w:r w:rsidRPr="007D68C6">
                        <w:rPr>
                          <w:rFonts w:ascii="微软雅黑" w:eastAsia="微软雅黑" w:hAnsi="微软雅黑" w:hint="eastAsia"/>
                          <w:color w:val="000000" w:themeColor="text1"/>
                          <w:sz w:val="18"/>
                          <w:u w:val="single" w:color="548DD4" w:themeColor="text2" w:themeTint="99"/>
                        </w:rPr>
                        <w:t>/注册</w:t>
                      </w:r>
                      <w:r w:rsidRPr="007D68C6">
                        <w:rPr>
                          <w:rFonts w:ascii="微软雅黑" w:eastAsia="微软雅黑" w:hAnsi="微软雅黑" w:hint="eastAsia"/>
                          <w:color w:val="548DD4" w:themeColor="text2" w:themeTint="99"/>
                          <w:sz w:val="18"/>
                        </w:rPr>
                        <w:t>（12.20补充）</w:t>
                      </w:r>
                    </w:p>
                    <w:p w14:paraId="5EB14579" w14:textId="77777777" w:rsidR="00FF236F" w:rsidRPr="00D52893" w:rsidRDefault="00FF236F"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·如何保障资金的安全？</w:t>
                      </w:r>
                    </w:p>
                    <w:p w14:paraId="51C32825" w14:textId="77777777" w:rsidR="00FF236F" w:rsidRPr="00D271E5" w:rsidRDefault="00FF236F" w:rsidP="00D271E5">
                      <w:pPr>
                        <w:ind w:leftChars="150" w:left="336"/>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开通银行存管将平台和客户资金有效隔离，确保资金指令真是合法。</w:t>
                      </w:r>
                    </w:p>
                    <w:p w14:paraId="46E7F094" w14:textId="77777777" w:rsidR="00FF236F" w:rsidRPr="00D52893" w:rsidRDefault="00FF236F" w:rsidP="009B773C">
                      <w:pPr>
                        <w:ind w:firstLineChars="100" w:firstLine="194"/>
                        <w:rPr>
                          <w:rFonts w:ascii="微软雅黑" w:eastAsia="微软雅黑" w:hAnsi="微软雅黑"/>
                          <w:color w:val="948A54" w:themeColor="background2" w:themeShade="80"/>
                          <w:sz w:val="18"/>
                        </w:rPr>
                      </w:pPr>
                      <w:r w:rsidRPr="00D52893">
                        <w:rPr>
                          <w:rFonts w:ascii="微软雅黑" w:eastAsia="微软雅黑" w:hAnsi="微软雅黑"/>
                          <w:color w:val="948A54" w:themeColor="background2" w:themeShade="80"/>
                          <w:sz w:val="18"/>
                        </w:rPr>
                        <w:t>iii.</w:t>
                      </w:r>
                      <w:r w:rsidRPr="00D52893">
                        <w:rPr>
                          <w:rFonts w:hint="eastAsia"/>
                          <w:color w:val="948A54" w:themeColor="background2" w:themeShade="80"/>
                          <w:sz w:val="18"/>
                        </w:rPr>
                        <w:t xml:space="preserve"> </w:t>
                      </w:r>
                      <w:r w:rsidRPr="00D52893">
                        <w:rPr>
                          <w:rFonts w:ascii="微软雅黑" w:eastAsia="微软雅黑" w:hAnsi="微软雅黑" w:hint="eastAsia"/>
                          <w:color w:val="948A54" w:themeColor="background2" w:themeShade="80"/>
                          <w:sz w:val="18"/>
                        </w:rPr>
                        <w:t>服务到期后多久可以拿到本息？</w:t>
                      </w:r>
                    </w:p>
                    <w:p w14:paraId="4B052F23" w14:textId="77777777" w:rsidR="00FF236F" w:rsidRPr="00D52893" w:rsidRDefault="00FF236F" w:rsidP="000561A0">
                      <w:pPr>
                        <w:ind w:firstLineChars="150" w:firstLine="291"/>
                        <w:rPr>
                          <w:rFonts w:ascii="微软雅黑" w:eastAsia="微软雅黑" w:hAnsi="微软雅黑"/>
                          <w:color w:val="948A54" w:themeColor="background2" w:themeShade="80"/>
                          <w:sz w:val="18"/>
                        </w:rPr>
                      </w:pPr>
                      <w:r w:rsidRPr="00D52893">
                        <w:rPr>
                          <w:rFonts w:ascii="微软雅黑" w:eastAsia="微软雅黑" w:hAnsi="微软雅黑" w:hint="eastAsia"/>
                          <w:color w:val="948A54" w:themeColor="background2" w:themeShade="80"/>
                          <w:sz w:val="18"/>
                        </w:rPr>
                        <w:t>服务到期后当天可回款到账户余额。</w:t>
                      </w:r>
                    </w:p>
                    <w:p w14:paraId="20EE3599" w14:textId="68479B0F" w:rsidR="00FF236F" w:rsidRPr="00883902" w:rsidRDefault="00FF236F">
                      <w:pPr>
                        <w:rPr>
                          <w:rFonts w:ascii="微软雅黑" w:eastAsia="微软雅黑" w:hAnsi="微软雅黑"/>
                          <w:color w:val="000000" w:themeColor="text1"/>
                        </w:rPr>
                      </w:pPr>
                      <w:r w:rsidRPr="008E699A">
                        <w:rPr>
                          <w:rFonts w:ascii="微软雅黑" w:eastAsia="微软雅黑" w:hAnsi="微软雅黑" w:hint="eastAsia"/>
                          <w:color w:val="000000" w:themeColor="text1"/>
                        </w:rPr>
                        <w:t>iv.</w:t>
                      </w:r>
                      <w:r>
                        <w:rPr>
                          <w:rFonts w:ascii="微软雅黑" w:eastAsia="微软雅黑" w:hAnsi="微软雅黑" w:hint="eastAsia"/>
                          <w:color w:val="000000" w:themeColor="text1"/>
                        </w:rPr>
                        <w:t>用户</w:t>
                      </w:r>
                      <w:r>
                        <w:rPr>
                          <w:rFonts w:ascii="微软雅黑" w:eastAsia="微软雅黑" w:hAnsi="微软雅黑"/>
                          <w:color w:val="000000" w:themeColor="text1"/>
                        </w:rPr>
                        <w:t>未</w:t>
                      </w:r>
                      <w:r>
                        <w:rPr>
                          <w:rFonts w:ascii="微软雅黑" w:eastAsia="微软雅黑" w:hAnsi="微软雅黑" w:hint="eastAsia"/>
                          <w:color w:val="000000" w:themeColor="text1"/>
                        </w:rPr>
                        <w:t>登录</w:t>
                      </w:r>
                      <w:r>
                        <w:rPr>
                          <w:rFonts w:ascii="微软雅黑" w:eastAsia="微软雅黑" w:hAnsi="微软雅黑"/>
                          <w:color w:val="000000" w:themeColor="text1"/>
                        </w:rPr>
                        <w:t>点击按键，转跳至登录</w:t>
                      </w:r>
                      <w:r>
                        <w:rPr>
                          <w:rFonts w:ascii="微软雅黑" w:eastAsia="微软雅黑" w:hAnsi="微软雅黑" w:hint="eastAsia"/>
                          <w:color w:val="000000" w:themeColor="text1"/>
                        </w:rPr>
                        <w:t>/注册</w:t>
                      </w:r>
                      <w:r>
                        <w:rPr>
                          <w:rFonts w:ascii="微软雅黑" w:eastAsia="微软雅黑" w:hAnsi="微软雅黑"/>
                          <w:color w:val="000000" w:themeColor="text1"/>
                        </w:rPr>
                        <w:t>；</w:t>
                      </w:r>
                      <w:r w:rsidRPr="008E699A">
                        <w:rPr>
                          <w:rFonts w:ascii="微软雅黑" w:eastAsia="微软雅黑" w:hAnsi="微软雅黑" w:hint="eastAsia"/>
                          <w:color w:val="000000" w:themeColor="text1"/>
                        </w:rPr>
                        <w:t>非新手</w:t>
                      </w:r>
                      <w:r>
                        <w:rPr>
                          <w:rFonts w:ascii="微软雅黑" w:eastAsia="微软雅黑" w:hAnsi="微软雅黑"/>
                        </w:rPr>
                        <w:t>【</w:t>
                      </w:r>
                      <w:r>
                        <w:rPr>
                          <w:rFonts w:ascii="微软雅黑" w:eastAsia="微软雅黑" w:hAnsi="微软雅黑" w:hint="eastAsia"/>
                        </w:rPr>
                        <w:t>授权出借</w:t>
                      </w:r>
                      <w:r>
                        <w:rPr>
                          <w:rFonts w:ascii="微软雅黑" w:eastAsia="微软雅黑" w:hAnsi="微软雅黑"/>
                        </w:rPr>
                        <w:t>】</w:t>
                      </w:r>
                      <w:r>
                        <w:rPr>
                          <w:rFonts w:ascii="微软雅黑" w:eastAsia="微软雅黑" w:hAnsi="微软雅黑" w:hint="eastAsia"/>
                        </w:rPr>
                        <w:t>按键</w:t>
                      </w:r>
                      <w:r>
                        <w:rPr>
                          <w:rFonts w:ascii="微软雅黑" w:eastAsia="微软雅黑" w:hAnsi="微软雅黑"/>
                        </w:rPr>
                        <w:t>置灰，按键文案改为：</w:t>
                      </w:r>
                      <w:r w:rsidRPr="004630B5">
                        <w:rPr>
                          <w:rFonts w:ascii="微软雅黑" w:eastAsia="微软雅黑" w:hAnsi="微软雅黑" w:hint="eastAsia"/>
                          <w:color w:val="948A54" w:themeColor="background2" w:themeShade="80"/>
                        </w:rPr>
                        <w:t>【仅</w:t>
                      </w:r>
                      <w:r>
                        <w:rPr>
                          <w:rFonts w:ascii="微软雅黑" w:eastAsia="微软雅黑" w:hAnsi="微软雅黑" w:hint="eastAsia"/>
                          <w:color w:val="948A54" w:themeColor="background2" w:themeShade="80"/>
                        </w:rPr>
                        <w:t>新手</w:t>
                      </w:r>
                      <w:r w:rsidRPr="004630B5">
                        <w:rPr>
                          <w:rFonts w:ascii="微软雅黑" w:eastAsia="微软雅黑" w:hAnsi="微软雅黑" w:hint="eastAsia"/>
                          <w:color w:val="948A54" w:themeColor="background2" w:themeShade="80"/>
                        </w:rPr>
                        <w:t>可加入】</w:t>
                      </w:r>
                      <w:r>
                        <w:rPr>
                          <w:rFonts w:ascii="微软雅黑" w:eastAsia="微软雅黑" w:hAnsi="微软雅黑" w:hint="eastAsia"/>
                          <w:color w:val="948A54" w:themeColor="background2" w:themeShade="80"/>
                        </w:rPr>
                        <w:t>；</w:t>
                      </w:r>
                      <w:r w:rsidRPr="00FC2FEF">
                        <w:rPr>
                          <w:rFonts w:ascii="微软雅黑" w:eastAsia="微软雅黑" w:hAnsi="微软雅黑" w:hint="eastAsia"/>
                          <w:color w:val="548DD4" w:themeColor="text2" w:themeTint="99"/>
                        </w:rPr>
                        <w:t>(</w:t>
                      </w:r>
                      <w:r>
                        <w:rPr>
                          <w:rFonts w:ascii="微软雅黑" w:eastAsia="微软雅黑" w:hAnsi="微软雅黑"/>
                          <w:color w:val="548DD4" w:themeColor="text2" w:themeTint="99"/>
                        </w:rPr>
                        <w:t>12.18</w:t>
                      </w:r>
                      <w:r w:rsidRPr="00FC2FEF">
                        <w:rPr>
                          <w:rFonts w:ascii="微软雅黑" w:eastAsia="微软雅黑" w:hAnsi="微软雅黑" w:hint="eastAsia"/>
                          <w:color w:val="548DD4" w:themeColor="text2" w:themeTint="99"/>
                        </w:rPr>
                        <w:t>修改)</w:t>
                      </w:r>
                    </w:p>
                  </w:txbxContent>
                </v:textbox>
                <w10:wrap type="square" anchorx="margin"/>
              </v:shape>
            </w:pict>
          </mc:Fallback>
        </mc:AlternateContent>
      </w:r>
      <w:r>
        <w:rPr>
          <w:rFonts w:ascii="微软雅黑" w:eastAsia="微软雅黑" w:hAnsi="微软雅黑" w:hint="eastAsia"/>
        </w:rPr>
        <w:t>2.</w:t>
      </w:r>
      <w:r w:rsidRPr="00D52893">
        <w:rPr>
          <w:rFonts w:ascii="微软雅黑" w:eastAsia="微软雅黑" w:hAnsi="微软雅黑" w:hint="eastAsia"/>
        </w:rPr>
        <w:t xml:space="preserve"> </w:t>
      </w:r>
      <w:r w:rsidRPr="005776B3">
        <w:rPr>
          <w:rFonts w:ascii="微软雅黑" w:eastAsia="微软雅黑" w:hAnsi="微软雅黑" w:hint="eastAsia"/>
        </w:rPr>
        <w:t>新手标的</w:t>
      </w:r>
      <w:r w:rsidRPr="005776B3">
        <w:rPr>
          <w:rFonts w:ascii="微软雅黑" w:eastAsia="微软雅黑" w:hAnsi="微软雅黑"/>
        </w:rPr>
        <w:t>展示</w:t>
      </w:r>
    </w:p>
    <w:p w14:paraId="7D1832A3" w14:textId="762B1893" w:rsidR="009B773C" w:rsidRPr="005776B3" w:rsidRDefault="00D52893" w:rsidP="005776B3">
      <w:pPr>
        <w:rPr>
          <w:rFonts w:ascii="微软雅黑" w:eastAsia="微软雅黑" w:hAnsi="微软雅黑"/>
        </w:rPr>
      </w:pPr>
      <w:r>
        <w:rPr>
          <w:noProof/>
        </w:rPr>
        <w:drawing>
          <wp:inline distT="0" distB="0" distL="0" distR="0" wp14:anchorId="0C1CBB66" wp14:editId="454DEE61">
            <wp:extent cx="1441094" cy="4674128"/>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385" cy="4759402"/>
                    </a:xfrm>
                    <a:prstGeom prst="rect">
                      <a:avLst/>
                    </a:prstGeom>
                  </pic:spPr>
                </pic:pic>
              </a:graphicData>
            </a:graphic>
          </wp:inline>
        </w:drawing>
      </w:r>
    </w:p>
    <w:p w14:paraId="245B8643" w14:textId="77777777" w:rsidR="005776B3" w:rsidRDefault="00D52893" w:rsidP="00E62B8E">
      <w:pPr>
        <w:rPr>
          <w:rFonts w:ascii="微软雅黑" w:eastAsia="微软雅黑" w:hAnsi="微软雅黑"/>
        </w:rPr>
      </w:pPr>
      <w:r>
        <w:rPr>
          <w:rFonts w:ascii="微软雅黑" w:eastAsia="微软雅黑" w:hAnsi="微软雅黑" w:hint="eastAsia"/>
        </w:rPr>
        <w:t>3</w:t>
      </w:r>
      <w:r w:rsidR="005776B3" w:rsidRPr="005776B3">
        <w:rPr>
          <w:rFonts w:ascii="微软雅黑" w:eastAsia="微软雅黑" w:hAnsi="微软雅黑" w:hint="eastAsia"/>
        </w:rPr>
        <w:t>.VIP标的</w:t>
      </w:r>
      <w:r w:rsidR="005776B3" w:rsidRPr="005776B3">
        <w:rPr>
          <w:rFonts w:ascii="微软雅黑" w:eastAsia="微软雅黑" w:hAnsi="微软雅黑"/>
        </w:rPr>
        <w:t>展示</w:t>
      </w:r>
    </w:p>
    <w:p w14:paraId="663A734E" w14:textId="77777777" w:rsidR="005776B3" w:rsidRDefault="000F48BA" w:rsidP="00E62B8E">
      <w:pPr>
        <w:rPr>
          <w:rFonts w:ascii="微软雅黑" w:eastAsia="微软雅黑" w:hAnsi="微软雅黑"/>
        </w:rPr>
      </w:pPr>
      <w:r>
        <w:rPr>
          <w:noProof/>
        </w:rPr>
        <w:lastRenderedPageBreak/>
        <w:drawing>
          <wp:inline distT="0" distB="0" distL="0" distR="0" wp14:anchorId="59BECD2A" wp14:editId="07D19A81">
            <wp:extent cx="5400040" cy="5035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035550"/>
                    </a:xfrm>
                    <a:prstGeom prst="rect">
                      <a:avLst/>
                    </a:prstGeom>
                  </pic:spPr>
                </pic:pic>
              </a:graphicData>
            </a:graphic>
          </wp:inline>
        </w:drawing>
      </w:r>
    </w:p>
    <w:p w14:paraId="6B6675AA" w14:textId="1824D794" w:rsidR="005776B3" w:rsidRPr="005776B3" w:rsidRDefault="005776B3" w:rsidP="005776B3">
      <w:pPr>
        <w:rPr>
          <w:rFonts w:ascii="微软雅黑" w:eastAsia="微软雅黑" w:hAnsi="微软雅黑"/>
        </w:rPr>
      </w:pPr>
      <w:r>
        <w:rPr>
          <w:rFonts w:ascii="微软雅黑" w:eastAsia="微软雅黑" w:hAnsi="微软雅黑" w:hint="eastAsia"/>
        </w:rPr>
        <w:t>⑥</w:t>
      </w:r>
      <w:r w:rsidRPr="005776B3">
        <w:rPr>
          <w:rFonts w:ascii="微软雅黑" w:eastAsia="微软雅黑" w:hAnsi="微软雅黑" w:hint="eastAsia"/>
        </w:rPr>
        <w:t>VIP</w:t>
      </w:r>
      <w:r w:rsidR="00075A3A">
        <w:rPr>
          <w:rFonts w:ascii="微软雅黑" w:eastAsia="微软雅黑" w:hAnsi="微软雅黑" w:hint="eastAsia"/>
        </w:rPr>
        <w:t>升级介绍</w:t>
      </w:r>
    </w:p>
    <w:p w14:paraId="54BCDE09" w14:textId="3B1F237F" w:rsidR="005776B3" w:rsidRPr="000561A0" w:rsidRDefault="005776B3" w:rsidP="00385C5D">
      <w:pPr>
        <w:ind w:leftChars="50" w:left="112"/>
        <w:rPr>
          <w:rFonts w:ascii="微软雅黑" w:eastAsia="微软雅黑" w:hAnsi="微软雅黑"/>
          <w:color w:val="92CDDC" w:themeColor="accent5" w:themeTint="99"/>
        </w:rPr>
      </w:pPr>
      <w:proofErr w:type="spellStart"/>
      <w:r w:rsidRPr="00385C5D">
        <w:rPr>
          <w:rFonts w:ascii="微软雅黑" w:eastAsia="微软雅黑" w:hAnsi="微软雅黑" w:hint="eastAsia"/>
        </w:rPr>
        <w:t>i</w:t>
      </w:r>
      <w:proofErr w:type="spellEnd"/>
      <w:r w:rsidRPr="00385C5D">
        <w:rPr>
          <w:rFonts w:ascii="微软雅黑" w:eastAsia="微软雅黑" w:hAnsi="微软雅黑" w:hint="eastAsia"/>
        </w:rPr>
        <w:t>.普通用户进入VIP</w:t>
      </w:r>
      <w:r w:rsidR="00385C5D" w:rsidRPr="00385C5D">
        <w:rPr>
          <w:rFonts w:ascii="微软雅黑" w:eastAsia="微软雅黑" w:hAnsi="微软雅黑" w:hint="eastAsia"/>
        </w:rPr>
        <w:t>标页：展示用户等级与</w:t>
      </w:r>
      <w:proofErr w:type="spellStart"/>
      <w:r w:rsidRPr="00385C5D">
        <w:rPr>
          <w:rFonts w:ascii="微软雅黑" w:eastAsia="微软雅黑" w:hAnsi="微软雅黑" w:hint="eastAsia"/>
        </w:rPr>
        <w:t>vip</w:t>
      </w:r>
      <w:proofErr w:type="spellEnd"/>
      <w:r w:rsidR="008E699A" w:rsidRPr="00385C5D">
        <w:rPr>
          <w:rFonts w:ascii="微软雅黑" w:eastAsia="微软雅黑" w:hAnsi="微软雅黑" w:hint="eastAsia"/>
        </w:rPr>
        <w:t>的升级差额，</w:t>
      </w:r>
      <w:r w:rsidR="00385C5D" w:rsidRPr="00385C5D">
        <w:rPr>
          <w:rFonts w:ascii="微软雅黑" w:eastAsia="微软雅黑" w:hAnsi="微软雅黑" w:hint="eastAsia"/>
        </w:rPr>
        <w:t>文案</w:t>
      </w:r>
      <w:r w:rsidR="00385C5D" w:rsidRPr="00385C5D">
        <w:rPr>
          <w:rFonts w:ascii="微软雅黑" w:eastAsia="微软雅黑" w:hAnsi="微软雅黑"/>
        </w:rPr>
        <w:t>：</w:t>
      </w:r>
      <w:r w:rsidR="00385C5D" w:rsidRPr="00385C5D">
        <w:rPr>
          <w:rFonts w:ascii="微软雅黑" w:eastAsia="微软雅黑" w:hAnsi="微软雅黑" w:hint="eastAsia"/>
        </w:rPr>
        <w:t>出借金额还差</w:t>
      </w:r>
      <w:r w:rsidR="00385C5D" w:rsidRPr="00D66A79">
        <w:rPr>
          <w:rFonts w:ascii="微软雅黑" w:eastAsia="微软雅黑" w:hAnsi="微软雅黑"/>
          <w:color w:val="948A54" w:themeColor="background2" w:themeShade="80"/>
        </w:rPr>
        <w:t>{</w:t>
      </w:r>
      <w:r w:rsidR="00385C5D" w:rsidRPr="00D66A79">
        <w:rPr>
          <w:rFonts w:ascii="微软雅黑" w:eastAsia="微软雅黑" w:hAnsi="微软雅黑" w:hint="eastAsia"/>
          <w:color w:val="948A54" w:themeColor="background2" w:themeShade="80"/>
        </w:rPr>
        <w:t>升级差额</w:t>
      </w:r>
      <w:r w:rsidR="00385C5D" w:rsidRPr="00D66A79">
        <w:rPr>
          <w:rFonts w:ascii="微软雅黑" w:eastAsia="微软雅黑" w:hAnsi="微软雅黑"/>
          <w:color w:val="948A54" w:themeColor="background2" w:themeShade="80"/>
        </w:rPr>
        <w:t>}</w:t>
      </w:r>
      <w:r w:rsidR="00385C5D" w:rsidRPr="00D66A79">
        <w:rPr>
          <w:rFonts w:ascii="微软雅黑" w:eastAsia="微软雅黑" w:hAnsi="微软雅黑" w:hint="eastAsia"/>
          <w:color w:val="948A54" w:themeColor="background2" w:themeShade="80"/>
        </w:rPr>
        <w:t>万元即可成为白银VIP</w:t>
      </w:r>
      <w:r w:rsidRPr="00385C5D">
        <w:rPr>
          <w:rFonts w:ascii="微软雅黑" w:eastAsia="微软雅黑" w:hAnsi="微软雅黑" w:hint="eastAsia"/>
        </w:rPr>
        <w:t>。</w:t>
      </w:r>
      <w:r w:rsidR="00E170FC">
        <w:rPr>
          <w:rFonts w:ascii="微软雅黑" w:eastAsia="微软雅黑" w:hAnsi="微软雅黑" w:hint="eastAsia"/>
        </w:rPr>
        <w:t>金额数值</w:t>
      </w:r>
      <w:r w:rsidR="00E170FC">
        <w:rPr>
          <w:rFonts w:ascii="微软雅黑" w:eastAsia="微软雅黑" w:hAnsi="微软雅黑"/>
        </w:rPr>
        <w:t>单位为万元，</w:t>
      </w:r>
      <w:r w:rsidR="00E170FC">
        <w:rPr>
          <w:rFonts w:ascii="微软雅黑" w:eastAsia="微软雅黑" w:hAnsi="微软雅黑" w:hint="eastAsia"/>
        </w:rPr>
        <w:t>如果</w:t>
      </w:r>
      <w:r w:rsidR="00E170FC">
        <w:rPr>
          <w:rFonts w:ascii="微软雅黑" w:eastAsia="微软雅黑" w:hAnsi="微软雅黑"/>
        </w:rPr>
        <w:t>数值</w:t>
      </w:r>
      <w:r w:rsidR="00385C5D" w:rsidRPr="00385C5D">
        <w:rPr>
          <w:rFonts w:ascii="微软雅黑" w:eastAsia="微软雅黑" w:hAnsi="微软雅黑"/>
        </w:rPr>
        <w:t>低于万元，则</w:t>
      </w:r>
      <w:r w:rsidR="00385C5D" w:rsidRPr="00385C5D">
        <w:rPr>
          <w:rFonts w:ascii="微软雅黑" w:eastAsia="微软雅黑" w:hAnsi="微软雅黑" w:hint="eastAsia"/>
        </w:rPr>
        <w:t>数值</w:t>
      </w:r>
      <w:r w:rsidR="00E170FC">
        <w:rPr>
          <w:rFonts w:ascii="微软雅黑" w:eastAsia="微软雅黑" w:hAnsi="微软雅黑"/>
        </w:rPr>
        <w:t>显示</w:t>
      </w:r>
      <w:r w:rsidR="00E170FC">
        <w:rPr>
          <w:rFonts w:ascii="微软雅黑" w:eastAsia="微软雅黑" w:hAnsi="微软雅黑" w:hint="eastAsia"/>
        </w:rPr>
        <w:t>单位</w:t>
      </w:r>
      <w:r w:rsidR="00E170FC">
        <w:rPr>
          <w:rFonts w:ascii="微软雅黑" w:eastAsia="微软雅黑" w:hAnsi="微软雅黑"/>
        </w:rPr>
        <w:t>为元</w:t>
      </w:r>
      <w:r w:rsidR="00385C5D" w:rsidRPr="00385C5D">
        <w:rPr>
          <w:rFonts w:ascii="微软雅黑" w:eastAsia="微软雅黑" w:hAnsi="微软雅黑" w:hint="eastAsia"/>
        </w:rPr>
        <w:t>，</w:t>
      </w:r>
      <w:r w:rsidR="00385C5D" w:rsidRPr="00385C5D">
        <w:rPr>
          <w:rFonts w:ascii="微软雅黑" w:eastAsia="微软雅黑" w:hAnsi="微软雅黑"/>
        </w:rPr>
        <w:t>保留小数</w:t>
      </w:r>
      <w:r w:rsidR="00385C5D" w:rsidRPr="00385C5D">
        <w:rPr>
          <w:rFonts w:ascii="微软雅黑" w:eastAsia="微软雅黑" w:hAnsi="微软雅黑" w:hint="eastAsia"/>
        </w:rPr>
        <w:t>点</w:t>
      </w:r>
      <w:r w:rsidR="00385C5D" w:rsidRPr="00385C5D">
        <w:rPr>
          <w:rFonts w:ascii="微软雅黑" w:eastAsia="微软雅黑" w:hAnsi="微软雅黑"/>
        </w:rPr>
        <w:t>后两位。</w:t>
      </w:r>
    </w:p>
    <w:p w14:paraId="6C9EF308" w14:textId="77777777" w:rsidR="005776B3" w:rsidRPr="005776B3" w:rsidRDefault="00385C5D" w:rsidP="005776B3">
      <w:pPr>
        <w:rPr>
          <w:rFonts w:ascii="微软雅黑" w:eastAsia="微软雅黑" w:hAnsi="微软雅黑"/>
        </w:rPr>
      </w:pPr>
      <w:r>
        <w:rPr>
          <w:rFonts w:ascii="微软雅黑" w:eastAsia="微软雅黑" w:hAnsi="微软雅黑" w:hint="eastAsia"/>
        </w:rPr>
        <w:t xml:space="preserve"> </w:t>
      </w:r>
      <w:r w:rsidR="005776B3">
        <w:rPr>
          <w:rFonts w:ascii="微软雅黑" w:eastAsia="微软雅黑" w:hAnsi="微软雅黑" w:hint="eastAsia"/>
        </w:rPr>
        <w:t>ii.</w:t>
      </w:r>
      <w:r w:rsidR="005776B3" w:rsidRPr="005776B3">
        <w:rPr>
          <w:rFonts w:ascii="微软雅黑" w:eastAsia="微软雅黑" w:hAnsi="微软雅黑" w:hint="eastAsia"/>
        </w:rPr>
        <w:t>未登录用户进入VIP标页：展示图片（</w:t>
      </w:r>
      <w:proofErr w:type="spellStart"/>
      <w:r w:rsidR="005776B3" w:rsidRPr="005776B3">
        <w:rPr>
          <w:rFonts w:ascii="微软雅黑" w:eastAsia="微软雅黑" w:hAnsi="微软雅黑" w:hint="eastAsia"/>
        </w:rPr>
        <w:t>vip</w:t>
      </w:r>
      <w:proofErr w:type="spellEnd"/>
      <w:r w:rsidR="005776B3" w:rsidRPr="005776B3">
        <w:rPr>
          <w:rFonts w:ascii="微软雅黑" w:eastAsia="微软雅黑" w:hAnsi="微软雅黑" w:hint="eastAsia"/>
        </w:rPr>
        <w:t>等级说明）</w:t>
      </w:r>
    </w:p>
    <w:p w14:paraId="28DE6C19" w14:textId="77777777" w:rsidR="005776B3" w:rsidRDefault="00385C5D" w:rsidP="00E62B8E">
      <w:pPr>
        <w:rPr>
          <w:rFonts w:ascii="微软雅黑" w:eastAsia="微软雅黑" w:hAnsi="微软雅黑"/>
        </w:rPr>
      </w:pPr>
      <w:r>
        <w:rPr>
          <w:rFonts w:ascii="微软雅黑" w:eastAsia="微软雅黑" w:hAnsi="微软雅黑" w:hint="eastAsia"/>
        </w:rPr>
        <w:t xml:space="preserve"> </w:t>
      </w:r>
      <w:r w:rsidR="005776B3">
        <w:rPr>
          <w:rFonts w:ascii="微软雅黑" w:eastAsia="微软雅黑" w:hAnsi="微软雅黑" w:hint="eastAsia"/>
        </w:rPr>
        <w:t>iii.</w:t>
      </w:r>
      <w:r w:rsidR="005776B3" w:rsidRPr="005776B3">
        <w:rPr>
          <w:rFonts w:ascii="微软雅黑" w:eastAsia="微软雅黑" w:hAnsi="微软雅黑" w:hint="eastAsia"/>
        </w:rPr>
        <w:t xml:space="preserve"> VIP用户</w:t>
      </w:r>
      <w:r w:rsidR="00676C62">
        <w:rPr>
          <w:rFonts w:ascii="微软雅黑" w:eastAsia="微软雅黑" w:hAnsi="微软雅黑" w:hint="eastAsia"/>
        </w:rPr>
        <w:t>进入VIP标</w:t>
      </w:r>
      <w:r w:rsidR="00676C62">
        <w:rPr>
          <w:rFonts w:ascii="微软雅黑" w:eastAsia="微软雅黑" w:hAnsi="微软雅黑"/>
        </w:rPr>
        <w:t>，</w:t>
      </w:r>
      <w:r w:rsidR="00676C62">
        <w:rPr>
          <w:rFonts w:ascii="微软雅黑" w:eastAsia="微软雅黑" w:hAnsi="微软雅黑" w:hint="eastAsia"/>
        </w:rPr>
        <w:t>不显示</w:t>
      </w:r>
      <w:r w:rsidR="005776B3" w:rsidRPr="005776B3">
        <w:rPr>
          <w:rFonts w:ascii="微软雅黑" w:eastAsia="微软雅黑" w:hAnsi="微软雅黑" w:hint="eastAsia"/>
        </w:rPr>
        <w:t>该模块</w:t>
      </w:r>
      <w:r w:rsidR="00676C62">
        <w:rPr>
          <w:rFonts w:ascii="微软雅黑" w:eastAsia="微软雅黑" w:hAnsi="微软雅黑" w:hint="eastAsia"/>
        </w:rPr>
        <w:t>。</w:t>
      </w:r>
    </w:p>
    <w:p w14:paraId="01955186" w14:textId="2A42F1D8" w:rsidR="001F25DF" w:rsidRPr="004630B5" w:rsidRDefault="001F25DF" w:rsidP="00E62B8E">
      <w:pPr>
        <w:rPr>
          <w:rFonts w:ascii="微软雅黑" w:eastAsia="微软雅黑" w:hAnsi="微软雅黑"/>
          <w:color w:val="948A54" w:themeColor="background2" w:themeShade="80"/>
        </w:rPr>
      </w:pPr>
      <w:r>
        <w:rPr>
          <w:rFonts w:ascii="微软雅黑" w:eastAsia="微软雅黑" w:hAnsi="微软雅黑" w:hint="eastAsia"/>
        </w:rPr>
        <w:t>⑦</w:t>
      </w:r>
      <w:r w:rsidR="00CB1EE3">
        <w:rPr>
          <w:rFonts w:ascii="微软雅黑" w:eastAsia="微软雅黑" w:hAnsi="微软雅黑" w:hint="eastAsia"/>
        </w:rPr>
        <w:t>已登录</w:t>
      </w:r>
      <w:r w:rsidR="00CB1EE3">
        <w:rPr>
          <w:rFonts w:ascii="微软雅黑" w:eastAsia="微软雅黑" w:hAnsi="微软雅黑"/>
        </w:rPr>
        <w:t>的</w:t>
      </w:r>
      <w:r>
        <w:rPr>
          <w:rFonts w:ascii="微软雅黑" w:eastAsia="微软雅黑" w:hAnsi="微软雅黑" w:hint="eastAsia"/>
        </w:rPr>
        <w:t>非VIP用户</w:t>
      </w:r>
      <w:r>
        <w:rPr>
          <w:rFonts w:ascii="微软雅黑" w:eastAsia="微软雅黑" w:hAnsi="微软雅黑"/>
        </w:rPr>
        <w:t>查看</w:t>
      </w:r>
      <w:r>
        <w:rPr>
          <w:rFonts w:ascii="微软雅黑" w:eastAsia="微软雅黑" w:hAnsi="微软雅黑" w:hint="eastAsia"/>
        </w:rPr>
        <w:t>VIP标</w:t>
      </w:r>
      <w:r>
        <w:rPr>
          <w:rFonts w:ascii="微软雅黑" w:eastAsia="微软雅黑" w:hAnsi="微软雅黑"/>
        </w:rPr>
        <w:t>的</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授权出借</w:t>
      </w:r>
      <w:r>
        <w:rPr>
          <w:rFonts w:ascii="微软雅黑" w:eastAsia="微软雅黑" w:hAnsi="微软雅黑"/>
        </w:rPr>
        <w:t>】</w:t>
      </w:r>
      <w:r>
        <w:rPr>
          <w:rFonts w:ascii="微软雅黑" w:eastAsia="微软雅黑" w:hAnsi="微软雅黑" w:hint="eastAsia"/>
        </w:rPr>
        <w:t>按键</w:t>
      </w:r>
      <w:r>
        <w:rPr>
          <w:rFonts w:ascii="微软雅黑" w:eastAsia="微软雅黑" w:hAnsi="微软雅黑"/>
        </w:rPr>
        <w:t>置灰，按键文案改为：</w:t>
      </w:r>
      <w:r w:rsidR="004630B5" w:rsidRPr="004630B5">
        <w:rPr>
          <w:rFonts w:ascii="微软雅黑" w:eastAsia="微软雅黑" w:hAnsi="微软雅黑" w:hint="eastAsia"/>
          <w:color w:val="948A54" w:themeColor="background2" w:themeShade="80"/>
        </w:rPr>
        <w:t>【仅VIP可加入】</w:t>
      </w:r>
    </w:p>
    <w:p w14:paraId="497AD252" w14:textId="56989D68" w:rsidR="00F611C3" w:rsidRDefault="006B19C5" w:rsidP="00E62B8E">
      <w:pPr>
        <w:rPr>
          <w:rFonts w:ascii="微软雅黑" w:eastAsia="微软雅黑" w:hAnsi="微软雅黑"/>
        </w:rPr>
      </w:pPr>
      <w:r>
        <w:rPr>
          <w:rFonts w:ascii="微软雅黑" w:eastAsia="微软雅黑" w:hAnsi="微软雅黑" w:hint="eastAsia"/>
        </w:rPr>
        <w:lastRenderedPageBreak/>
        <w:t>4</w:t>
      </w:r>
      <w:r w:rsidR="003E3DBE">
        <w:rPr>
          <w:rFonts w:ascii="微软雅黑" w:eastAsia="微软雅黑" w:hAnsi="微软雅黑"/>
        </w:rPr>
        <w:t>.</w:t>
      </w:r>
      <w:r w:rsidR="003E3DBE">
        <w:rPr>
          <w:rFonts w:ascii="微软雅黑" w:eastAsia="微软雅黑" w:hAnsi="微软雅黑" w:hint="eastAsia"/>
        </w:rPr>
        <w:t>【授权</w:t>
      </w:r>
      <w:r w:rsidR="003E3DBE">
        <w:rPr>
          <w:rFonts w:ascii="微软雅黑" w:eastAsia="微软雅黑" w:hAnsi="微软雅黑"/>
        </w:rPr>
        <w:t>出借</w:t>
      </w:r>
      <w:r w:rsidR="003E3DBE">
        <w:rPr>
          <w:rFonts w:ascii="微软雅黑" w:eastAsia="微软雅黑" w:hAnsi="微软雅黑" w:hint="eastAsia"/>
        </w:rPr>
        <w:t>】按键</w:t>
      </w:r>
      <w:r w:rsidR="00E7087E">
        <w:rPr>
          <w:rFonts w:ascii="微软雅黑" w:eastAsia="微软雅黑" w:hAnsi="微软雅黑" w:hint="eastAsia"/>
        </w:rPr>
        <w:t>，</w:t>
      </w:r>
      <w:r w:rsidR="00E7087E">
        <w:rPr>
          <w:rFonts w:ascii="微软雅黑" w:eastAsia="微软雅黑" w:hAnsi="微软雅黑"/>
        </w:rPr>
        <w:t>按键</w:t>
      </w:r>
      <w:r w:rsidR="00E7087E">
        <w:rPr>
          <w:rFonts w:ascii="微软雅黑" w:eastAsia="微软雅黑" w:hAnsi="微软雅黑" w:hint="eastAsia"/>
        </w:rPr>
        <w:t>常置</w:t>
      </w:r>
      <w:r w:rsidR="00E7087E">
        <w:rPr>
          <w:rFonts w:ascii="微软雅黑" w:eastAsia="微软雅黑" w:hAnsi="微软雅黑"/>
        </w:rPr>
        <w:t>悬浮于页面底部。</w:t>
      </w:r>
    </w:p>
    <w:p w14:paraId="25FD7E67" w14:textId="7DB4FEB9" w:rsidR="00F611C3" w:rsidRDefault="00F611C3" w:rsidP="00E62B8E">
      <w:pPr>
        <w:rPr>
          <w:rFonts w:ascii="微软雅黑" w:eastAsia="微软雅黑" w:hAnsi="微软雅黑"/>
        </w:rPr>
      </w:pPr>
      <w:r>
        <w:rPr>
          <w:rFonts w:ascii="微软雅黑" w:eastAsia="微软雅黑" w:hAnsi="微软雅黑"/>
        </w:rPr>
        <w:t>①</w:t>
      </w:r>
      <w:r w:rsidR="003E3DBE" w:rsidRPr="003E3DBE">
        <w:rPr>
          <w:rFonts w:ascii="微软雅黑" w:eastAsia="微软雅黑" w:hAnsi="微软雅黑" w:hint="eastAsia"/>
        </w:rPr>
        <w:t>点击</w:t>
      </w:r>
      <w:r w:rsidR="003E3DBE">
        <w:rPr>
          <w:rFonts w:ascii="微软雅黑" w:eastAsia="微软雅黑" w:hAnsi="微软雅黑" w:hint="eastAsia"/>
        </w:rPr>
        <w:t>，</w:t>
      </w:r>
      <w:r w:rsidR="0001575A">
        <w:rPr>
          <w:rFonts w:ascii="微软雅黑" w:eastAsia="微软雅黑" w:hAnsi="微软雅黑" w:hint="eastAsia"/>
        </w:rPr>
        <w:t>用户未登录</w:t>
      </w:r>
      <w:r w:rsidR="003E3DBE" w:rsidRPr="003E3DBE">
        <w:rPr>
          <w:rFonts w:ascii="微软雅黑" w:eastAsia="微软雅黑" w:hAnsi="微软雅黑" w:hint="eastAsia"/>
        </w:rPr>
        <w:t>跳转至登录/</w:t>
      </w:r>
      <w:r w:rsidR="003E3DBE">
        <w:rPr>
          <w:rFonts w:ascii="微软雅黑" w:eastAsia="微软雅黑" w:hAnsi="微软雅黑" w:hint="eastAsia"/>
        </w:rPr>
        <w:t>注册页；</w:t>
      </w:r>
    </w:p>
    <w:p w14:paraId="18249A30" w14:textId="4DD85D88" w:rsidR="00F611C3" w:rsidRDefault="00F611C3" w:rsidP="00E62B8E">
      <w:pPr>
        <w:rPr>
          <w:rFonts w:ascii="微软雅黑" w:eastAsia="微软雅黑" w:hAnsi="微软雅黑"/>
        </w:rPr>
      </w:pPr>
      <w:r>
        <w:rPr>
          <w:rFonts w:ascii="微软雅黑" w:eastAsia="微软雅黑" w:hAnsi="微软雅黑"/>
        </w:rPr>
        <w:t>②</w:t>
      </w:r>
      <w:r w:rsidR="003E3DBE">
        <w:rPr>
          <w:rFonts w:ascii="微软雅黑" w:eastAsia="微软雅黑" w:hAnsi="微软雅黑" w:hint="eastAsia"/>
        </w:rPr>
        <w:t>用户未</w:t>
      </w:r>
      <w:r w:rsidR="003E3DBE">
        <w:rPr>
          <w:rFonts w:ascii="微软雅黑" w:eastAsia="微软雅黑" w:hAnsi="微软雅黑"/>
        </w:rPr>
        <w:t>绑定手机号</w:t>
      </w:r>
      <w:r w:rsidR="003E3DBE">
        <w:rPr>
          <w:rFonts w:ascii="微软雅黑" w:eastAsia="微软雅黑" w:hAnsi="微软雅黑" w:hint="eastAsia"/>
        </w:rPr>
        <w:t>，</w:t>
      </w:r>
      <w:r w:rsidR="003E3DBE">
        <w:rPr>
          <w:rFonts w:ascii="微软雅黑" w:eastAsia="微软雅黑" w:hAnsi="微软雅黑"/>
        </w:rPr>
        <w:t>弹框提示“</w:t>
      </w:r>
      <w:r w:rsidR="00280351">
        <w:rPr>
          <w:rFonts w:ascii="微软雅黑" w:eastAsia="微软雅黑" w:hAnsi="微软雅黑" w:hint="eastAsia"/>
        </w:rPr>
        <w:t>请</w:t>
      </w:r>
      <w:r w:rsidR="00280351">
        <w:rPr>
          <w:rFonts w:ascii="微软雅黑" w:eastAsia="微软雅黑" w:hAnsi="微软雅黑"/>
        </w:rPr>
        <w:t>绑定手机号</w:t>
      </w:r>
      <w:r w:rsidR="008362B7">
        <w:rPr>
          <w:rFonts w:ascii="微软雅黑" w:eastAsia="微软雅黑" w:hAnsi="微软雅黑" w:hint="eastAsia"/>
        </w:rPr>
        <w:t xml:space="preserve">  </w:t>
      </w:r>
      <w:r w:rsidR="00280351">
        <w:rPr>
          <w:rFonts w:ascii="微软雅黑" w:eastAsia="微软雅黑" w:hAnsi="微软雅黑" w:hint="eastAsia"/>
        </w:rPr>
        <w:t>选项</w:t>
      </w:r>
      <w:r w:rsidR="00280351">
        <w:rPr>
          <w:rFonts w:ascii="微软雅黑" w:eastAsia="微软雅黑" w:hAnsi="微软雅黑"/>
        </w:rPr>
        <w:t>：</w:t>
      </w:r>
      <w:r w:rsidR="00280351">
        <w:rPr>
          <w:rFonts w:ascii="微软雅黑" w:eastAsia="微软雅黑" w:hAnsi="微软雅黑" w:hint="eastAsia"/>
        </w:rPr>
        <w:t>去绑定</w:t>
      </w:r>
      <w:r w:rsidR="00280351">
        <w:rPr>
          <w:rFonts w:ascii="微软雅黑" w:eastAsia="微软雅黑" w:hAnsi="微软雅黑"/>
        </w:rPr>
        <w:t>。点击【</w:t>
      </w:r>
      <w:r w:rsidR="00280351">
        <w:rPr>
          <w:rFonts w:ascii="微软雅黑" w:eastAsia="微软雅黑" w:hAnsi="微软雅黑" w:hint="eastAsia"/>
        </w:rPr>
        <w:t>去绑定</w:t>
      </w:r>
      <w:r w:rsidR="00280351">
        <w:rPr>
          <w:rFonts w:ascii="微软雅黑" w:eastAsia="微软雅黑" w:hAnsi="微软雅黑"/>
        </w:rPr>
        <w:t>】</w:t>
      </w:r>
      <w:r w:rsidR="00280351">
        <w:rPr>
          <w:rFonts w:ascii="微软雅黑" w:eastAsia="微软雅黑" w:hAnsi="微软雅黑" w:hint="eastAsia"/>
        </w:rPr>
        <w:t>前往绑定</w:t>
      </w:r>
      <w:r w:rsidR="00280351">
        <w:rPr>
          <w:rFonts w:ascii="微软雅黑" w:eastAsia="微软雅黑" w:hAnsi="微软雅黑"/>
        </w:rPr>
        <w:t>平台手机号</w:t>
      </w:r>
      <w:r w:rsidR="00280351" w:rsidRPr="00280351">
        <w:rPr>
          <w:rFonts w:ascii="微软雅黑" w:eastAsia="微软雅黑" w:hAnsi="微软雅黑" w:hint="eastAsia"/>
          <w:color w:val="548DD4" w:themeColor="text2" w:themeTint="99"/>
        </w:rPr>
        <w:t>（12.19修改</w:t>
      </w:r>
      <w:r w:rsidR="00280351">
        <w:rPr>
          <w:rFonts w:ascii="微软雅黑" w:eastAsia="微软雅黑" w:hAnsi="微软雅黑" w:hint="eastAsia"/>
          <w:color w:val="548DD4" w:themeColor="text2" w:themeTint="99"/>
        </w:rPr>
        <w:t xml:space="preserve"> 弹框</w:t>
      </w:r>
      <w:r w:rsidR="00280351">
        <w:rPr>
          <w:rFonts w:ascii="微软雅黑" w:eastAsia="微软雅黑" w:hAnsi="微软雅黑"/>
          <w:color w:val="548DD4" w:themeColor="text2" w:themeTint="99"/>
        </w:rPr>
        <w:t>改为单选</w:t>
      </w:r>
      <w:r w:rsidR="00280351" w:rsidRPr="00280351">
        <w:rPr>
          <w:rFonts w:ascii="微软雅黑" w:eastAsia="微软雅黑" w:hAnsi="微软雅黑" w:hint="eastAsia"/>
          <w:color w:val="548DD4" w:themeColor="text2" w:themeTint="99"/>
        </w:rPr>
        <w:t>）</w:t>
      </w:r>
    </w:p>
    <w:p w14:paraId="67E27D0B" w14:textId="63888F21" w:rsidR="00F611C3" w:rsidRDefault="00F611C3" w:rsidP="00E62B8E">
      <w:pPr>
        <w:rPr>
          <w:rFonts w:ascii="微软雅黑" w:eastAsia="微软雅黑" w:hAnsi="微软雅黑"/>
        </w:rPr>
      </w:pPr>
      <w:r>
        <w:rPr>
          <w:rFonts w:ascii="微软雅黑" w:eastAsia="微软雅黑" w:hAnsi="微软雅黑" w:hint="eastAsia"/>
        </w:rPr>
        <w:t>③</w:t>
      </w:r>
      <w:r w:rsidR="00545E34">
        <w:rPr>
          <w:rFonts w:ascii="微软雅黑" w:eastAsia="微软雅黑" w:hAnsi="微软雅黑" w:hint="eastAsia"/>
        </w:rPr>
        <w:t>用户</w:t>
      </w:r>
      <w:proofErr w:type="gramStart"/>
      <w:r w:rsidR="00545E34">
        <w:rPr>
          <w:rFonts w:ascii="微软雅黑" w:eastAsia="微软雅黑" w:hAnsi="微软雅黑" w:hint="eastAsia"/>
        </w:rPr>
        <w:t>未</w:t>
      </w:r>
      <w:r w:rsidR="00FC2FEF" w:rsidRPr="00243966">
        <w:rPr>
          <w:rFonts w:ascii="微软雅黑" w:eastAsia="微软雅黑" w:hAnsi="微软雅黑"/>
          <w:noProof/>
        </w:rPr>
        <w:t>风险</w:t>
      </w:r>
      <w:proofErr w:type="gramEnd"/>
      <w:r w:rsidR="00FC2FEF" w:rsidRPr="00243966">
        <w:rPr>
          <w:rFonts w:ascii="微软雅黑" w:eastAsia="微软雅黑" w:hAnsi="微软雅黑"/>
          <w:noProof/>
        </w:rPr>
        <w:t>测评</w:t>
      </w:r>
      <w:r w:rsidR="00545E34">
        <w:rPr>
          <w:rFonts w:ascii="微软雅黑" w:eastAsia="微软雅黑" w:hAnsi="微软雅黑" w:hint="eastAsia"/>
          <w:noProof/>
        </w:rPr>
        <w:t>，</w:t>
      </w:r>
      <w:r w:rsidR="00545E34">
        <w:rPr>
          <w:rFonts w:ascii="微软雅黑" w:eastAsia="微软雅黑" w:hAnsi="微软雅黑"/>
        </w:rPr>
        <w:t>弹出弹框提示</w:t>
      </w:r>
      <w:r w:rsidR="00545E34">
        <w:rPr>
          <w:rFonts w:ascii="微软雅黑" w:eastAsia="微软雅黑" w:hAnsi="微软雅黑" w:hint="eastAsia"/>
        </w:rPr>
        <w:t>（提示</w:t>
      </w:r>
      <w:r w:rsidR="00545E34">
        <w:rPr>
          <w:rFonts w:ascii="微软雅黑" w:eastAsia="微软雅黑" w:hAnsi="微软雅黑"/>
        </w:rPr>
        <w:t>样式同现在</w:t>
      </w:r>
      <w:r w:rsidR="00545E34">
        <w:rPr>
          <w:rFonts w:ascii="微软雅黑" w:eastAsia="微软雅黑" w:hAnsi="微软雅黑" w:hint="eastAsia"/>
        </w:rPr>
        <w:t>）；</w:t>
      </w:r>
      <w:r w:rsidR="00545E34" w:rsidRPr="00243966">
        <w:rPr>
          <w:rFonts w:ascii="微软雅黑" w:eastAsia="微软雅黑" w:hAnsi="微软雅黑"/>
          <w:noProof/>
        </w:rPr>
        <w:t>风险测评最低分值拦截判断</w:t>
      </w:r>
      <w:r w:rsidR="00FC2FEF">
        <w:rPr>
          <w:rFonts w:ascii="微软雅黑" w:eastAsia="微软雅黑" w:hAnsi="微软雅黑" w:hint="eastAsia"/>
        </w:rPr>
        <w:t>需求</w:t>
      </w:r>
      <w:r w:rsidR="00FC2FEF">
        <w:rPr>
          <w:rFonts w:ascii="微软雅黑" w:eastAsia="微软雅黑" w:hAnsi="微软雅黑"/>
        </w:rPr>
        <w:t>规则同</w:t>
      </w:r>
      <w:hyperlink r:id="rId31" w:history="1">
        <w:r w:rsidR="003E3DBE" w:rsidRPr="003E3DBE">
          <w:rPr>
            <w:rStyle w:val="ac"/>
            <w:rFonts w:ascii="微软雅黑" w:eastAsia="微软雅黑" w:hAnsi="微软雅黑"/>
          </w:rPr>
          <w:t>PLATFORM-2142</w:t>
        </w:r>
      </w:hyperlink>
      <w:r w:rsidR="00FC2FEF" w:rsidRPr="00FC2FEF">
        <w:rPr>
          <w:rStyle w:val="ac"/>
          <w:rFonts w:ascii="微软雅黑" w:eastAsia="微软雅黑" w:hAnsi="微软雅黑" w:hint="eastAsia"/>
          <w:color w:val="000000" w:themeColor="text1"/>
          <w:u w:val="none"/>
        </w:rPr>
        <w:t>，</w:t>
      </w:r>
      <w:r w:rsidR="00FC2FEF" w:rsidRPr="00FC2FEF">
        <w:rPr>
          <w:rStyle w:val="ac"/>
          <w:rFonts w:ascii="微软雅黑" w:eastAsia="微软雅黑" w:hAnsi="微软雅黑"/>
          <w:color w:val="000000" w:themeColor="text1"/>
          <w:u w:val="none"/>
        </w:rPr>
        <w:t>弹框样式见蓝湖</w:t>
      </w:r>
      <w:r w:rsidR="003E3DBE">
        <w:rPr>
          <w:rFonts w:ascii="微软雅黑" w:eastAsia="微软雅黑" w:hAnsi="微软雅黑" w:hint="eastAsia"/>
        </w:rPr>
        <w:t>；</w:t>
      </w:r>
    </w:p>
    <w:p w14:paraId="472651AE" w14:textId="77777777" w:rsidR="00F611C3" w:rsidRDefault="00F611C3" w:rsidP="00E62B8E">
      <w:pPr>
        <w:rPr>
          <w:rFonts w:ascii="微软雅黑" w:eastAsia="微软雅黑" w:hAnsi="微软雅黑"/>
        </w:rPr>
      </w:pPr>
      <w:r>
        <w:rPr>
          <w:rFonts w:ascii="微软雅黑" w:eastAsia="微软雅黑" w:hAnsi="微软雅黑" w:hint="eastAsia"/>
        </w:rPr>
        <w:t>④</w:t>
      </w:r>
      <w:r w:rsidR="003E3DBE">
        <w:rPr>
          <w:rFonts w:ascii="微软雅黑" w:eastAsia="微软雅黑" w:hAnsi="微软雅黑" w:hint="eastAsia"/>
        </w:rPr>
        <w:t>用户</w:t>
      </w:r>
      <w:r w:rsidR="003E3DBE">
        <w:rPr>
          <w:rFonts w:ascii="微软雅黑" w:eastAsia="微软雅黑" w:hAnsi="微软雅黑"/>
        </w:rPr>
        <w:t>未开通存管，弹出开通存管提示框</w:t>
      </w:r>
      <w:r w:rsidR="003E3DBE">
        <w:rPr>
          <w:rFonts w:ascii="微软雅黑" w:eastAsia="微软雅黑" w:hAnsi="微软雅黑" w:hint="eastAsia"/>
        </w:rPr>
        <w:t>。</w:t>
      </w:r>
    </w:p>
    <w:p w14:paraId="6DDAB7F0" w14:textId="3967EE42" w:rsidR="00EE32E7" w:rsidRDefault="00F611C3" w:rsidP="00E62B8E">
      <w:pPr>
        <w:rPr>
          <w:rFonts w:ascii="微软雅黑" w:eastAsia="微软雅黑" w:hAnsi="微软雅黑"/>
        </w:rPr>
      </w:pPr>
      <w:r w:rsidRPr="00FD338E">
        <w:rPr>
          <w:rFonts w:ascii="微软雅黑" w:eastAsia="微软雅黑" w:hAnsi="微软雅黑"/>
        </w:rPr>
        <w:t>⑤</w:t>
      </w:r>
      <w:r w:rsidR="00EE32E7">
        <w:rPr>
          <w:rFonts w:ascii="微软雅黑" w:eastAsia="微软雅黑" w:hAnsi="微软雅黑" w:hint="eastAsia"/>
        </w:rPr>
        <w:t>以上</w:t>
      </w:r>
      <w:r w:rsidR="00EE32E7">
        <w:rPr>
          <w:rFonts w:ascii="微软雅黑" w:eastAsia="微软雅黑" w:hAnsi="微软雅黑"/>
        </w:rPr>
        <w:t>情况提示优先级</w:t>
      </w:r>
      <w:r w:rsidR="00EE32E7">
        <w:rPr>
          <w:rFonts w:hint="eastAsia"/>
        </w:rPr>
        <w:t>：</w:t>
      </w:r>
      <w:r w:rsidR="00EE32E7" w:rsidRPr="00EE32E7">
        <w:rPr>
          <w:rFonts w:ascii="微软雅黑" w:eastAsia="微软雅黑" w:hAnsi="微软雅黑"/>
        </w:rPr>
        <w:t>绑定手机号&gt;开通存管&gt;风险测评</w:t>
      </w:r>
    </w:p>
    <w:p w14:paraId="0810EDD3" w14:textId="0539DC80" w:rsidR="00F611C3" w:rsidRPr="00FD338E" w:rsidRDefault="00EE32E7" w:rsidP="00E62B8E">
      <w:pPr>
        <w:rPr>
          <w:rFonts w:ascii="微软雅黑" w:eastAsia="微软雅黑" w:hAnsi="微软雅黑"/>
        </w:rPr>
      </w:pPr>
      <w:r>
        <w:rPr>
          <w:rFonts w:ascii="微软雅黑" w:eastAsia="微软雅黑" w:hAnsi="微软雅黑" w:hint="eastAsia"/>
        </w:rPr>
        <w:t>⑥</w:t>
      </w:r>
      <w:r w:rsidR="00DF77BB" w:rsidRPr="00FD338E">
        <w:rPr>
          <w:rFonts w:ascii="微软雅黑" w:eastAsia="微软雅黑" w:hAnsi="微软雅黑" w:hint="eastAsia"/>
        </w:rPr>
        <w:t>如果标的</w:t>
      </w:r>
      <w:r w:rsidR="004C74C6" w:rsidRPr="00FD338E">
        <w:rPr>
          <w:rFonts w:ascii="微软雅黑" w:eastAsia="微软雅黑" w:hAnsi="微软雅黑" w:hint="eastAsia"/>
        </w:rPr>
        <w:t>未开始</w:t>
      </w:r>
      <w:r w:rsidR="00DF77BB" w:rsidRPr="00FD338E">
        <w:rPr>
          <w:rFonts w:ascii="微软雅黑" w:eastAsia="微软雅黑" w:hAnsi="微软雅黑"/>
        </w:rPr>
        <w:t>，按键同</w:t>
      </w:r>
      <w:r w:rsidR="00DF77BB" w:rsidRPr="00FD338E">
        <w:rPr>
          <w:rFonts w:ascii="微软雅黑" w:eastAsia="微软雅黑" w:hAnsi="微软雅黑" w:hint="eastAsia"/>
        </w:rPr>
        <w:t>步</w:t>
      </w:r>
      <w:r w:rsidR="00DF77BB" w:rsidRPr="00FD338E">
        <w:rPr>
          <w:rFonts w:ascii="微软雅黑" w:eastAsia="微软雅黑" w:hAnsi="微软雅黑"/>
        </w:rPr>
        <w:t>显示倒计时的时间</w:t>
      </w:r>
      <w:r w:rsidR="004C74C6" w:rsidRPr="00FD338E">
        <w:rPr>
          <w:rFonts w:ascii="微软雅黑" w:eastAsia="微软雅黑" w:hAnsi="微软雅黑" w:hint="eastAsia"/>
        </w:rPr>
        <w:t>，</w:t>
      </w:r>
      <w:r w:rsidR="004C74C6" w:rsidRPr="00FD338E">
        <w:rPr>
          <w:rFonts w:ascii="微软雅黑" w:eastAsia="微软雅黑" w:hAnsi="微软雅黑"/>
        </w:rPr>
        <w:t>按键置</w:t>
      </w:r>
      <w:proofErr w:type="gramStart"/>
      <w:r w:rsidR="004C74C6" w:rsidRPr="00FD338E">
        <w:rPr>
          <w:rFonts w:ascii="微软雅黑" w:eastAsia="微软雅黑" w:hAnsi="微软雅黑"/>
        </w:rPr>
        <w:t>灰</w:t>
      </w:r>
      <w:r w:rsidR="004C74C6" w:rsidRPr="00FD338E">
        <w:rPr>
          <w:rFonts w:ascii="微软雅黑" w:eastAsia="微软雅黑" w:hAnsi="微软雅黑" w:hint="eastAsia"/>
        </w:rPr>
        <w:t>不可</w:t>
      </w:r>
      <w:proofErr w:type="gramEnd"/>
      <w:r w:rsidR="004C74C6" w:rsidRPr="00FD338E">
        <w:rPr>
          <w:rFonts w:ascii="微软雅黑" w:eastAsia="微软雅黑" w:hAnsi="微软雅黑"/>
        </w:rPr>
        <w:t>点击</w:t>
      </w:r>
      <w:r w:rsidR="00DF77BB" w:rsidRPr="00FD338E">
        <w:rPr>
          <w:rFonts w:ascii="微软雅黑" w:eastAsia="微软雅黑" w:hAnsi="微软雅黑"/>
        </w:rPr>
        <w:t>。</w:t>
      </w:r>
      <w:r w:rsidR="007C1663" w:rsidRPr="007C1663">
        <w:rPr>
          <w:rFonts w:ascii="微软雅黑" w:eastAsia="微软雅黑" w:hAnsi="微软雅黑"/>
          <w:color w:val="404040" w:themeColor="text1" w:themeTint="BF"/>
        </w:rPr>
        <w:t>开</w:t>
      </w:r>
      <w:proofErr w:type="gramStart"/>
      <w:r w:rsidR="007C1663" w:rsidRPr="007C1663">
        <w:rPr>
          <w:rFonts w:ascii="微软雅黑" w:eastAsia="微软雅黑" w:hAnsi="微软雅黑"/>
          <w:color w:val="404040" w:themeColor="text1" w:themeTint="BF"/>
        </w:rPr>
        <w:t>售</w:t>
      </w:r>
      <w:r w:rsidR="007C1663" w:rsidRPr="007C1663">
        <w:rPr>
          <w:rFonts w:ascii="微软雅黑" w:eastAsia="微软雅黑" w:hAnsi="微软雅黑" w:hint="eastAsia"/>
          <w:color w:val="404040" w:themeColor="text1" w:themeTint="BF"/>
        </w:rPr>
        <w:t>时间</w:t>
      </w:r>
      <w:proofErr w:type="gramEnd"/>
      <w:r w:rsidR="007C1663" w:rsidRPr="007C1663">
        <w:rPr>
          <w:rFonts w:ascii="微软雅黑" w:eastAsia="微软雅黑" w:hAnsi="微软雅黑"/>
          <w:color w:val="404040" w:themeColor="text1" w:themeTint="BF"/>
        </w:rPr>
        <w:t>超过</w:t>
      </w:r>
      <w:r w:rsidR="007C1663" w:rsidRPr="007C1663">
        <w:rPr>
          <w:rFonts w:ascii="微软雅黑" w:eastAsia="微软雅黑" w:hAnsi="微软雅黑" w:hint="eastAsia"/>
          <w:color w:val="404040" w:themeColor="text1" w:themeTint="BF"/>
        </w:rPr>
        <w:t>一小时，</w:t>
      </w:r>
      <w:r w:rsidR="00754B69">
        <w:rPr>
          <w:rFonts w:ascii="微软雅黑" w:eastAsia="微软雅黑" w:hAnsi="微软雅黑" w:hint="eastAsia"/>
        </w:rPr>
        <w:t>按键的</w:t>
      </w:r>
      <w:r w:rsidR="00754B69">
        <w:rPr>
          <w:rFonts w:ascii="微软雅黑" w:eastAsia="微软雅黑" w:hAnsi="微软雅黑"/>
        </w:rPr>
        <w:t>文案和列表页</w:t>
      </w:r>
      <w:r w:rsidR="00754B69">
        <w:rPr>
          <w:rFonts w:ascii="微软雅黑" w:eastAsia="微软雅黑" w:hAnsi="微软雅黑" w:hint="eastAsia"/>
        </w:rPr>
        <w:t>的</w:t>
      </w:r>
      <w:r w:rsidR="00754B69">
        <w:rPr>
          <w:rFonts w:ascii="微软雅黑" w:eastAsia="微软雅黑" w:hAnsi="微软雅黑"/>
        </w:rPr>
        <w:t>按键文案一致</w:t>
      </w:r>
      <w:r w:rsidR="007C1663">
        <w:rPr>
          <w:rFonts w:ascii="微软雅黑" w:eastAsia="微软雅黑" w:hAnsi="微软雅黑" w:hint="eastAsia"/>
        </w:rPr>
        <w:t>；</w:t>
      </w:r>
      <w:r w:rsidR="007C1663">
        <w:rPr>
          <w:rFonts w:ascii="微软雅黑" w:eastAsia="微软雅黑" w:hAnsi="微软雅黑"/>
        </w:rPr>
        <w:t>倒计时</w:t>
      </w:r>
      <w:r w:rsidR="007C1663">
        <w:rPr>
          <w:rFonts w:ascii="微软雅黑" w:eastAsia="微软雅黑" w:hAnsi="微软雅黑" w:hint="eastAsia"/>
        </w:rPr>
        <w:t>一小时</w:t>
      </w:r>
      <w:r w:rsidR="007C1663">
        <w:rPr>
          <w:rFonts w:ascii="微软雅黑" w:eastAsia="微软雅黑" w:hAnsi="微软雅黑"/>
        </w:rPr>
        <w:t>内</w:t>
      </w:r>
      <w:r w:rsidR="007C1663">
        <w:rPr>
          <w:rFonts w:ascii="微软雅黑" w:eastAsia="微软雅黑" w:hAnsi="微软雅黑" w:hint="eastAsia"/>
        </w:rPr>
        <w:t>，文案</w:t>
      </w:r>
      <w:r w:rsidR="007C1663">
        <w:rPr>
          <w:rFonts w:ascii="微软雅黑" w:eastAsia="微软雅黑" w:hAnsi="微软雅黑"/>
        </w:rPr>
        <w:t>：</w:t>
      </w:r>
      <w:r w:rsidR="007C1663" w:rsidRPr="007C1663">
        <w:rPr>
          <w:rFonts w:ascii="微软雅黑" w:eastAsia="微软雅黑" w:hAnsi="微软雅黑"/>
          <w:color w:val="948A54" w:themeColor="background2" w:themeShade="80"/>
        </w:rPr>
        <w:t>即将开始{</w:t>
      </w:r>
      <w:r w:rsidR="007C1663" w:rsidRPr="007C1663">
        <w:rPr>
          <w:rFonts w:ascii="微软雅黑" w:eastAsia="微软雅黑" w:hAnsi="微软雅黑" w:hint="eastAsia"/>
          <w:color w:val="948A54" w:themeColor="background2" w:themeShade="80"/>
        </w:rPr>
        <w:t>倒计时</w:t>
      </w:r>
      <w:r w:rsidR="007C1663" w:rsidRPr="007C1663">
        <w:rPr>
          <w:rFonts w:ascii="微软雅黑" w:eastAsia="微软雅黑" w:hAnsi="微软雅黑"/>
          <w:color w:val="948A54" w:themeColor="background2" w:themeShade="80"/>
        </w:rPr>
        <w:t>}</w:t>
      </w:r>
      <w:r w:rsidR="007C1663">
        <w:rPr>
          <w:rFonts w:ascii="微软雅黑" w:eastAsia="微软雅黑" w:hAnsi="微软雅黑" w:hint="eastAsia"/>
          <w:color w:val="948A54" w:themeColor="background2" w:themeShade="80"/>
        </w:rPr>
        <w:t>，</w:t>
      </w:r>
      <w:r w:rsidR="007C1663">
        <w:rPr>
          <w:rFonts w:ascii="微软雅黑" w:eastAsia="微软雅黑" w:hAnsi="微软雅黑" w:hint="eastAsia"/>
        </w:rPr>
        <w:t>（</w:t>
      </w:r>
      <w:r w:rsidR="007C1663">
        <w:rPr>
          <w:rFonts w:ascii="微软雅黑" w:eastAsia="微软雅黑" w:hAnsi="微软雅黑" w:hint="eastAsia"/>
          <w:color w:val="548DD4" w:themeColor="text2" w:themeTint="99"/>
        </w:rPr>
        <w:t>12.18</w:t>
      </w:r>
      <w:r w:rsidR="007C1663" w:rsidRPr="00A4621F">
        <w:rPr>
          <w:rFonts w:ascii="微软雅黑" w:eastAsia="微软雅黑" w:hAnsi="微软雅黑" w:hint="eastAsia"/>
          <w:color w:val="548DD4" w:themeColor="text2" w:themeTint="99"/>
        </w:rPr>
        <w:t>补充</w:t>
      </w:r>
      <w:r w:rsidR="007C1663">
        <w:rPr>
          <w:rFonts w:ascii="微软雅黑" w:eastAsia="微软雅黑" w:hAnsi="微软雅黑" w:hint="eastAsia"/>
        </w:rPr>
        <w:t>）</w:t>
      </w:r>
      <w:r w:rsidR="00754B69">
        <w:rPr>
          <w:rFonts w:ascii="微软雅黑" w:eastAsia="微软雅黑" w:hAnsi="微软雅黑"/>
        </w:rPr>
        <w:t>。</w:t>
      </w:r>
    </w:p>
    <w:p w14:paraId="66AA8821" w14:textId="2EA9418F" w:rsidR="003E3DBE" w:rsidRDefault="00EE32E7" w:rsidP="00E62B8E">
      <w:pPr>
        <w:rPr>
          <w:rFonts w:ascii="微软雅黑" w:eastAsia="微软雅黑" w:hAnsi="微软雅黑"/>
        </w:rPr>
      </w:pPr>
      <w:r>
        <w:rPr>
          <w:rFonts w:ascii="微软雅黑" w:eastAsia="微软雅黑" w:hAnsi="微软雅黑"/>
        </w:rPr>
        <w:t>⑦</w:t>
      </w:r>
      <w:r w:rsidR="00F611C3" w:rsidRPr="00FD338E">
        <w:rPr>
          <w:rFonts w:ascii="微软雅黑" w:eastAsia="微软雅黑" w:hAnsi="微软雅黑" w:hint="eastAsia"/>
        </w:rPr>
        <w:t>标的</w:t>
      </w:r>
      <w:r w:rsidR="00F611C3" w:rsidRPr="00FD338E">
        <w:rPr>
          <w:rFonts w:ascii="微软雅黑" w:eastAsia="微软雅黑" w:hAnsi="微软雅黑"/>
        </w:rPr>
        <w:t>已满额</w:t>
      </w:r>
      <w:r w:rsidR="00F611C3" w:rsidRPr="00FD338E">
        <w:rPr>
          <w:rFonts w:ascii="微软雅黑" w:eastAsia="微软雅黑" w:hAnsi="微软雅黑" w:hint="eastAsia"/>
        </w:rPr>
        <w:t>/</w:t>
      </w:r>
      <w:r w:rsidR="005C4818">
        <w:rPr>
          <w:rFonts w:ascii="微软雅黑" w:eastAsia="微软雅黑" w:hAnsi="微软雅黑" w:hint="eastAsia"/>
        </w:rPr>
        <w:t>已回收</w:t>
      </w:r>
      <w:r w:rsidR="00A6322D">
        <w:rPr>
          <w:rFonts w:ascii="微软雅黑" w:eastAsia="微软雅黑" w:hAnsi="微软雅黑" w:hint="eastAsia"/>
        </w:rPr>
        <w:t>/已到期</w:t>
      </w:r>
      <w:r w:rsidR="00F611C3" w:rsidRPr="00FD338E">
        <w:rPr>
          <w:rFonts w:ascii="微软雅黑" w:eastAsia="微软雅黑" w:hAnsi="微软雅黑" w:hint="eastAsia"/>
        </w:rPr>
        <w:t>，</w:t>
      </w:r>
      <w:r w:rsidR="00F611C3" w:rsidRPr="00FD338E">
        <w:rPr>
          <w:rFonts w:ascii="微软雅黑" w:eastAsia="微软雅黑" w:hAnsi="微软雅黑"/>
        </w:rPr>
        <w:t>按键置</w:t>
      </w:r>
      <w:proofErr w:type="gramStart"/>
      <w:r w:rsidR="00F611C3" w:rsidRPr="00FD338E">
        <w:rPr>
          <w:rFonts w:ascii="微软雅黑" w:eastAsia="微软雅黑" w:hAnsi="微软雅黑"/>
        </w:rPr>
        <w:t>灰</w:t>
      </w:r>
      <w:r w:rsidR="000E10CC" w:rsidRPr="00FD338E">
        <w:rPr>
          <w:rFonts w:ascii="微软雅黑" w:eastAsia="微软雅黑" w:hAnsi="微软雅黑" w:hint="eastAsia"/>
        </w:rPr>
        <w:t>不可</w:t>
      </w:r>
      <w:proofErr w:type="gramEnd"/>
      <w:r w:rsidR="000E10CC" w:rsidRPr="00FD338E">
        <w:rPr>
          <w:rFonts w:ascii="微软雅黑" w:eastAsia="微软雅黑" w:hAnsi="微软雅黑"/>
        </w:rPr>
        <w:t>点击</w:t>
      </w:r>
      <w:r w:rsidR="00F611C3" w:rsidRPr="00FD338E">
        <w:rPr>
          <w:rFonts w:ascii="微软雅黑" w:eastAsia="微软雅黑" w:hAnsi="微软雅黑"/>
        </w:rPr>
        <w:t>，</w:t>
      </w:r>
      <w:r w:rsidR="00F611C3" w:rsidRPr="00FD338E">
        <w:rPr>
          <w:rFonts w:ascii="微软雅黑" w:eastAsia="微软雅黑" w:hAnsi="微软雅黑" w:hint="eastAsia"/>
        </w:rPr>
        <w:t>按键</w:t>
      </w:r>
      <w:r w:rsidR="00F611C3" w:rsidRPr="00FD338E">
        <w:rPr>
          <w:rFonts w:ascii="微软雅黑" w:eastAsia="微软雅黑" w:hAnsi="微软雅黑"/>
        </w:rPr>
        <w:t>文案显示对应状态。</w:t>
      </w:r>
      <w:r w:rsidR="00A6322D">
        <w:rPr>
          <w:rFonts w:ascii="微软雅黑" w:eastAsia="微软雅黑" w:hAnsi="微软雅黑" w:hint="eastAsia"/>
        </w:rPr>
        <w:t>（</w:t>
      </w:r>
      <w:r w:rsidR="00A6322D" w:rsidRPr="00A6322D">
        <w:rPr>
          <w:rFonts w:ascii="微软雅黑" w:eastAsia="微软雅黑" w:hAnsi="微软雅黑" w:hint="eastAsia"/>
          <w:color w:val="548DD4" w:themeColor="text2" w:themeTint="99"/>
        </w:rPr>
        <w:t>增加</w:t>
      </w:r>
      <w:r w:rsidR="00A6322D" w:rsidRPr="00A6322D">
        <w:rPr>
          <w:rFonts w:ascii="微软雅黑" w:eastAsia="微软雅黑" w:hAnsi="微软雅黑"/>
          <w:color w:val="548DD4" w:themeColor="text2" w:themeTint="99"/>
        </w:rPr>
        <w:t>“</w:t>
      </w:r>
      <w:r w:rsidR="00A6322D" w:rsidRPr="00A6322D">
        <w:rPr>
          <w:rFonts w:ascii="微软雅黑" w:eastAsia="微软雅黑" w:hAnsi="微软雅黑" w:hint="eastAsia"/>
          <w:color w:val="548DD4" w:themeColor="text2" w:themeTint="99"/>
        </w:rPr>
        <w:t>已到期</w:t>
      </w:r>
      <w:r w:rsidR="00A6322D" w:rsidRPr="00A6322D">
        <w:rPr>
          <w:rFonts w:ascii="微软雅黑" w:eastAsia="微软雅黑" w:hAnsi="微软雅黑"/>
          <w:color w:val="548DD4" w:themeColor="text2" w:themeTint="99"/>
        </w:rPr>
        <w:t>”</w:t>
      </w:r>
      <w:r w:rsidR="00A6322D" w:rsidRPr="00A6322D">
        <w:rPr>
          <w:rFonts w:ascii="微软雅黑" w:eastAsia="微软雅黑" w:hAnsi="微软雅黑" w:hint="eastAsia"/>
          <w:color w:val="548DD4" w:themeColor="text2" w:themeTint="99"/>
        </w:rPr>
        <w:t>状态</w:t>
      </w:r>
      <w:r w:rsidR="00A6322D" w:rsidRPr="00A6322D">
        <w:rPr>
          <w:rFonts w:ascii="微软雅黑" w:eastAsia="微软雅黑" w:hAnsi="微软雅黑"/>
          <w:color w:val="548DD4" w:themeColor="text2" w:themeTint="99"/>
        </w:rPr>
        <w:t>，</w:t>
      </w:r>
      <w:r w:rsidR="00A6322D" w:rsidRPr="00A6322D">
        <w:rPr>
          <w:rFonts w:ascii="微软雅黑" w:eastAsia="微软雅黑" w:hAnsi="微软雅黑" w:hint="eastAsia"/>
          <w:color w:val="548DD4" w:themeColor="text2" w:themeTint="99"/>
        </w:rPr>
        <w:t>12.18补充</w:t>
      </w:r>
      <w:r w:rsidR="00A6322D">
        <w:rPr>
          <w:rFonts w:ascii="微软雅黑" w:eastAsia="微软雅黑" w:hAnsi="微软雅黑" w:hint="eastAsia"/>
        </w:rPr>
        <w:t>）</w:t>
      </w:r>
    </w:p>
    <w:p w14:paraId="143E087A" w14:textId="10925A25" w:rsidR="007D2B80" w:rsidRPr="000D49F6" w:rsidRDefault="007D2B80" w:rsidP="007D2B80">
      <w:pPr>
        <w:rPr>
          <w:rFonts w:ascii="微软雅黑" w:eastAsia="微软雅黑" w:hAnsi="微软雅黑"/>
        </w:rPr>
      </w:pPr>
      <w:r>
        <w:rPr>
          <w:rFonts w:ascii="微软雅黑" w:eastAsia="微软雅黑" w:hAnsi="微软雅黑" w:hint="eastAsia"/>
        </w:rPr>
        <w:t>⑧</w:t>
      </w:r>
      <w:r>
        <w:rPr>
          <w:rFonts w:ascii="微软雅黑" w:eastAsia="微软雅黑" w:hAnsi="微软雅黑"/>
        </w:rPr>
        <w:t>中途</w:t>
      </w:r>
      <w:r>
        <w:rPr>
          <w:rFonts w:ascii="微软雅黑" w:eastAsia="微软雅黑" w:hAnsi="微软雅黑"/>
          <w:color w:val="000000" w:themeColor="text1"/>
        </w:rPr>
        <w:t>失去登录态，点击按键，</w:t>
      </w:r>
      <w:proofErr w:type="gramStart"/>
      <w:r>
        <w:rPr>
          <w:rFonts w:ascii="微软雅黑" w:eastAsia="微软雅黑" w:hAnsi="微软雅黑"/>
          <w:color w:val="000000" w:themeColor="text1"/>
        </w:rPr>
        <w:t>弹出弹窗</w:t>
      </w:r>
      <w:proofErr w:type="gramEnd"/>
      <w:r>
        <w:rPr>
          <w:noProof/>
        </w:rPr>
        <w:drawing>
          <wp:inline distT="0" distB="0" distL="0" distR="0" wp14:anchorId="2AD7E7D8" wp14:editId="37E613CC">
            <wp:extent cx="1750543" cy="107533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7580" cy="1079657"/>
                    </a:xfrm>
                    <a:prstGeom prst="rect">
                      <a:avLst/>
                    </a:prstGeom>
                  </pic:spPr>
                </pic:pic>
              </a:graphicData>
            </a:graphic>
          </wp:inline>
        </w:drawing>
      </w:r>
      <w:r>
        <w:rPr>
          <w:rFonts w:ascii="微软雅黑" w:eastAsia="微软雅黑" w:hAnsi="微软雅黑" w:hint="eastAsia"/>
          <w:color w:val="000000" w:themeColor="text1"/>
        </w:rPr>
        <w:t>，</w:t>
      </w:r>
      <w:r>
        <w:rPr>
          <w:rFonts w:ascii="微软雅黑" w:eastAsia="微软雅黑" w:hAnsi="微软雅黑"/>
          <w:color w:val="000000" w:themeColor="text1"/>
        </w:rPr>
        <w:t>点击【</w:t>
      </w:r>
      <w:r>
        <w:rPr>
          <w:rFonts w:ascii="微软雅黑" w:eastAsia="微软雅黑" w:hAnsi="微软雅黑" w:hint="eastAsia"/>
          <w:color w:val="000000" w:themeColor="text1"/>
        </w:rPr>
        <w:t>前往</w:t>
      </w:r>
      <w:r>
        <w:rPr>
          <w:rFonts w:ascii="微软雅黑" w:eastAsia="微软雅黑" w:hAnsi="微软雅黑"/>
          <w:color w:val="000000" w:themeColor="text1"/>
        </w:rPr>
        <w:t>登录</w:t>
      </w:r>
      <w:r>
        <w:rPr>
          <w:rFonts w:ascii="微软雅黑" w:eastAsia="微软雅黑" w:hAnsi="微软雅黑" w:hint="eastAsia"/>
          <w:color w:val="000000" w:themeColor="text1"/>
        </w:rPr>
        <w:t>/注册</w:t>
      </w:r>
      <w:r>
        <w:rPr>
          <w:rFonts w:ascii="微软雅黑" w:eastAsia="微软雅黑" w:hAnsi="微软雅黑"/>
          <w:color w:val="000000" w:themeColor="text1"/>
        </w:rPr>
        <w:t>】</w:t>
      </w:r>
      <w:r>
        <w:rPr>
          <w:rFonts w:ascii="微软雅黑" w:eastAsia="微软雅黑" w:hAnsi="微软雅黑" w:hint="eastAsia"/>
          <w:color w:val="000000" w:themeColor="text1"/>
        </w:rPr>
        <w:t>，</w:t>
      </w:r>
      <w:r>
        <w:rPr>
          <w:rFonts w:ascii="微软雅黑" w:eastAsia="微软雅黑" w:hAnsi="微软雅黑"/>
          <w:color w:val="000000" w:themeColor="text1"/>
        </w:rPr>
        <w:t>前往登录</w:t>
      </w:r>
      <w:r>
        <w:rPr>
          <w:rFonts w:ascii="微软雅黑" w:eastAsia="微软雅黑" w:hAnsi="微软雅黑" w:hint="eastAsia"/>
          <w:color w:val="000000" w:themeColor="text1"/>
        </w:rPr>
        <w:t>/注册</w:t>
      </w:r>
      <w:r>
        <w:rPr>
          <w:rFonts w:ascii="微软雅黑" w:eastAsia="微软雅黑" w:hAnsi="微软雅黑"/>
          <w:color w:val="000000" w:themeColor="text1"/>
        </w:rPr>
        <w:t>页。</w:t>
      </w:r>
      <w:r w:rsidRPr="00FC2FEF">
        <w:rPr>
          <w:rFonts w:ascii="微软雅黑" w:eastAsia="微软雅黑" w:hAnsi="微软雅黑" w:hint="eastAsia"/>
          <w:color w:val="548DD4" w:themeColor="text2" w:themeTint="99"/>
        </w:rPr>
        <w:t>(</w:t>
      </w:r>
      <w:r w:rsidRPr="00FC2FEF">
        <w:rPr>
          <w:rFonts w:ascii="微软雅黑" w:eastAsia="微软雅黑" w:hAnsi="微软雅黑"/>
          <w:color w:val="548DD4" w:themeColor="text2" w:themeTint="99"/>
        </w:rPr>
        <w:t>12.17</w:t>
      </w:r>
      <w:r>
        <w:rPr>
          <w:rFonts w:ascii="微软雅黑" w:eastAsia="微软雅黑" w:hAnsi="微软雅黑" w:hint="eastAsia"/>
          <w:color w:val="548DD4" w:themeColor="text2" w:themeTint="99"/>
        </w:rPr>
        <w:t>补充</w:t>
      </w:r>
      <w:r w:rsidRPr="00FC2FEF">
        <w:rPr>
          <w:rFonts w:ascii="微软雅黑" w:eastAsia="微软雅黑" w:hAnsi="微软雅黑" w:hint="eastAsia"/>
          <w:color w:val="548DD4" w:themeColor="text2" w:themeTint="99"/>
        </w:rPr>
        <w:t>)</w:t>
      </w:r>
    </w:p>
    <w:p w14:paraId="239CF4D9" w14:textId="5769E333" w:rsidR="007D2B80" w:rsidRPr="007D2B80" w:rsidRDefault="007D2B80" w:rsidP="00E62B8E">
      <w:pPr>
        <w:rPr>
          <w:rFonts w:ascii="微软雅黑" w:eastAsia="微软雅黑" w:hAnsi="微软雅黑"/>
        </w:rPr>
      </w:pPr>
    </w:p>
    <w:p w14:paraId="461DBF4E" w14:textId="1B3989D0" w:rsidR="005776B3" w:rsidRDefault="006B19C5" w:rsidP="00E62B8E">
      <w:pPr>
        <w:rPr>
          <w:noProof/>
        </w:rPr>
      </w:pPr>
      <w:r>
        <w:rPr>
          <w:rFonts w:ascii="微软雅黑" w:eastAsia="微软雅黑" w:hAnsi="微软雅黑" w:hint="eastAsia"/>
          <w:noProof/>
        </w:rPr>
        <w:lastRenderedPageBreak/>
        <w:drawing>
          <wp:inline distT="0" distB="0" distL="0" distR="0" wp14:anchorId="0F20FCF7" wp14:editId="7F9548BF">
            <wp:extent cx="1652728" cy="2940050"/>
            <wp:effectExtent l="0" t="0" r="5080" b="0"/>
            <wp:docPr id="2" name="图片 2" descr="C:\Users\lenovo\AppData\Local\Temp\WeChat Files\f235d68fe4fd10f39d4da0452ed4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f235d68fe4fd10f39d4da0452ed468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6601" cy="2946940"/>
                    </a:xfrm>
                    <a:prstGeom prst="rect">
                      <a:avLst/>
                    </a:prstGeom>
                    <a:noFill/>
                    <a:ln>
                      <a:noFill/>
                    </a:ln>
                  </pic:spPr>
                </pic:pic>
              </a:graphicData>
            </a:graphic>
          </wp:inline>
        </w:drawing>
      </w:r>
      <w:r w:rsidR="00341117" w:rsidRPr="00341117">
        <w:rPr>
          <w:noProof/>
        </w:rPr>
        <w:t xml:space="preserve"> </w:t>
      </w:r>
    </w:p>
    <w:p w14:paraId="12611E1F" w14:textId="79C33311" w:rsidR="0017643F" w:rsidRPr="002224BB" w:rsidRDefault="0017643F" w:rsidP="00E62B8E">
      <w:pPr>
        <w:rPr>
          <w:rFonts w:ascii="微软雅黑" w:eastAsia="微软雅黑" w:hAnsi="微软雅黑"/>
          <w:color w:val="000000" w:themeColor="text1"/>
        </w:rPr>
      </w:pPr>
      <w:r w:rsidRPr="0017643F">
        <w:rPr>
          <w:rFonts w:ascii="微软雅黑" w:eastAsia="微软雅黑" w:hAnsi="微软雅黑" w:hint="eastAsia"/>
        </w:rPr>
        <w:t>⑨</w:t>
      </w:r>
      <w:r w:rsidR="000674DF">
        <w:rPr>
          <w:rFonts w:ascii="微软雅黑" w:eastAsia="微软雅黑" w:hAnsi="微软雅黑" w:hint="eastAsia"/>
        </w:rPr>
        <w:t>渠道新手</w:t>
      </w:r>
      <w:r w:rsidR="000674DF">
        <w:rPr>
          <w:rFonts w:ascii="微软雅黑" w:eastAsia="微软雅黑" w:hAnsi="微软雅黑"/>
        </w:rPr>
        <w:t>购买</w:t>
      </w:r>
      <w:proofErr w:type="gramStart"/>
      <w:r w:rsidR="000674DF">
        <w:rPr>
          <w:rFonts w:ascii="微软雅黑" w:eastAsia="微软雅黑" w:hAnsi="微软雅黑"/>
        </w:rPr>
        <w:t>非渠道</w:t>
      </w:r>
      <w:proofErr w:type="gramEnd"/>
      <w:r w:rsidR="000674DF">
        <w:rPr>
          <w:rFonts w:ascii="微软雅黑" w:eastAsia="微软雅黑" w:hAnsi="微软雅黑"/>
        </w:rPr>
        <w:t>新手标，点击</w:t>
      </w:r>
      <w:r w:rsidR="00583138">
        <w:rPr>
          <w:rFonts w:ascii="微软雅黑" w:eastAsia="微软雅黑" w:hAnsi="微软雅黑" w:hint="eastAsia"/>
        </w:rPr>
        <w:t>【授权</w:t>
      </w:r>
      <w:r w:rsidR="00583138">
        <w:rPr>
          <w:rFonts w:ascii="微软雅黑" w:eastAsia="微软雅黑" w:hAnsi="微软雅黑"/>
        </w:rPr>
        <w:t>出借</w:t>
      </w:r>
      <w:r w:rsidR="00583138">
        <w:rPr>
          <w:rFonts w:ascii="微软雅黑" w:eastAsia="微软雅黑" w:hAnsi="微软雅黑" w:hint="eastAsia"/>
        </w:rPr>
        <w:t>】</w:t>
      </w:r>
      <w:r w:rsidR="000674DF">
        <w:rPr>
          <w:rFonts w:ascii="微软雅黑" w:eastAsia="微软雅黑" w:hAnsi="微软雅黑"/>
        </w:rPr>
        <w:t>弹框提示：</w:t>
      </w:r>
      <w:r w:rsidR="000674DF" w:rsidRPr="00583138">
        <w:rPr>
          <w:rFonts w:ascii="微软雅黑" w:eastAsia="微软雅黑" w:hAnsi="微软雅黑"/>
          <w:color w:val="948A54" w:themeColor="background2" w:themeShade="80"/>
        </w:rPr>
        <w:t>您是渠道新手，可购买</w:t>
      </w:r>
      <w:proofErr w:type="gramStart"/>
      <w:r w:rsidR="00B06944">
        <w:rPr>
          <w:rFonts w:ascii="微软雅黑" w:eastAsia="微软雅黑" w:hAnsi="微软雅黑" w:hint="eastAsia"/>
          <w:color w:val="948A54" w:themeColor="background2" w:themeShade="80"/>
        </w:rPr>
        <w:t>历史</w:t>
      </w:r>
      <w:r w:rsidR="000674DF" w:rsidRPr="00583138">
        <w:rPr>
          <w:rFonts w:ascii="微软雅黑" w:eastAsia="微软雅黑" w:hAnsi="微软雅黑"/>
          <w:color w:val="948A54" w:themeColor="background2" w:themeShade="80"/>
        </w:rPr>
        <w:t>年化收益率</w:t>
      </w:r>
      <w:proofErr w:type="gramEnd"/>
      <w:r w:rsidR="000674DF" w:rsidRPr="00583138">
        <w:rPr>
          <w:rFonts w:ascii="微软雅黑" w:eastAsia="微软雅黑" w:hAnsi="微软雅黑"/>
          <w:color w:val="948A54" w:themeColor="background2" w:themeShade="80"/>
        </w:rPr>
        <w:t>${</w:t>
      </w:r>
      <w:proofErr w:type="spellStart"/>
      <w:r w:rsidR="000674DF" w:rsidRPr="00583138">
        <w:rPr>
          <w:rFonts w:ascii="微软雅黑" w:eastAsia="微软雅黑" w:hAnsi="微软雅黑"/>
          <w:color w:val="948A54" w:themeColor="background2" w:themeShade="80"/>
        </w:rPr>
        <w:t>this.channelInfo.yynRate</w:t>
      </w:r>
      <w:proofErr w:type="spellEnd"/>
      <w:r w:rsidR="000674DF" w:rsidRPr="00583138">
        <w:rPr>
          <w:rFonts w:ascii="微软雅黑" w:eastAsia="微软雅黑" w:hAnsi="微软雅黑"/>
          <w:color w:val="948A54" w:themeColor="background2" w:themeShade="80"/>
        </w:rPr>
        <w:t>}的新手</w:t>
      </w:r>
      <w:r w:rsidR="000674DF" w:rsidRPr="00FC3C22">
        <w:rPr>
          <w:rFonts w:ascii="微软雅黑" w:eastAsia="微软雅黑" w:hAnsi="微软雅黑"/>
          <w:color w:val="948A54" w:themeColor="background2" w:themeShade="80"/>
        </w:rPr>
        <w:t>标</w:t>
      </w:r>
      <w:r w:rsidR="00FC3C22">
        <w:rPr>
          <w:rFonts w:ascii="微软雅黑" w:eastAsia="微软雅黑" w:hAnsi="微软雅黑" w:hint="eastAsia"/>
          <w:color w:val="948A54" w:themeColor="background2" w:themeShade="80"/>
        </w:rPr>
        <w:t>，</w:t>
      </w:r>
      <w:r w:rsidR="00FC3C22" w:rsidRPr="002224BB">
        <w:rPr>
          <w:rFonts w:ascii="微软雅黑" w:eastAsia="微软雅黑" w:hAnsi="微软雅黑"/>
          <w:color w:val="948A54" w:themeColor="background2" w:themeShade="80"/>
        </w:rPr>
        <w:t>是否继续购买？</w:t>
      </w:r>
      <w:r w:rsidR="00583138">
        <w:rPr>
          <w:rFonts w:hint="eastAsia"/>
        </w:rPr>
        <w:t>弹框</w:t>
      </w:r>
      <w:r w:rsidR="000674DF" w:rsidRPr="005C0AE1">
        <w:rPr>
          <w:rFonts w:ascii="微软雅黑" w:eastAsia="微软雅黑" w:hAnsi="微软雅黑" w:hint="eastAsia"/>
        </w:rPr>
        <w:t>选项</w:t>
      </w:r>
      <w:r w:rsidR="000674DF" w:rsidRPr="005C0AE1">
        <w:rPr>
          <w:rFonts w:ascii="微软雅黑" w:eastAsia="微软雅黑" w:hAnsi="微软雅黑"/>
        </w:rPr>
        <w:t>：</w:t>
      </w:r>
      <w:r w:rsidR="00FC3C22">
        <w:rPr>
          <w:rFonts w:ascii="微软雅黑" w:eastAsia="微软雅黑" w:hAnsi="微软雅黑" w:hint="eastAsia"/>
          <w:color w:val="948A54" w:themeColor="background2" w:themeShade="80"/>
        </w:rPr>
        <w:t>继续</w:t>
      </w:r>
      <w:r w:rsidR="00FC3C22" w:rsidRPr="002224BB">
        <w:rPr>
          <w:rFonts w:ascii="微软雅黑" w:eastAsia="微软雅黑" w:hAnsi="微软雅黑"/>
          <w:color w:val="948A54" w:themeColor="background2" w:themeShade="80"/>
        </w:rPr>
        <w:t>购买</w:t>
      </w:r>
      <w:r w:rsidR="00FC3C22" w:rsidRPr="002224BB">
        <w:rPr>
          <w:rFonts w:ascii="微软雅黑" w:eastAsia="微软雅黑" w:hAnsi="微软雅黑" w:hint="eastAsia"/>
          <w:color w:val="948A54" w:themeColor="background2" w:themeShade="80"/>
        </w:rPr>
        <w:t>/</w:t>
      </w:r>
      <w:r w:rsidR="00FC3C22">
        <w:rPr>
          <w:rFonts w:ascii="微软雅黑" w:eastAsia="微软雅黑" w:hAnsi="微软雅黑" w:hint="eastAsia"/>
          <w:color w:val="948A54" w:themeColor="background2" w:themeShade="80"/>
        </w:rPr>
        <w:t>查</w:t>
      </w:r>
      <w:r w:rsidR="00FC3C22">
        <w:rPr>
          <w:rFonts w:ascii="微软雅黑" w:eastAsia="微软雅黑" w:hAnsi="微软雅黑"/>
          <w:color w:val="948A54" w:themeColor="background2" w:themeShade="80"/>
        </w:rPr>
        <w:t>看</w:t>
      </w:r>
      <w:r w:rsidR="00FC3C22">
        <w:rPr>
          <w:rFonts w:ascii="微软雅黑" w:eastAsia="微软雅黑" w:hAnsi="微软雅黑" w:hint="eastAsia"/>
          <w:color w:val="948A54" w:themeColor="background2" w:themeShade="80"/>
        </w:rPr>
        <w:t>渠道</w:t>
      </w:r>
      <w:r w:rsidR="00FC3C22">
        <w:rPr>
          <w:rFonts w:ascii="微软雅黑" w:eastAsia="微软雅黑" w:hAnsi="微软雅黑"/>
          <w:color w:val="948A54" w:themeColor="background2" w:themeShade="80"/>
        </w:rPr>
        <w:t>新手</w:t>
      </w:r>
      <w:r w:rsidR="00FC3C22">
        <w:rPr>
          <w:rFonts w:ascii="微软雅黑" w:eastAsia="微软雅黑" w:hAnsi="微软雅黑" w:hint="eastAsia"/>
          <w:color w:val="948A54" w:themeColor="background2" w:themeShade="80"/>
        </w:rPr>
        <w:t>标</w:t>
      </w:r>
      <w:r w:rsidR="00FC3C22" w:rsidRPr="00FC3C22">
        <w:rPr>
          <w:rFonts w:ascii="微软雅黑" w:eastAsia="微软雅黑" w:hAnsi="微软雅黑" w:hint="eastAsia"/>
          <w:color w:val="000000" w:themeColor="text1"/>
        </w:rPr>
        <w:t xml:space="preserve"> 。</w:t>
      </w:r>
      <w:r w:rsidR="000674DF" w:rsidRPr="00FC3C22">
        <w:rPr>
          <w:rFonts w:ascii="微软雅黑" w:eastAsia="微软雅黑" w:hAnsi="微软雅黑"/>
          <w:color w:val="000000" w:themeColor="text1"/>
        </w:rPr>
        <w:t>点击</w:t>
      </w:r>
      <w:r w:rsidR="00FC3C22">
        <w:rPr>
          <w:rFonts w:ascii="微软雅黑" w:eastAsia="微软雅黑" w:hAnsi="微软雅黑" w:hint="eastAsia"/>
          <w:color w:val="000000" w:themeColor="text1"/>
        </w:rPr>
        <w:t>【继续</w:t>
      </w:r>
      <w:r w:rsidR="008269DC" w:rsidRPr="002224BB">
        <w:rPr>
          <w:rFonts w:ascii="微软雅黑" w:eastAsia="微软雅黑" w:hAnsi="微软雅黑" w:hint="eastAsia"/>
          <w:color w:val="000000" w:themeColor="text1"/>
        </w:rPr>
        <w:t>购买】</w:t>
      </w:r>
      <w:r w:rsidR="00FC3C22">
        <w:rPr>
          <w:rFonts w:ascii="微软雅黑" w:eastAsia="微软雅黑" w:hAnsi="微软雅黑" w:hint="eastAsia"/>
          <w:color w:val="000000" w:themeColor="text1"/>
        </w:rPr>
        <w:t>弹框</w:t>
      </w:r>
      <w:r w:rsidR="00FC3C22">
        <w:rPr>
          <w:rFonts w:ascii="微软雅黑" w:eastAsia="微软雅黑" w:hAnsi="微软雅黑"/>
          <w:color w:val="000000" w:themeColor="text1"/>
        </w:rPr>
        <w:t>消失</w:t>
      </w:r>
      <w:r w:rsidR="00FC3C22">
        <w:rPr>
          <w:rFonts w:ascii="微软雅黑" w:eastAsia="微软雅黑" w:hAnsi="微软雅黑" w:hint="eastAsia"/>
          <w:color w:val="000000" w:themeColor="text1"/>
        </w:rPr>
        <w:t>，前往</w:t>
      </w:r>
      <w:r w:rsidR="00FC3C22">
        <w:rPr>
          <w:rFonts w:ascii="微软雅黑" w:eastAsia="微软雅黑" w:hAnsi="微软雅黑"/>
          <w:color w:val="000000" w:themeColor="text1"/>
        </w:rPr>
        <w:t>出借</w:t>
      </w:r>
      <w:r w:rsidR="00FC3C22">
        <w:rPr>
          <w:rFonts w:ascii="微软雅黑" w:eastAsia="微软雅黑" w:hAnsi="微软雅黑" w:hint="eastAsia"/>
          <w:color w:val="000000" w:themeColor="text1"/>
        </w:rPr>
        <w:t>页；</w:t>
      </w:r>
      <w:r w:rsidR="000674DF" w:rsidRPr="002224BB">
        <w:rPr>
          <w:rFonts w:ascii="微软雅黑" w:eastAsia="微软雅黑" w:hAnsi="微软雅黑" w:hint="eastAsia"/>
          <w:color w:val="000000" w:themeColor="text1"/>
        </w:rPr>
        <w:t>点击</w:t>
      </w:r>
      <w:r w:rsidR="000674DF" w:rsidRPr="002224BB">
        <w:rPr>
          <w:rFonts w:ascii="微软雅黑" w:eastAsia="微软雅黑" w:hAnsi="微软雅黑"/>
          <w:color w:val="000000" w:themeColor="text1"/>
        </w:rPr>
        <w:t>【</w:t>
      </w:r>
      <w:r w:rsidR="00B06944">
        <w:rPr>
          <w:rFonts w:ascii="微软雅黑" w:eastAsia="微软雅黑" w:hAnsi="微软雅黑" w:hint="eastAsia"/>
          <w:color w:val="000000" w:themeColor="text1"/>
        </w:rPr>
        <w:t>查看</w:t>
      </w:r>
      <w:r w:rsidR="00B06944">
        <w:rPr>
          <w:rFonts w:ascii="微软雅黑" w:eastAsia="微软雅黑" w:hAnsi="微软雅黑"/>
          <w:color w:val="000000" w:themeColor="text1"/>
        </w:rPr>
        <w:t>渠道新手标</w:t>
      </w:r>
      <w:r w:rsidR="000674DF" w:rsidRPr="002224BB">
        <w:rPr>
          <w:rFonts w:ascii="微软雅黑" w:eastAsia="微软雅黑" w:hAnsi="微软雅黑"/>
          <w:color w:val="000000" w:themeColor="text1"/>
        </w:rPr>
        <w:t>】</w:t>
      </w:r>
      <w:r w:rsidR="00FC3C22" w:rsidRPr="002224BB">
        <w:rPr>
          <w:rFonts w:ascii="微软雅黑" w:eastAsia="微软雅黑" w:hAnsi="微软雅黑" w:hint="eastAsia"/>
          <w:color w:val="000000" w:themeColor="text1"/>
        </w:rPr>
        <w:t>，前往</w:t>
      </w:r>
      <w:r w:rsidR="00FC3C22" w:rsidRPr="002224BB">
        <w:rPr>
          <w:rFonts w:ascii="微软雅黑" w:eastAsia="微软雅黑" w:hAnsi="微软雅黑"/>
          <w:color w:val="000000" w:themeColor="text1"/>
        </w:rPr>
        <w:t>渠道新手标页面</w:t>
      </w:r>
      <w:r w:rsidR="000674DF" w:rsidRPr="002224BB">
        <w:rPr>
          <w:rFonts w:ascii="微软雅黑" w:eastAsia="微软雅黑" w:hAnsi="微软雅黑"/>
          <w:color w:val="000000" w:themeColor="text1"/>
        </w:rPr>
        <w:t>。</w:t>
      </w:r>
    </w:p>
    <w:p w14:paraId="5DEE8C62" w14:textId="20C61142" w:rsidR="000674DF" w:rsidRDefault="0017643F" w:rsidP="000674DF">
      <w:pPr>
        <w:rPr>
          <w:rFonts w:ascii="微软雅黑" w:eastAsia="微软雅黑" w:hAnsi="微软雅黑"/>
        </w:rPr>
      </w:pPr>
      <w:r w:rsidRPr="0017643F">
        <w:rPr>
          <w:rFonts w:ascii="微软雅黑" w:eastAsia="微软雅黑" w:hAnsi="微软雅黑" w:hint="eastAsia"/>
        </w:rPr>
        <w:t>⑩</w:t>
      </w:r>
      <w:proofErr w:type="gramStart"/>
      <w:r w:rsidR="000674DF">
        <w:rPr>
          <w:rFonts w:ascii="微软雅黑" w:eastAsia="微软雅黑" w:hAnsi="微软雅黑"/>
        </w:rPr>
        <w:t>非</w:t>
      </w:r>
      <w:r w:rsidR="000674DF">
        <w:rPr>
          <w:rFonts w:ascii="微软雅黑" w:eastAsia="微软雅黑" w:hAnsi="微软雅黑" w:hint="eastAsia"/>
        </w:rPr>
        <w:t>渠道</w:t>
      </w:r>
      <w:proofErr w:type="gramEnd"/>
      <w:r w:rsidR="000674DF">
        <w:rPr>
          <w:rFonts w:ascii="微软雅黑" w:eastAsia="微软雅黑" w:hAnsi="微软雅黑" w:hint="eastAsia"/>
        </w:rPr>
        <w:t>新手</w:t>
      </w:r>
      <w:r w:rsidR="000674DF">
        <w:rPr>
          <w:rFonts w:ascii="微软雅黑" w:eastAsia="微软雅黑" w:hAnsi="微软雅黑"/>
        </w:rPr>
        <w:t>购买渠道新手标</w:t>
      </w:r>
      <w:r w:rsidR="000674DF">
        <w:rPr>
          <w:rFonts w:ascii="微软雅黑" w:eastAsia="微软雅黑" w:hAnsi="微软雅黑" w:hint="eastAsia"/>
        </w:rPr>
        <w:t>，</w:t>
      </w:r>
      <w:r w:rsidR="000674DF">
        <w:rPr>
          <w:rFonts w:ascii="微软雅黑" w:eastAsia="微软雅黑" w:hAnsi="微软雅黑"/>
        </w:rPr>
        <w:t>点击</w:t>
      </w:r>
      <w:r w:rsidR="00583138">
        <w:rPr>
          <w:rFonts w:ascii="微软雅黑" w:eastAsia="微软雅黑" w:hAnsi="微软雅黑" w:hint="eastAsia"/>
        </w:rPr>
        <w:t>【授权</w:t>
      </w:r>
      <w:r w:rsidR="00583138">
        <w:rPr>
          <w:rFonts w:ascii="微软雅黑" w:eastAsia="微软雅黑" w:hAnsi="微软雅黑"/>
        </w:rPr>
        <w:t>出借</w:t>
      </w:r>
      <w:r w:rsidR="00583138">
        <w:rPr>
          <w:rFonts w:ascii="微软雅黑" w:eastAsia="微软雅黑" w:hAnsi="微软雅黑" w:hint="eastAsia"/>
        </w:rPr>
        <w:t>】</w:t>
      </w:r>
      <w:r w:rsidR="000674DF">
        <w:rPr>
          <w:rFonts w:ascii="微软雅黑" w:eastAsia="微软雅黑" w:hAnsi="微软雅黑" w:hint="eastAsia"/>
        </w:rPr>
        <w:t>T</w:t>
      </w:r>
      <w:r w:rsidR="000674DF">
        <w:rPr>
          <w:rFonts w:ascii="微软雅黑" w:eastAsia="微软雅黑" w:hAnsi="微软雅黑"/>
        </w:rPr>
        <w:t>oast提示：</w:t>
      </w:r>
      <w:r w:rsidR="000674DF" w:rsidRPr="005C0AE1">
        <w:rPr>
          <w:rFonts w:ascii="微软雅黑" w:eastAsia="微软雅黑" w:hAnsi="微软雅黑"/>
        </w:rPr>
        <w:t>该服务为渠道新手专享，仅限渠道客户首次加入</w:t>
      </w:r>
    </w:p>
    <w:p w14:paraId="572585DD" w14:textId="43187BF4" w:rsidR="0017643F" w:rsidRPr="002224BB" w:rsidRDefault="008269DC" w:rsidP="00CE793E">
      <w:pPr>
        <w:ind w:left="112" w:hangingChars="50" w:hanging="112"/>
        <w:rPr>
          <w:rFonts w:ascii="微软雅黑" w:eastAsia="微软雅黑" w:hAnsi="微软雅黑"/>
          <w:color w:val="000000" w:themeColor="text1"/>
        </w:rPr>
      </w:pPr>
      <w:r>
        <w:rPr>
          <w:rFonts w:ascii="微软雅黑" w:eastAsia="微软雅黑" w:hAnsi="微软雅黑" w:hint="eastAsia"/>
        </w:rPr>
        <w:t>（11）</w:t>
      </w:r>
      <w:proofErr w:type="spellStart"/>
      <w:r w:rsidRPr="002224BB">
        <w:rPr>
          <w:rFonts w:ascii="微软雅黑" w:eastAsia="微软雅黑" w:hAnsi="微软雅黑"/>
          <w:color w:val="000000" w:themeColor="text1"/>
        </w:rPr>
        <w:t>vip</w:t>
      </w:r>
      <w:proofErr w:type="spellEnd"/>
      <w:r w:rsidRPr="002224BB">
        <w:rPr>
          <w:rFonts w:ascii="微软雅黑" w:eastAsia="微软雅黑" w:hAnsi="微软雅黑" w:hint="eastAsia"/>
          <w:color w:val="000000" w:themeColor="text1"/>
        </w:rPr>
        <w:t>出借</w:t>
      </w:r>
      <w:r w:rsidRPr="002224BB">
        <w:rPr>
          <w:rFonts w:ascii="微软雅黑" w:eastAsia="微软雅黑" w:hAnsi="微软雅黑"/>
          <w:color w:val="000000" w:themeColor="text1"/>
        </w:rPr>
        <w:t>非</w:t>
      </w:r>
      <w:r w:rsidRPr="002224BB">
        <w:rPr>
          <w:rFonts w:ascii="微软雅黑" w:eastAsia="微软雅黑" w:hAnsi="微软雅黑" w:hint="eastAsia"/>
          <w:color w:val="000000" w:themeColor="text1"/>
        </w:rPr>
        <w:t>VIP标，</w:t>
      </w:r>
      <w:r w:rsidRPr="002224BB">
        <w:rPr>
          <w:rFonts w:ascii="微软雅黑" w:eastAsia="微软雅黑" w:hAnsi="微软雅黑"/>
          <w:color w:val="000000" w:themeColor="text1"/>
        </w:rPr>
        <w:t>弹框提示：</w:t>
      </w:r>
      <w:r w:rsidRPr="002224BB">
        <w:rPr>
          <w:rFonts w:ascii="微软雅黑" w:eastAsia="微软雅黑" w:hAnsi="微软雅黑" w:hint="eastAsia"/>
          <w:color w:val="948A54" w:themeColor="background2" w:themeShade="80"/>
        </w:rPr>
        <w:t>您属于</w:t>
      </w:r>
      <w:r w:rsidRPr="002224BB">
        <w:rPr>
          <w:rFonts w:ascii="微软雅黑" w:eastAsia="微软雅黑" w:hAnsi="微软雅黑"/>
          <w:color w:val="948A54" w:themeColor="background2" w:themeShade="80"/>
        </w:rPr>
        <w:t>（</w:t>
      </w:r>
      <w:r w:rsidRPr="002224BB">
        <w:rPr>
          <w:rFonts w:ascii="微软雅黑" w:eastAsia="微软雅黑" w:hAnsi="微软雅黑" w:hint="eastAsia"/>
          <w:color w:val="948A54" w:themeColor="background2" w:themeShade="80"/>
        </w:rPr>
        <w:t>会员等级</w:t>
      </w:r>
      <w:r w:rsidRPr="002224BB">
        <w:rPr>
          <w:rFonts w:ascii="微软雅黑" w:eastAsia="微软雅黑" w:hAnsi="微软雅黑"/>
          <w:color w:val="948A54" w:themeColor="background2" w:themeShade="80"/>
        </w:rPr>
        <w:t>）</w:t>
      </w:r>
      <w:r w:rsidRPr="002224BB">
        <w:rPr>
          <w:rFonts w:ascii="微软雅黑" w:eastAsia="微软雅黑" w:hAnsi="微软雅黑" w:hint="eastAsia"/>
          <w:color w:val="948A54" w:themeColor="background2" w:themeShade="80"/>
        </w:rPr>
        <w:t>用户</w:t>
      </w:r>
      <w:r w:rsidRPr="002224BB">
        <w:rPr>
          <w:rFonts w:ascii="微软雅黑" w:eastAsia="微软雅黑" w:hAnsi="微软雅黑"/>
          <w:color w:val="948A54" w:themeColor="background2" w:themeShade="80"/>
        </w:rPr>
        <w:t>，</w:t>
      </w:r>
      <w:r w:rsidRPr="002224BB">
        <w:rPr>
          <w:rFonts w:ascii="微软雅黑" w:eastAsia="微软雅黑" w:hAnsi="微软雅黑" w:hint="eastAsia"/>
          <w:color w:val="948A54" w:themeColor="background2" w:themeShade="80"/>
        </w:rPr>
        <w:t>可以</w:t>
      </w:r>
      <w:r w:rsidRPr="002224BB">
        <w:rPr>
          <w:rFonts w:ascii="微软雅黑" w:eastAsia="微软雅黑" w:hAnsi="微软雅黑"/>
          <w:color w:val="948A54" w:themeColor="background2" w:themeShade="80"/>
        </w:rPr>
        <w:t>购买收益更高的</w:t>
      </w:r>
      <w:r w:rsidR="00CE793E">
        <w:rPr>
          <w:rFonts w:ascii="微软雅黑" w:eastAsia="微软雅黑" w:hAnsi="微软雅黑"/>
          <w:color w:val="948A54" w:themeColor="background2" w:themeShade="80"/>
        </w:rPr>
        <w:t>VIP</w:t>
      </w:r>
      <w:r w:rsidRPr="002224BB">
        <w:rPr>
          <w:rFonts w:ascii="微软雅黑" w:eastAsia="微软雅黑" w:hAnsi="微软雅黑"/>
          <w:color w:val="948A54" w:themeColor="background2" w:themeShade="80"/>
        </w:rPr>
        <w:t>专享</w:t>
      </w:r>
      <w:r w:rsidR="00CE793E">
        <w:rPr>
          <w:rFonts w:ascii="微软雅黑" w:eastAsia="微软雅黑" w:hAnsi="微软雅黑" w:hint="eastAsia"/>
          <w:color w:val="948A54" w:themeColor="background2" w:themeShade="80"/>
        </w:rPr>
        <w:t>标</w:t>
      </w:r>
      <w:r w:rsidRPr="002224BB">
        <w:rPr>
          <w:rFonts w:ascii="微软雅黑" w:eastAsia="微软雅黑" w:hAnsi="微软雅黑" w:hint="eastAsia"/>
          <w:color w:val="948A54" w:themeColor="background2" w:themeShade="80"/>
        </w:rPr>
        <w:t>，</w:t>
      </w:r>
      <w:r w:rsidRPr="002224BB">
        <w:rPr>
          <w:rFonts w:ascii="微软雅黑" w:eastAsia="微软雅黑" w:hAnsi="微软雅黑"/>
          <w:color w:val="948A54" w:themeColor="background2" w:themeShade="80"/>
        </w:rPr>
        <w:t>是否继续购买？</w:t>
      </w:r>
      <w:r w:rsidRPr="002224BB">
        <w:rPr>
          <w:rFonts w:ascii="微软雅黑" w:eastAsia="微软雅黑" w:hAnsi="微软雅黑" w:hint="eastAsia"/>
          <w:color w:val="000000" w:themeColor="text1"/>
        </w:rPr>
        <w:t xml:space="preserve"> 弹框选项</w:t>
      </w:r>
      <w:r w:rsidRPr="002224BB">
        <w:rPr>
          <w:rFonts w:ascii="微软雅黑" w:eastAsia="微软雅黑" w:hAnsi="微软雅黑"/>
          <w:color w:val="000000" w:themeColor="text1"/>
        </w:rPr>
        <w:t>：</w:t>
      </w:r>
      <w:r w:rsidR="00FC3C22">
        <w:rPr>
          <w:rFonts w:ascii="微软雅黑" w:eastAsia="微软雅黑" w:hAnsi="微软雅黑" w:hint="eastAsia"/>
          <w:color w:val="948A54" w:themeColor="background2" w:themeShade="80"/>
        </w:rPr>
        <w:t>继续</w:t>
      </w:r>
      <w:r w:rsidRPr="002224BB">
        <w:rPr>
          <w:rFonts w:ascii="微软雅黑" w:eastAsia="微软雅黑" w:hAnsi="微软雅黑"/>
          <w:color w:val="948A54" w:themeColor="background2" w:themeShade="80"/>
        </w:rPr>
        <w:t>购买</w:t>
      </w:r>
      <w:r w:rsidRPr="002224BB">
        <w:rPr>
          <w:rFonts w:ascii="微软雅黑" w:eastAsia="微软雅黑" w:hAnsi="微软雅黑" w:hint="eastAsia"/>
          <w:color w:val="948A54" w:themeColor="background2" w:themeShade="80"/>
        </w:rPr>
        <w:t>/</w:t>
      </w:r>
      <w:r w:rsidR="00FC3C22">
        <w:rPr>
          <w:rFonts w:ascii="微软雅黑" w:eastAsia="微软雅黑" w:hAnsi="微软雅黑" w:hint="eastAsia"/>
          <w:color w:val="948A54" w:themeColor="background2" w:themeShade="80"/>
        </w:rPr>
        <w:t>查</w:t>
      </w:r>
      <w:r w:rsidR="00FC3C22">
        <w:rPr>
          <w:rFonts w:ascii="微软雅黑" w:eastAsia="微软雅黑" w:hAnsi="微软雅黑"/>
          <w:color w:val="948A54" w:themeColor="background2" w:themeShade="80"/>
        </w:rPr>
        <w:t>看</w:t>
      </w:r>
      <w:r w:rsidR="00FC3C22">
        <w:rPr>
          <w:rFonts w:ascii="微软雅黑" w:eastAsia="微软雅黑" w:hAnsi="微软雅黑" w:hint="eastAsia"/>
          <w:color w:val="948A54" w:themeColor="background2" w:themeShade="80"/>
        </w:rPr>
        <w:t>VIP专享</w:t>
      </w:r>
      <w:r w:rsidRPr="002224BB">
        <w:rPr>
          <w:rFonts w:ascii="微软雅黑" w:eastAsia="微软雅黑" w:hAnsi="微软雅黑" w:hint="eastAsia"/>
          <w:color w:val="000000" w:themeColor="text1"/>
        </w:rPr>
        <w:t>。</w:t>
      </w:r>
      <w:r w:rsidRPr="002224BB">
        <w:rPr>
          <w:rFonts w:ascii="微软雅黑" w:eastAsia="微软雅黑" w:hAnsi="微软雅黑"/>
          <w:color w:val="000000" w:themeColor="text1"/>
        </w:rPr>
        <w:t>点击</w:t>
      </w:r>
      <w:r w:rsidR="00FC3C22">
        <w:rPr>
          <w:rFonts w:ascii="微软雅黑" w:eastAsia="微软雅黑" w:hAnsi="微软雅黑" w:hint="eastAsia"/>
          <w:color w:val="000000" w:themeColor="text1"/>
        </w:rPr>
        <w:t>【继续购买】弹框</w:t>
      </w:r>
      <w:r w:rsidR="00FC3C22">
        <w:rPr>
          <w:rFonts w:ascii="微软雅黑" w:eastAsia="微软雅黑" w:hAnsi="微软雅黑"/>
          <w:color w:val="000000" w:themeColor="text1"/>
        </w:rPr>
        <w:t>消失</w:t>
      </w:r>
      <w:r w:rsidR="002224BB">
        <w:rPr>
          <w:rFonts w:ascii="微软雅黑" w:eastAsia="微软雅黑" w:hAnsi="微软雅黑" w:hint="eastAsia"/>
          <w:color w:val="000000" w:themeColor="text1"/>
        </w:rPr>
        <w:t>，</w:t>
      </w:r>
      <w:r w:rsidR="00FC3C22">
        <w:rPr>
          <w:rFonts w:ascii="微软雅黑" w:eastAsia="微软雅黑" w:hAnsi="微软雅黑" w:hint="eastAsia"/>
          <w:color w:val="000000" w:themeColor="text1"/>
        </w:rPr>
        <w:t>前往</w:t>
      </w:r>
      <w:r w:rsidR="00FC3C22">
        <w:rPr>
          <w:rFonts w:ascii="微软雅黑" w:eastAsia="微软雅黑" w:hAnsi="微软雅黑"/>
          <w:color w:val="000000" w:themeColor="text1"/>
        </w:rPr>
        <w:t>出借</w:t>
      </w:r>
      <w:r w:rsidR="00FC3C22">
        <w:rPr>
          <w:rFonts w:ascii="微软雅黑" w:eastAsia="微软雅黑" w:hAnsi="微软雅黑" w:hint="eastAsia"/>
          <w:color w:val="000000" w:themeColor="text1"/>
        </w:rPr>
        <w:t>页；</w:t>
      </w:r>
      <w:r w:rsidRPr="002224BB">
        <w:rPr>
          <w:rFonts w:ascii="微软雅黑" w:eastAsia="微软雅黑" w:hAnsi="微软雅黑" w:hint="eastAsia"/>
          <w:color w:val="000000" w:themeColor="text1"/>
        </w:rPr>
        <w:t>点击</w:t>
      </w:r>
      <w:r w:rsidRPr="002224BB">
        <w:rPr>
          <w:rFonts w:ascii="微软雅黑" w:eastAsia="微软雅黑" w:hAnsi="微软雅黑"/>
          <w:color w:val="000000" w:themeColor="text1"/>
        </w:rPr>
        <w:t>【</w:t>
      </w:r>
      <w:r w:rsidR="00FC3C22">
        <w:rPr>
          <w:rFonts w:ascii="微软雅黑" w:eastAsia="微软雅黑" w:hAnsi="微软雅黑" w:hint="eastAsia"/>
          <w:color w:val="000000" w:themeColor="text1"/>
        </w:rPr>
        <w:t>查看VIP专享</w:t>
      </w:r>
      <w:r w:rsidRPr="002224BB">
        <w:rPr>
          <w:rFonts w:ascii="微软雅黑" w:eastAsia="微软雅黑" w:hAnsi="微软雅黑"/>
          <w:color w:val="000000" w:themeColor="text1"/>
        </w:rPr>
        <w:t>】</w:t>
      </w:r>
      <w:r w:rsidR="002224BB">
        <w:rPr>
          <w:rFonts w:ascii="微软雅黑" w:eastAsia="微软雅黑" w:hAnsi="微软雅黑" w:hint="eastAsia"/>
          <w:color w:val="000000" w:themeColor="text1"/>
        </w:rPr>
        <w:t>转跳到</w:t>
      </w:r>
      <w:r w:rsidR="002224BB">
        <w:rPr>
          <w:rFonts w:ascii="微软雅黑" w:eastAsia="微软雅黑" w:hAnsi="微软雅黑"/>
          <w:color w:val="000000" w:themeColor="text1"/>
        </w:rPr>
        <w:t>出借列表页。</w:t>
      </w:r>
      <w:r w:rsidR="008F439D" w:rsidRPr="008F439D">
        <w:rPr>
          <w:rFonts w:ascii="微软雅黑" w:eastAsia="微软雅黑" w:hAnsi="微软雅黑" w:hint="eastAsia"/>
          <w:color w:val="548DD4" w:themeColor="text2" w:themeTint="99"/>
        </w:rPr>
        <w:t>（12.18补充</w:t>
      </w:r>
      <w:r w:rsidR="008F439D">
        <w:rPr>
          <w:rFonts w:ascii="微软雅黑" w:eastAsia="微软雅黑" w:hAnsi="微软雅黑" w:hint="eastAsia"/>
          <w:color w:val="548DD4" w:themeColor="text2" w:themeTint="99"/>
        </w:rPr>
        <w:t>【授权</w:t>
      </w:r>
      <w:r w:rsidR="008F439D">
        <w:rPr>
          <w:rFonts w:ascii="微软雅黑" w:eastAsia="微软雅黑" w:hAnsi="微软雅黑"/>
          <w:color w:val="548DD4" w:themeColor="text2" w:themeTint="99"/>
        </w:rPr>
        <w:t>按键</w:t>
      </w:r>
      <w:r w:rsidR="008F439D">
        <w:rPr>
          <w:rFonts w:ascii="微软雅黑" w:eastAsia="微软雅黑" w:hAnsi="微软雅黑" w:hint="eastAsia"/>
          <w:color w:val="548DD4" w:themeColor="text2" w:themeTint="99"/>
        </w:rPr>
        <w:t>】判断：</w:t>
      </w:r>
      <w:r w:rsidR="008F439D">
        <w:rPr>
          <w:rFonts w:ascii="微软雅黑" w:eastAsia="微软雅黑" w:hAnsi="微软雅黑"/>
          <w:color w:val="548DD4" w:themeColor="text2" w:themeTint="99"/>
        </w:rPr>
        <w:t>以上三条</w:t>
      </w:r>
      <w:r w:rsidR="008F439D" w:rsidRPr="008F439D">
        <w:rPr>
          <w:rFonts w:ascii="微软雅黑" w:eastAsia="微软雅黑" w:hAnsi="微软雅黑" w:hint="eastAsia"/>
          <w:color w:val="548DD4" w:themeColor="text2" w:themeTint="99"/>
        </w:rPr>
        <w:t>）</w:t>
      </w:r>
    </w:p>
    <w:p w14:paraId="1569CAB8" w14:textId="3E12D1A2" w:rsidR="00FD338E" w:rsidRDefault="004C74C6" w:rsidP="00FD338E">
      <w:pPr>
        <w:rPr>
          <w:rFonts w:ascii="微软雅黑" w:eastAsia="微软雅黑" w:hAnsi="微软雅黑"/>
        </w:rPr>
      </w:pPr>
      <w:r>
        <w:rPr>
          <w:rFonts w:ascii="微软雅黑" w:eastAsia="微软雅黑" w:hAnsi="微软雅黑" w:hint="eastAsia"/>
        </w:rPr>
        <w:t>5.</w:t>
      </w:r>
      <w:r w:rsidR="00A81600">
        <w:rPr>
          <w:rFonts w:ascii="微软雅黑" w:eastAsia="微软雅黑" w:hAnsi="微软雅黑" w:hint="eastAsia"/>
        </w:rPr>
        <w:t>借款</w:t>
      </w:r>
      <w:r w:rsidR="00FD338E">
        <w:rPr>
          <w:rFonts w:ascii="微软雅黑" w:eastAsia="微软雅黑" w:hAnsi="微软雅黑"/>
        </w:rPr>
        <w:t>信息页</w:t>
      </w:r>
      <w:r w:rsidR="00FD338E" w:rsidRPr="00FD338E">
        <w:rPr>
          <w:rFonts w:ascii="微软雅黑" w:eastAsia="微软雅黑" w:hAnsi="微软雅黑" w:hint="eastAsia"/>
          <w:color w:val="548DD4" w:themeColor="text2" w:themeTint="99"/>
        </w:rPr>
        <w:t>（12.13补充</w:t>
      </w:r>
      <w:r w:rsidR="00A01A87">
        <w:rPr>
          <w:rFonts w:ascii="微软雅黑" w:eastAsia="微软雅黑" w:hAnsi="微软雅黑" w:hint="eastAsia"/>
          <w:color w:val="548DD4" w:themeColor="text2" w:themeTint="99"/>
        </w:rPr>
        <w:t>,如果</w:t>
      </w:r>
      <w:r w:rsidR="00A01A87">
        <w:rPr>
          <w:rFonts w:ascii="微软雅黑" w:eastAsia="微软雅黑" w:hAnsi="微软雅黑"/>
          <w:color w:val="548DD4" w:themeColor="text2" w:themeTint="99"/>
        </w:rPr>
        <w:t>开发时间不够，此页面</w:t>
      </w:r>
      <w:r w:rsidR="00A01A87">
        <w:rPr>
          <w:rFonts w:ascii="微软雅黑" w:eastAsia="微软雅黑" w:hAnsi="微软雅黑" w:hint="eastAsia"/>
          <w:color w:val="548DD4" w:themeColor="text2" w:themeTint="99"/>
        </w:rPr>
        <w:t>功能</w:t>
      </w:r>
      <w:r w:rsidR="00A01A87">
        <w:rPr>
          <w:rFonts w:ascii="微软雅黑" w:eastAsia="微软雅黑" w:hAnsi="微软雅黑"/>
          <w:color w:val="548DD4" w:themeColor="text2" w:themeTint="99"/>
        </w:rPr>
        <w:t>延到三期</w:t>
      </w:r>
      <w:r w:rsidR="00FD338E" w:rsidRPr="00FD338E">
        <w:rPr>
          <w:rFonts w:ascii="微软雅黑" w:eastAsia="微软雅黑" w:hAnsi="微软雅黑" w:hint="eastAsia"/>
          <w:color w:val="548DD4" w:themeColor="text2" w:themeTint="99"/>
        </w:rPr>
        <w:t>）</w:t>
      </w:r>
    </w:p>
    <w:p w14:paraId="75E13DD4" w14:textId="6FA97D50" w:rsidR="004C74C6" w:rsidRDefault="00FD338E" w:rsidP="00E62B8E">
      <w:pPr>
        <w:rPr>
          <w:rFonts w:ascii="微软雅黑" w:eastAsia="微软雅黑" w:hAnsi="微软雅黑"/>
          <w:b/>
        </w:rPr>
      </w:pPr>
      <w:r>
        <w:rPr>
          <w:noProof/>
        </w:rPr>
        <w:lastRenderedPageBreak/>
        <w:drawing>
          <wp:inline distT="0" distB="0" distL="0" distR="0" wp14:anchorId="424D52C2" wp14:editId="425F1E93">
            <wp:extent cx="1966044" cy="350065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118" cy="3509686"/>
                    </a:xfrm>
                    <a:prstGeom prst="rect">
                      <a:avLst/>
                    </a:prstGeom>
                  </pic:spPr>
                </pic:pic>
              </a:graphicData>
            </a:graphic>
          </wp:inline>
        </w:drawing>
      </w:r>
      <w:r>
        <w:rPr>
          <w:noProof/>
        </w:rPr>
        <w:drawing>
          <wp:inline distT="0" distB="0" distL="0" distR="0" wp14:anchorId="543949B7" wp14:editId="4A3888C0">
            <wp:extent cx="2006954" cy="354742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7448" cy="3565976"/>
                    </a:xfrm>
                    <a:prstGeom prst="rect">
                      <a:avLst/>
                    </a:prstGeom>
                  </pic:spPr>
                </pic:pic>
              </a:graphicData>
            </a:graphic>
          </wp:inline>
        </w:drawing>
      </w:r>
    </w:p>
    <w:p w14:paraId="75E31333" w14:textId="67742C08" w:rsidR="00FD338E" w:rsidRPr="00DC4F36" w:rsidRDefault="00A81600" w:rsidP="00E62B8E">
      <w:pPr>
        <w:rPr>
          <w:rFonts w:ascii="微软雅黑" w:eastAsia="微软雅黑" w:hAnsi="微软雅黑"/>
        </w:rPr>
      </w:pPr>
      <w:r w:rsidRPr="00DC4F36">
        <w:rPr>
          <w:rFonts w:ascii="微软雅黑" w:eastAsia="微软雅黑" w:hAnsi="微软雅黑" w:hint="eastAsia"/>
        </w:rPr>
        <w:t>①</w:t>
      </w:r>
      <w:r w:rsidR="00EB1BB8" w:rsidRPr="00DC4F36">
        <w:rPr>
          <w:rFonts w:ascii="微软雅黑" w:eastAsia="微软雅黑" w:hAnsi="微软雅黑" w:hint="eastAsia"/>
        </w:rPr>
        <w:t>功能</w:t>
      </w:r>
      <w:r w:rsidR="00EB1BB8" w:rsidRPr="00DC4F36">
        <w:rPr>
          <w:rFonts w:ascii="微软雅黑" w:eastAsia="微软雅黑" w:hAnsi="微软雅黑"/>
        </w:rPr>
        <w:t>同</w:t>
      </w:r>
      <w:r w:rsidR="00EB1BB8" w:rsidRPr="00DC4F36">
        <w:rPr>
          <w:rFonts w:ascii="微软雅黑" w:eastAsia="微软雅黑" w:hAnsi="微软雅黑" w:hint="eastAsia"/>
        </w:rPr>
        <w:t>PC端</w:t>
      </w:r>
      <w:r w:rsidR="00EB1BB8" w:rsidRPr="00DC4F36">
        <w:rPr>
          <w:rFonts w:ascii="微软雅黑" w:eastAsia="微软雅黑" w:hAnsi="微软雅黑"/>
        </w:rPr>
        <w:t>“</w:t>
      </w:r>
      <w:r w:rsidR="00EB1BB8" w:rsidRPr="00DC4F36">
        <w:rPr>
          <w:rFonts w:ascii="微软雅黑" w:eastAsia="微软雅黑" w:hAnsi="微软雅黑" w:hint="eastAsia"/>
        </w:rPr>
        <w:t>标的</w:t>
      </w:r>
      <w:r w:rsidR="00EB1BB8" w:rsidRPr="00DC4F36">
        <w:rPr>
          <w:rFonts w:ascii="微软雅黑" w:eastAsia="微软雅黑" w:hAnsi="微软雅黑"/>
        </w:rPr>
        <w:t>详情”</w:t>
      </w:r>
      <w:r w:rsidR="00EB1BB8" w:rsidRPr="00DC4F36">
        <w:rPr>
          <w:rFonts w:ascii="微软雅黑" w:eastAsia="微软雅黑" w:hAnsi="微软雅黑" w:hint="eastAsia"/>
        </w:rPr>
        <w:t>部分</w:t>
      </w:r>
      <w:r w:rsidR="00DC4F36">
        <w:rPr>
          <w:rFonts w:ascii="微软雅黑" w:eastAsia="微软雅黑" w:hAnsi="微软雅黑" w:hint="eastAsia"/>
        </w:rPr>
        <w:t>；</w:t>
      </w:r>
    </w:p>
    <w:p w14:paraId="4618A1AA" w14:textId="355E6337" w:rsidR="00891141" w:rsidRPr="00DC4F36" w:rsidRDefault="00891141" w:rsidP="00E62B8E">
      <w:pPr>
        <w:rPr>
          <w:rFonts w:ascii="微软雅黑" w:eastAsia="微软雅黑" w:hAnsi="微软雅黑"/>
        </w:rPr>
      </w:pPr>
      <w:r w:rsidRPr="00DC4F36">
        <w:rPr>
          <w:rFonts w:ascii="微软雅黑" w:eastAsia="微软雅黑" w:hAnsi="微软雅黑" w:hint="eastAsia"/>
        </w:rPr>
        <w:t>②进入</w:t>
      </w:r>
      <w:r w:rsidRPr="00DC4F36">
        <w:rPr>
          <w:rFonts w:ascii="微软雅黑" w:eastAsia="微软雅黑" w:hAnsi="微软雅黑"/>
        </w:rPr>
        <w:t>页面默认展示“</w:t>
      </w:r>
      <w:r w:rsidRPr="00DC4F36">
        <w:rPr>
          <w:rFonts w:ascii="微软雅黑" w:eastAsia="微软雅黑" w:hAnsi="微软雅黑" w:hint="eastAsia"/>
        </w:rPr>
        <w:t>友金</w:t>
      </w:r>
      <w:r w:rsidRPr="00DC4F36">
        <w:rPr>
          <w:rFonts w:ascii="微软雅黑" w:eastAsia="微软雅黑" w:hAnsi="微软雅黑"/>
        </w:rPr>
        <w:t>e富”</w:t>
      </w:r>
      <w:r w:rsidRPr="00DC4F36">
        <w:rPr>
          <w:rFonts w:ascii="微软雅黑" w:eastAsia="微软雅黑" w:hAnsi="微软雅黑" w:hint="eastAsia"/>
        </w:rPr>
        <w:t>内容</w:t>
      </w:r>
      <w:r w:rsidR="00DC4F36" w:rsidRPr="00DC4F36">
        <w:rPr>
          <w:rFonts w:ascii="微软雅黑" w:eastAsia="微软雅黑" w:hAnsi="微软雅黑" w:hint="eastAsia"/>
        </w:rPr>
        <w:t>，</w:t>
      </w:r>
      <w:r w:rsidR="00DC4F36" w:rsidRPr="00DC4F36">
        <w:rPr>
          <w:rFonts w:ascii="微软雅黑" w:eastAsia="微软雅黑" w:hAnsi="微软雅黑"/>
        </w:rPr>
        <w:t>点击</w:t>
      </w:r>
      <w:r w:rsidR="00DC4F36" w:rsidRPr="00DC4F36">
        <w:rPr>
          <w:rFonts w:ascii="微软雅黑" w:eastAsia="微软雅黑" w:hAnsi="微软雅黑" w:hint="eastAsia"/>
        </w:rPr>
        <w:t>T</w:t>
      </w:r>
      <w:r w:rsidR="00DC4F36" w:rsidRPr="00DC4F36">
        <w:rPr>
          <w:rFonts w:ascii="微软雅黑" w:eastAsia="微软雅黑" w:hAnsi="微软雅黑"/>
        </w:rPr>
        <w:t>ab切换页面内容。</w:t>
      </w:r>
      <w:r w:rsidR="004A016E">
        <w:rPr>
          <w:rFonts w:ascii="微软雅黑" w:eastAsia="微软雅黑" w:hAnsi="微软雅黑" w:hint="eastAsia"/>
        </w:rPr>
        <w:t>内容</w:t>
      </w:r>
      <w:r w:rsidR="004A016E">
        <w:rPr>
          <w:rFonts w:ascii="微软雅黑" w:eastAsia="微软雅黑" w:hAnsi="微软雅黑"/>
        </w:rPr>
        <w:t>排序规则同现在</w:t>
      </w:r>
      <w:r w:rsidR="004A016E">
        <w:rPr>
          <w:rFonts w:ascii="微软雅黑" w:eastAsia="微软雅黑" w:hAnsi="微软雅黑" w:hint="eastAsia"/>
        </w:rPr>
        <w:t>PC端</w:t>
      </w:r>
      <w:r w:rsidR="004A016E">
        <w:rPr>
          <w:rFonts w:ascii="微软雅黑" w:eastAsia="微软雅黑" w:hAnsi="微软雅黑"/>
        </w:rPr>
        <w:t>。</w:t>
      </w:r>
    </w:p>
    <w:p w14:paraId="1EEF1CE7" w14:textId="3B8D67A5" w:rsidR="00DC4F36" w:rsidRPr="00DC4F36" w:rsidRDefault="00DC4F36" w:rsidP="00E62B8E">
      <w:pPr>
        <w:rPr>
          <w:rFonts w:ascii="微软雅黑" w:eastAsia="微软雅黑" w:hAnsi="微软雅黑"/>
        </w:rPr>
      </w:pPr>
      <w:r w:rsidRPr="00DC4F36">
        <w:rPr>
          <w:rFonts w:ascii="微软雅黑" w:eastAsia="微软雅黑" w:hAnsi="微软雅黑"/>
        </w:rPr>
        <w:t>③</w:t>
      </w:r>
      <w:proofErr w:type="gramStart"/>
      <w:r w:rsidRPr="00DC4F36">
        <w:rPr>
          <w:rFonts w:ascii="微软雅黑" w:eastAsia="微软雅黑" w:hAnsi="微软雅黑"/>
        </w:rPr>
        <w:t>友金</w:t>
      </w:r>
      <w:proofErr w:type="gramEnd"/>
      <w:r w:rsidRPr="00DC4F36">
        <w:rPr>
          <w:rFonts w:ascii="微软雅黑" w:eastAsia="微软雅黑" w:hAnsi="微软雅黑"/>
        </w:rPr>
        <w:t>e富</w:t>
      </w:r>
    </w:p>
    <w:p w14:paraId="3ACDE874" w14:textId="11C9318A" w:rsidR="00DC4F36" w:rsidRPr="004A016E" w:rsidRDefault="00DC4F36" w:rsidP="00DC4F36">
      <w:pPr>
        <w:widowControl/>
        <w:spacing w:before="150" w:after="150" w:line="600" w:lineRule="atLeast"/>
        <w:rPr>
          <w:rFonts w:ascii="微软雅黑" w:eastAsia="微软雅黑" w:hAnsi="微软雅黑"/>
        </w:rPr>
      </w:pPr>
      <w:proofErr w:type="spellStart"/>
      <w:r w:rsidRPr="00DC4F36">
        <w:rPr>
          <w:rFonts w:ascii="微软雅黑" w:eastAsia="微软雅黑" w:hAnsi="微软雅黑"/>
        </w:rPr>
        <w:t>i</w:t>
      </w:r>
      <w:proofErr w:type="spellEnd"/>
      <w:r w:rsidRPr="00DC4F36">
        <w:rPr>
          <w:rFonts w:ascii="微软雅黑" w:eastAsia="微软雅黑" w:hAnsi="微软雅黑"/>
        </w:rPr>
        <w:t>.</w:t>
      </w:r>
      <w:r>
        <w:rPr>
          <w:rFonts w:ascii="微软雅黑" w:eastAsia="微软雅黑" w:hAnsi="微软雅黑" w:hint="eastAsia"/>
        </w:rPr>
        <w:t>展示</w:t>
      </w:r>
      <w:r>
        <w:rPr>
          <w:rFonts w:ascii="微软雅黑" w:eastAsia="微软雅黑" w:hAnsi="微软雅黑"/>
        </w:rPr>
        <w:t>字段：</w:t>
      </w:r>
      <w:r w:rsidRPr="004A016E">
        <w:rPr>
          <w:rFonts w:ascii="微软雅黑" w:eastAsia="微软雅黑" w:hAnsi="微软雅黑"/>
        </w:rPr>
        <w:t>姓名</w:t>
      </w:r>
      <w:r w:rsidRPr="004A016E">
        <w:rPr>
          <w:rFonts w:ascii="微软雅黑" w:eastAsia="微软雅黑" w:hAnsi="微软雅黑" w:hint="eastAsia"/>
        </w:rPr>
        <w:t>、</w:t>
      </w:r>
      <w:r w:rsidRPr="004A016E">
        <w:rPr>
          <w:rFonts w:ascii="微软雅黑" w:eastAsia="微软雅黑" w:hAnsi="微软雅黑"/>
        </w:rPr>
        <w:t>借款标题、</w:t>
      </w:r>
      <w:r w:rsidR="004A016E" w:rsidRPr="004A016E">
        <w:rPr>
          <w:rFonts w:ascii="微软雅黑" w:eastAsia="微软雅黑" w:hAnsi="微软雅黑" w:hint="eastAsia"/>
        </w:rPr>
        <w:t>借款</w:t>
      </w:r>
      <w:r w:rsidR="004A016E" w:rsidRPr="004A016E">
        <w:rPr>
          <w:rFonts w:ascii="微软雅黑" w:eastAsia="微软雅黑" w:hAnsi="微软雅黑"/>
        </w:rPr>
        <w:t>期限、借款金额（</w:t>
      </w:r>
      <w:r w:rsidR="004A016E" w:rsidRPr="004A016E">
        <w:rPr>
          <w:rFonts w:ascii="微软雅黑" w:eastAsia="微软雅黑" w:hAnsi="微软雅黑" w:hint="eastAsia"/>
        </w:rPr>
        <w:t>万元</w:t>
      </w:r>
      <w:r w:rsidR="004A016E" w:rsidRPr="004A016E">
        <w:rPr>
          <w:rFonts w:ascii="微软雅黑" w:eastAsia="微软雅黑" w:hAnsi="微软雅黑"/>
        </w:rPr>
        <w:t>）</w:t>
      </w:r>
      <w:r w:rsidR="004A016E" w:rsidRPr="004A016E">
        <w:rPr>
          <w:rFonts w:ascii="微软雅黑" w:eastAsia="微软雅黑" w:hAnsi="微软雅黑" w:hint="eastAsia"/>
        </w:rPr>
        <w:t>。</w:t>
      </w:r>
    </w:p>
    <w:p w14:paraId="695949F1" w14:textId="292FAA34" w:rsidR="00DC4F36" w:rsidRDefault="00DC4F36" w:rsidP="00E62B8E">
      <w:pPr>
        <w:rPr>
          <w:rFonts w:ascii="微软雅黑" w:eastAsia="微软雅黑" w:hAnsi="微软雅黑"/>
        </w:rPr>
      </w:pPr>
      <w:r w:rsidRPr="00DC4F36">
        <w:rPr>
          <w:rFonts w:ascii="微软雅黑" w:eastAsia="微软雅黑" w:hAnsi="微软雅黑"/>
        </w:rPr>
        <w:t>ii.</w:t>
      </w:r>
      <w:r w:rsidR="004A016E">
        <w:rPr>
          <w:rFonts w:ascii="微软雅黑" w:eastAsia="微软雅黑" w:hAnsi="微软雅黑" w:hint="eastAsia"/>
        </w:rPr>
        <w:t>点击</w:t>
      </w:r>
      <w:r w:rsidR="004A016E">
        <w:rPr>
          <w:rFonts w:ascii="微软雅黑" w:eastAsia="微软雅黑" w:hAnsi="微软雅黑"/>
        </w:rPr>
        <w:t>【</w:t>
      </w:r>
      <w:r w:rsidR="004A016E">
        <w:rPr>
          <w:rFonts w:ascii="微软雅黑" w:eastAsia="微软雅黑" w:hAnsi="微软雅黑" w:hint="eastAsia"/>
        </w:rPr>
        <w:t>查看</w:t>
      </w:r>
      <w:r w:rsidR="004A016E">
        <w:rPr>
          <w:rFonts w:ascii="微软雅黑" w:eastAsia="微软雅黑" w:hAnsi="微软雅黑"/>
        </w:rPr>
        <w:t>更多】</w:t>
      </w:r>
      <w:r w:rsidR="004A016E">
        <w:rPr>
          <w:rFonts w:ascii="微软雅黑" w:eastAsia="微软雅黑" w:hAnsi="微软雅黑" w:hint="eastAsia"/>
        </w:rPr>
        <w:t>进入</w:t>
      </w:r>
      <w:r w:rsidR="004A016E">
        <w:rPr>
          <w:rFonts w:ascii="微软雅黑" w:eastAsia="微软雅黑" w:hAnsi="微软雅黑"/>
        </w:rPr>
        <w:t>查看更多页面</w:t>
      </w:r>
      <w:r w:rsidR="004A016E">
        <w:rPr>
          <w:rFonts w:ascii="微软雅黑" w:eastAsia="微软雅黑" w:hAnsi="微软雅黑" w:hint="eastAsia"/>
        </w:rPr>
        <w:t>。</w:t>
      </w:r>
      <w:r w:rsidR="004A016E">
        <w:rPr>
          <w:rFonts w:ascii="微软雅黑" w:eastAsia="微软雅黑" w:hAnsi="微软雅黑"/>
        </w:rPr>
        <w:t>查看更多页面</w:t>
      </w:r>
      <w:r w:rsidR="004A016E">
        <w:rPr>
          <w:rFonts w:ascii="微软雅黑" w:eastAsia="微软雅黑" w:hAnsi="微软雅黑" w:hint="eastAsia"/>
        </w:rPr>
        <w:t>内容</w:t>
      </w:r>
      <w:r w:rsidR="004A016E">
        <w:rPr>
          <w:rFonts w:ascii="微软雅黑" w:eastAsia="微软雅黑" w:hAnsi="微软雅黑"/>
        </w:rPr>
        <w:t>为</w:t>
      </w:r>
      <w:r w:rsidR="00BB1AD9">
        <w:rPr>
          <w:rFonts w:ascii="微软雅黑" w:eastAsia="微软雅黑" w:hAnsi="微软雅黑" w:hint="eastAsia"/>
        </w:rPr>
        <w:t>相应</w:t>
      </w:r>
      <w:r w:rsidR="00BB1AD9">
        <w:rPr>
          <w:rFonts w:ascii="微软雅黑" w:eastAsia="微软雅黑" w:hAnsi="微软雅黑"/>
        </w:rPr>
        <w:t>借款标题的项目信息。</w:t>
      </w:r>
      <w:r w:rsidR="00BB1AD9">
        <w:rPr>
          <w:rFonts w:ascii="微软雅黑" w:eastAsia="微软雅黑" w:hAnsi="微软雅黑" w:hint="eastAsia"/>
        </w:rPr>
        <w:t>（同PC端）</w:t>
      </w:r>
    </w:p>
    <w:p w14:paraId="24A15A4B" w14:textId="3C7D9867" w:rsidR="00BB1AD9" w:rsidRPr="00DC4F36" w:rsidRDefault="00BB1AD9" w:rsidP="00E62B8E">
      <w:pPr>
        <w:rPr>
          <w:rFonts w:ascii="微软雅黑" w:eastAsia="微软雅黑" w:hAnsi="微软雅黑"/>
        </w:rPr>
      </w:pPr>
      <w:r>
        <w:rPr>
          <w:noProof/>
        </w:rPr>
        <w:lastRenderedPageBreak/>
        <w:drawing>
          <wp:inline distT="0" distB="0" distL="0" distR="0" wp14:anchorId="394C75DE" wp14:editId="55811167">
            <wp:extent cx="3234520" cy="3826948"/>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9486" cy="3832823"/>
                    </a:xfrm>
                    <a:prstGeom prst="rect">
                      <a:avLst/>
                    </a:prstGeom>
                  </pic:spPr>
                </pic:pic>
              </a:graphicData>
            </a:graphic>
          </wp:inline>
        </w:drawing>
      </w:r>
    </w:p>
    <w:p w14:paraId="00658AE0" w14:textId="033B30D9" w:rsidR="00FD338E" w:rsidRDefault="00DC4F36" w:rsidP="00E62B8E">
      <w:pPr>
        <w:rPr>
          <w:rFonts w:ascii="微软雅黑" w:eastAsia="微软雅黑" w:hAnsi="微软雅黑"/>
        </w:rPr>
      </w:pPr>
      <w:r>
        <w:rPr>
          <w:rFonts w:ascii="微软雅黑" w:eastAsia="微软雅黑" w:hAnsi="微软雅黑" w:hint="eastAsia"/>
        </w:rPr>
        <w:t>④</w:t>
      </w:r>
      <w:r w:rsidR="00C046A2">
        <w:rPr>
          <w:rFonts w:ascii="微软雅黑" w:eastAsia="微软雅黑" w:hAnsi="微软雅黑" w:hint="eastAsia"/>
        </w:rPr>
        <w:t>债权</w:t>
      </w:r>
      <w:r w:rsidR="00C046A2">
        <w:rPr>
          <w:rFonts w:ascii="微软雅黑" w:eastAsia="微软雅黑" w:hAnsi="微软雅黑"/>
        </w:rPr>
        <w:t>转让</w:t>
      </w:r>
    </w:p>
    <w:p w14:paraId="5EC69757" w14:textId="60EC278C" w:rsidR="00C046A2" w:rsidRPr="00C046A2" w:rsidRDefault="00C046A2" w:rsidP="00C046A2">
      <w:pPr>
        <w:widowControl/>
        <w:spacing w:before="150" w:after="150" w:line="600" w:lineRule="atLeast"/>
        <w:rPr>
          <w:rFonts w:ascii="Helvetica" w:hAnsi="Helvetica" w:cs="Helvetica"/>
          <w:color w:val="999999"/>
          <w:kern w:val="0"/>
          <w:szCs w:val="21"/>
        </w:rPr>
      </w:pPr>
      <w:proofErr w:type="spellStart"/>
      <w:r w:rsidRPr="00DC4F36">
        <w:rPr>
          <w:rFonts w:ascii="微软雅黑" w:eastAsia="微软雅黑" w:hAnsi="微软雅黑"/>
        </w:rPr>
        <w:t>i</w:t>
      </w:r>
      <w:proofErr w:type="spellEnd"/>
      <w:r w:rsidRPr="00DC4F36">
        <w:rPr>
          <w:rFonts w:ascii="微软雅黑" w:eastAsia="微软雅黑" w:hAnsi="微软雅黑"/>
        </w:rPr>
        <w:t>.</w:t>
      </w:r>
      <w:r>
        <w:rPr>
          <w:rFonts w:ascii="微软雅黑" w:eastAsia="微软雅黑" w:hAnsi="微软雅黑" w:hint="eastAsia"/>
        </w:rPr>
        <w:t>展示</w:t>
      </w:r>
      <w:r>
        <w:rPr>
          <w:rFonts w:ascii="微软雅黑" w:eastAsia="微软雅黑" w:hAnsi="微软雅黑"/>
        </w:rPr>
        <w:t>字段：</w:t>
      </w:r>
      <w:r w:rsidRPr="00C046A2">
        <w:rPr>
          <w:rFonts w:ascii="微软雅黑" w:eastAsia="微软雅黑" w:hAnsi="微软雅黑"/>
        </w:rPr>
        <w:t>债权编号</w:t>
      </w:r>
      <w:r w:rsidRPr="004A016E">
        <w:rPr>
          <w:rFonts w:ascii="微软雅黑" w:eastAsia="微软雅黑" w:hAnsi="微软雅黑" w:hint="eastAsia"/>
        </w:rPr>
        <w:t>、</w:t>
      </w:r>
      <w:r>
        <w:rPr>
          <w:rFonts w:ascii="微软雅黑" w:eastAsia="微软雅黑" w:hAnsi="微软雅黑" w:hint="eastAsia"/>
        </w:rPr>
        <w:t>年利率</w:t>
      </w:r>
      <w:r w:rsidRPr="004A016E">
        <w:rPr>
          <w:rFonts w:ascii="微软雅黑" w:eastAsia="微软雅黑" w:hAnsi="微软雅黑"/>
        </w:rPr>
        <w:t>、</w:t>
      </w:r>
      <w:r>
        <w:rPr>
          <w:rFonts w:ascii="微软雅黑" w:eastAsia="微软雅黑" w:hAnsi="微软雅黑" w:hint="eastAsia"/>
        </w:rPr>
        <w:t>剩余</w:t>
      </w:r>
      <w:r w:rsidRPr="004A016E">
        <w:rPr>
          <w:rFonts w:ascii="微软雅黑" w:eastAsia="微软雅黑" w:hAnsi="微软雅黑"/>
        </w:rPr>
        <w:t>期限、</w:t>
      </w:r>
      <w:r>
        <w:rPr>
          <w:rFonts w:ascii="微软雅黑" w:eastAsia="微软雅黑" w:hAnsi="微软雅黑" w:hint="eastAsia"/>
        </w:rPr>
        <w:t>当前</w:t>
      </w:r>
      <w:r>
        <w:rPr>
          <w:rFonts w:ascii="微软雅黑" w:eastAsia="微软雅黑" w:hAnsi="微软雅黑"/>
        </w:rPr>
        <w:t>价值</w:t>
      </w:r>
      <w:r w:rsidRPr="004A016E">
        <w:rPr>
          <w:rFonts w:ascii="微软雅黑" w:eastAsia="微软雅黑" w:hAnsi="微软雅黑"/>
        </w:rPr>
        <w:t>（</w:t>
      </w:r>
      <w:r w:rsidRPr="004A016E">
        <w:rPr>
          <w:rFonts w:ascii="微软雅黑" w:eastAsia="微软雅黑" w:hAnsi="微软雅黑" w:hint="eastAsia"/>
        </w:rPr>
        <w:t>元</w:t>
      </w:r>
      <w:r w:rsidRPr="004A016E">
        <w:rPr>
          <w:rFonts w:ascii="微软雅黑" w:eastAsia="微软雅黑" w:hAnsi="微软雅黑"/>
        </w:rPr>
        <w:t>）</w:t>
      </w:r>
      <w:r w:rsidRPr="004A016E">
        <w:rPr>
          <w:rFonts w:ascii="微软雅黑" w:eastAsia="微软雅黑" w:hAnsi="微软雅黑" w:hint="eastAsia"/>
        </w:rPr>
        <w:t>。</w:t>
      </w:r>
    </w:p>
    <w:p w14:paraId="03A8C830" w14:textId="666CD17B" w:rsidR="00C046A2" w:rsidRDefault="00C046A2" w:rsidP="00C046A2">
      <w:pPr>
        <w:rPr>
          <w:rFonts w:ascii="微软雅黑" w:eastAsia="微软雅黑" w:hAnsi="微软雅黑"/>
        </w:rPr>
      </w:pPr>
      <w:r w:rsidRPr="00DC4F36">
        <w:rPr>
          <w:rFonts w:ascii="微软雅黑" w:eastAsia="微软雅黑" w:hAnsi="微软雅黑"/>
        </w:rPr>
        <w:t>ii.</w:t>
      </w:r>
      <w:r>
        <w:rPr>
          <w:rFonts w:ascii="微软雅黑" w:eastAsia="微软雅黑" w:hAnsi="微软雅黑" w:hint="eastAsia"/>
        </w:rPr>
        <w:t>点击</w:t>
      </w:r>
      <w:r>
        <w:rPr>
          <w:rFonts w:ascii="微软雅黑" w:eastAsia="微软雅黑" w:hAnsi="微软雅黑"/>
        </w:rPr>
        <w:t>【</w:t>
      </w:r>
      <w:r>
        <w:rPr>
          <w:rFonts w:ascii="微软雅黑" w:eastAsia="微软雅黑" w:hAnsi="微软雅黑" w:hint="eastAsia"/>
        </w:rPr>
        <w:t>查看</w:t>
      </w:r>
      <w:r>
        <w:rPr>
          <w:rFonts w:ascii="微软雅黑" w:eastAsia="微软雅黑" w:hAnsi="微软雅黑"/>
        </w:rPr>
        <w:t>更多】</w:t>
      </w:r>
      <w:r>
        <w:rPr>
          <w:rFonts w:ascii="微软雅黑" w:eastAsia="微软雅黑" w:hAnsi="微软雅黑" w:hint="eastAsia"/>
        </w:rPr>
        <w:t>进入</w:t>
      </w:r>
      <w:r>
        <w:rPr>
          <w:rFonts w:ascii="微软雅黑" w:eastAsia="微软雅黑" w:hAnsi="微软雅黑"/>
        </w:rPr>
        <w:t>查看更多页面</w:t>
      </w:r>
      <w:r>
        <w:rPr>
          <w:rFonts w:ascii="微软雅黑" w:eastAsia="微软雅黑" w:hAnsi="微软雅黑" w:hint="eastAsia"/>
        </w:rPr>
        <w:t>。</w:t>
      </w:r>
      <w:r>
        <w:rPr>
          <w:rFonts w:ascii="微软雅黑" w:eastAsia="微软雅黑" w:hAnsi="微软雅黑"/>
        </w:rPr>
        <w:t>查看更多页面</w:t>
      </w:r>
      <w:r>
        <w:rPr>
          <w:rFonts w:ascii="微软雅黑" w:eastAsia="微软雅黑" w:hAnsi="微软雅黑" w:hint="eastAsia"/>
        </w:rPr>
        <w:t>内容</w:t>
      </w:r>
      <w:r>
        <w:rPr>
          <w:rFonts w:ascii="微软雅黑" w:eastAsia="微软雅黑" w:hAnsi="微软雅黑"/>
        </w:rPr>
        <w:t>为</w:t>
      </w:r>
      <w:r>
        <w:rPr>
          <w:rFonts w:ascii="微软雅黑" w:eastAsia="微软雅黑" w:hAnsi="微软雅黑" w:hint="eastAsia"/>
        </w:rPr>
        <w:t>相应</w:t>
      </w:r>
      <w:r w:rsidR="00CC2B78" w:rsidRPr="00C046A2">
        <w:rPr>
          <w:rFonts w:ascii="微软雅黑" w:eastAsia="微软雅黑" w:hAnsi="微软雅黑"/>
        </w:rPr>
        <w:t>债权编号</w:t>
      </w:r>
      <w:r>
        <w:rPr>
          <w:rFonts w:ascii="微软雅黑" w:eastAsia="微软雅黑" w:hAnsi="微软雅黑"/>
        </w:rPr>
        <w:t>的项目信息。</w:t>
      </w:r>
      <w:r>
        <w:rPr>
          <w:rFonts w:ascii="微软雅黑" w:eastAsia="微软雅黑" w:hAnsi="微软雅黑" w:hint="eastAsia"/>
        </w:rPr>
        <w:t>（同PC端）</w:t>
      </w:r>
    </w:p>
    <w:p w14:paraId="7D149C45" w14:textId="30F4A274" w:rsidR="00C046A2" w:rsidRDefault="00CC2B78" w:rsidP="00C046A2">
      <w:pPr>
        <w:rPr>
          <w:rFonts w:ascii="微软雅黑" w:eastAsia="微软雅黑" w:hAnsi="微软雅黑"/>
        </w:rPr>
      </w:pPr>
      <w:r>
        <w:rPr>
          <w:noProof/>
        </w:rPr>
        <w:lastRenderedPageBreak/>
        <w:drawing>
          <wp:inline distT="0" distB="0" distL="0" distR="0" wp14:anchorId="34090D24" wp14:editId="42DDD814">
            <wp:extent cx="3643952" cy="4030237"/>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2225" cy="4039387"/>
                    </a:xfrm>
                    <a:prstGeom prst="rect">
                      <a:avLst/>
                    </a:prstGeom>
                  </pic:spPr>
                </pic:pic>
              </a:graphicData>
            </a:graphic>
          </wp:inline>
        </w:drawing>
      </w:r>
    </w:p>
    <w:p w14:paraId="78CB52D1" w14:textId="6A78C256" w:rsidR="00D26E61" w:rsidRDefault="00D26E61" w:rsidP="00C046A2">
      <w:pPr>
        <w:rPr>
          <w:rFonts w:ascii="微软雅黑" w:eastAsia="微软雅黑" w:hAnsi="微软雅黑"/>
          <w:color w:val="548DD4" w:themeColor="text2" w:themeTint="99"/>
        </w:rPr>
      </w:pPr>
      <w:r>
        <w:rPr>
          <w:rFonts w:ascii="微软雅黑" w:eastAsia="微软雅黑" w:hAnsi="微软雅黑" w:hint="eastAsia"/>
        </w:rPr>
        <w:t>6.已满额/已回收</w:t>
      </w:r>
      <w:r w:rsidR="00A6322D">
        <w:rPr>
          <w:rFonts w:ascii="微软雅黑" w:eastAsia="微软雅黑" w:hAnsi="微软雅黑" w:hint="eastAsia"/>
        </w:rPr>
        <w:t>/</w:t>
      </w:r>
      <w:r w:rsidR="005C4818">
        <w:rPr>
          <w:rFonts w:ascii="微软雅黑" w:eastAsia="微软雅黑" w:hAnsi="微软雅黑" w:hint="eastAsia"/>
        </w:rPr>
        <w:t>已到期</w:t>
      </w:r>
      <w:r>
        <w:rPr>
          <w:rFonts w:ascii="微软雅黑" w:eastAsia="微软雅黑" w:hAnsi="微软雅黑" w:hint="eastAsia"/>
        </w:rPr>
        <w:t>标的</w:t>
      </w:r>
      <w:proofErr w:type="gramStart"/>
      <w:r>
        <w:rPr>
          <w:rFonts w:ascii="微软雅黑" w:eastAsia="微软雅黑" w:hAnsi="微软雅黑"/>
        </w:rPr>
        <w:t>的</w:t>
      </w:r>
      <w:proofErr w:type="gramEnd"/>
      <w:r>
        <w:rPr>
          <w:rFonts w:ascii="微软雅黑" w:eastAsia="微软雅黑" w:hAnsi="微软雅黑"/>
        </w:rPr>
        <w:t>详情页样式同</w:t>
      </w:r>
      <w:r>
        <w:rPr>
          <w:rFonts w:ascii="微软雅黑" w:eastAsia="微软雅黑" w:hAnsi="微软雅黑" w:hint="eastAsia"/>
        </w:rPr>
        <w:t>“普通标”详情页</w:t>
      </w:r>
      <w:r>
        <w:rPr>
          <w:rFonts w:ascii="微软雅黑" w:eastAsia="微软雅黑" w:hAnsi="微软雅黑"/>
        </w:rPr>
        <w:t>的样式。（</w:t>
      </w:r>
      <w:r>
        <w:rPr>
          <w:rFonts w:ascii="微软雅黑" w:eastAsia="微软雅黑" w:hAnsi="微软雅黑" w:hint="eastAsia"/>
        </w:rPr>
        <w:t>即</w:t>
      </w:r>
      <w:r>
        <w:rPr>
          <w:rFonts w:ascii="微软雅黑" w:eastAsia="微软雅黑" w:hAnsi="微软雅黑"/>
        </w:rPr>
        <w:t>没有新手</w:t>
      </w:r>
      <w:r>
        <w:rPr>
          <w:rFonts w:ascii="微软雅黑" w:eastAsia="微软雅黑" w:hAnsi="微软雅黑" w:hint="eastAsia"/>
        </w:rPr>
        <w:t>常见</w:t>
      </w:r>
      <w:r>
        <w:rPr>
          <w:rFonts w:ascii="微软雅黑" w:eastAsia="微软雅黑" w:hAnsi="微软雅黑"/>
        </w:rPr>
        <w:t>问题</w:t>
      </w:r>
      <w:r>
        <w:rPr>
          <w:rFonts w:ascii="微软雅黑" w:eastAsia="微软雅黑" w:hAnsi="微软雅黑" w:hint="eastAsia"/>
        </w:rPr>
        <w:t>和VIP升级介绍部分</w:t>
      </w:r>
      <w:r>
        <w:rPr>
          <w:rFonts w:ascii="微软雅黑" w:eastAsia="微软雅黑" w:hAnsi="微软雅黑"/>
        </w:rPr>
        <w:t>。）</w:t>
      </w:r>
      <w:r w:rsidRPr="00D26E61">
        <w:rPr>
          <w:rFonts w:ascii="微软雅黑" w:eastAsia="微软雅黑" w:hAnsi="微软雅黑" w:hint="eastAsia"/>
          <w:color w:val="548DD4" w:themeColor="text2" w:themeTint="99"/>
        </w:rPr>
        <w:t>（</w:t>
      </w:r>
      <w:r w:rsidR="00A6322D" w:rsidRPr="00A6322D">
        <w:rPr>
          <w:rFonts w:ascii="微软雅黑" w:eastAsia="微软雅黑" w:hAnsi="微软雅黑" w:hint="eastAsia"/>
          <w:color w:val="548DD4" w:themeColor="text2" w:themeTint="99"/>
        </w:rPr>
        <w:t>增加</w:t>
      </w:r>
      <w:r w:rsidR="00A6322D" w:rsidRPr="00A6322D">
        <w:rPr>
          <w:rFonts w:ascii="微软雅黑" w:eastAsia="微软雅黑" w:hAnsi="微软雅黑"/>
          <w:color w:val="548DD4" w:themeColor="text2" w:themeTint="99"/>
        </w:rPr>
        <w:t>“</w:t>
      </w:r>
      <w:r w:rsidR="00A6322D" w:rsidRPr="00A6322D">
        <w:rPr>
          <w:rFonts w:ascii="微软雅黑" w:eastAsia="微软雅黑" w:hAnsi="微软雅黑" w:hint="eastAsia"/>
          <w:color w:val="548DD4" w:themeColor="text2" w:themeTint="99"/>
        </w:rPr>
        <w:t>已到期</w:t>
      </w:r>
      <w:r w:rsidR="00A6322D" w:rsidRPr="00A6322D">
        <w:rPr>
          <w:rFonts w:ascii="微软雅黑" w:eastAsia="微软雅黑" w:hAnsi="微软雅黑"/>
          <w:color w:val="548DD4" w:themeColor="text2" w:themeTint="99"/>
        </w:rPr>
        <w:t>”</w:t>
      </w:r>
      <w:r w:rsidR="00A6322D" w:rsidRPr="00A6322D">
        <w:rPr>
          <w:rFonts w:ascii="微软雅黑" w:eastAsia="微软雅黑" w:hAnsi="微软雅黑" w:hint="eastAsia"/>
          <w:color w:val="548DD4" w:themeColor="text2" w:themeTint="99"/>
        </w:rPr>
        <w:t>状态</w:t>
      </w:r>
      <w:r w:rsidR="00A6322D" w:rsidRPr="00A6322D">
        <w:rPr>
          <w:rFonts w:ascii="微软雅黑" w:eastAsia="微软雅黑" w:hAnsi="微软雅黑"/>
          <w:color w:val="548DD4" w:themeColor="text2" w:themeTint="99"/>
        </w:rPr>
        <w:t>，</w:t>
      </w:r>
      <w:r w:rsidR="00A6322D" w:rsidRPr="00A6322D">
        <w:rPr>
          <w:rFonts w:ascii="微软雅黑" w:eastAsia="微软雅黑" w:hAnsi="微软雅黑" w:hint="eastAsia"/>
          <w:color w:val="548DD4" w:themeColor="text2" w:themeTint="99"/>
        </w:rPr>
        <w:t>12.18补充</w:t>
      </w:r>
      <w:r w:rsidRPr="00D26E61">
        <w:rPr>
          <w:rFonts w:ascii="微软雅黑" w:eastAsia="微软雅黑" w:hAnsi="微软雅黑" w:hint="eastAsia"/>
          <w:color w:val="548DD4" w:themeColor="text2" w:themeTint="99"/>
        </w:rPr>
        <w:t>）</w:t>
      </w:r>
    </w:p>
    <w:p w14:paraId="7E40E860" w14:textId="0BF9A128" w:rsidR="00E62B8E" w:rsidRDefault="00FB0589" w:rsidP="00FB0589">
      <w:pPr>
        <w:pStyle w:val="2"/>
        <w:rPr>
          <w:rFonts w:ascii="微软雅黑" w:eastAsia="微软雅黑" w:hAnsi="微软雅黑"/>
          <w:color w:val="1F497D" w:themeColor="text2"/>
        </w:rPr>
      </w:pPr>
      <w:bookmarkStart w:id="20" w:name="_Toc532894921"/>
      <w:r>
        <w:rPr>
          <w:rFonts w:ascii="微软雅黑" w:eastAsia="微软雅黑" w:hAnsi="微软雅黑" w:hint="eastAsia"/>
          <w:color w:val="1F497D" w:themeColor="text2"/>
        </w:rPr>
        <w:t>3.5</w:t>
      </w:r>
      <w:r w:rsidR="00ED60C3">
        <w:rPr>
          <w:rFonts w:ascii="微软雅黑" w:eastAsia="微软雅黑" w:hAnsi="微软雅黑" w:hint="eastAsia"/>
          <w:color w:val="1F497D" w:themeColor="text2"/>
        </w:rPr>
        <w:t>项目</w:t>
      </w:r>
      <w:r w:rsidR="00E62B8E">
        <w:rPr>
          <w:rFonts w:ascii="微软雅黑" w:eastAsia="微软雅黑" w:hAnsi="微软雅黑" w:hint="eastAsia"/>
          <w:color w:val="1F497D" w:themeColor="text2"/>
        </w:rPr>
        <w:t>出借页</w:t>
      </w:r>
      <w:bookmarkEnd w:id="20"/>
    </w:p>
    <w:p w14:paraId="1B1FB14D" w14:textId="77777777" w:rsidR="00E62B8E" w:rsidRPr="00700768" w:rsidRDefault="00E62B8E" w:rsidP="00B97F4A">
      <w:pPr>
        <w:pStyle w:val="ae"/>
        <w:numPr>
          <w:ilvl w:val="0"/>
          <w:numId w:val="3"/>
        </w:numPr>
        <w:ind w:firstLineChars="0"/>
        <w:rPr>
          <w:rFonts w:ascii="微软雅黑" w:eastAsia="微软雅黑" w:hAnsi="微软雅黑"/>
        </w:rPr>
      </w:pPr>
      <w:r w:rsidRPr="00700768">
        <w:rPr>
          <w:rFonts w:ascii="微软雅黑" w:eastAsia="微软雅黑" w:hAnsi="微软雅黑" w:hint="eastAsia"/>
        </w:rPr>
        <w:t>用户</w:t>
      </w:r>
      <w:r w:rsidRPr="00700768">
        <w:rPr>
          <w:rFonts w:ascii="微软雅黑" w:eastAsia="微软雅黑" w:hAnsi="微软雅黑"/>
        </w:rPr>
        <w:t>场景</w:t>
      </w:r>
    </w:p>
    <w:p w14:paraId="29E1855B" w14:textId="77777777" w:rsidR="00E62B8E" w:rsidRDefault="00E62B8E" w:rsidP="00E62B8E">
      <w:pPr>
        <w:pStyle w:val="ae"/>
        <w:ind w:left="420" w:firstLineChars="0" w:firstLine="0"/>
        <w:rPr>
          <w:rFonts w:ascii="微软雅黑" w:eastAsia="微软雅黑" w:hAnsi="微软雅黑"/>
        </w:rPr>
      </w:pPr>
      <w:r>
        <w:rPr>
          <w:rFonts w:ascii="微软雅黑" w:eastAsia="微软雅黑" w:hAnsi="微软雅黑" w:hint="eastAsia"/>
        </w:rPr>
        <w:t>用户点击项目详情页中的【出借】按键</w:t>
      </w:r>
      <w:r>
        <w:rPr>
          <w:rFonts w:ascii="微软雅黑" w:eastAsia="微软雅黑" w:hAnsi="微软雅黑"/>
        </w:rPr>
        <w:t>。</w:t>
      </w:r>
    </w:p>
    <w:p w14:paraId="4BC5B83E" w14:textId="77777777" w:rsidR="00E62B8E" w:rsidRPr="00700768" w:rsidRDefault="00E62B8E" w:rsidP="00B97F4A">
      <w:pPr>
        <w:pStyle w:val="ae"/>
        <w:numPr>
          <w:ilvl w:val="0"/>
          <w:numId w:val="3"/>
        </w:numPr>
        <w:ind w:firstLineChars="0"/>
        <w:rPr>
          <w:rFonts w:ascii="微软雅黑" w:eastAsia="微软雅黑" w:hAnsi="微软雅黑"/>
        </w:rPr>
      </w:pPr>
      <w:r w:rsidRPr="00700768">
        <w:rPr>
          <w:rFonts w:ascii="微软雅黑" w:eastAsia="微软雅黑" w:hAnsi="微软雅黑" w:hint="eastAsia"/>
        </w:rPr>
        <w:t>输入/前置</w:t>
      </w:r>
      <w:r w:rsidRPr="00700768">
        <w:rPr>
          <w:rFonts w:ascii="微软雅黑" w:eastAsia="微软雅黑" w:hAnsi="微软雅黑"/>
        </w:rPr>
        <w:t>条件</w:t>
      </w:r>
    </w:p>
    <w:p w14:paraId="7B3A0799" w14:textId="77777777" w:rsidR="00E62B8E" w:rsidRPr="00686EF0" w:rsidRDefault="00E62B8E" w:rsidP="00E62B8E">
      <w:pPr>
        <w:ind w:firstLineChars="200" w:firstLine="448"/>
        <w:rPr>
          <w:rFonts w:ascii="微软雅黑" w:eastAsia="微软雅黑" w:hAnsi="微软雅黑"/>
        </w:rPr>
      </w:pPr>
      <w:r>
        <w:rPr>
          <w:rFonts w:ascii="微软雅黑" w:eastAsia="微软雅黑" w:hAnsi="微软雅黑" w:hint="eastAsia"/>
        </w:rPr>
        <w:t>用户</w:t>
      </w:r>
      <w:r>
        <w:rPr>
          <w:rFonts w:ascii="微软雅黑" w:eastAsia="微软雅黑" w:hAnsi="微软雅黑"/>
        </w:rPr>
        <w:t>登录</w:t>
      </w:r>
      <w:r>
        <w:rPr>
          <w:rFonts w:ascii="微软雅黑" w:eastAsia="微软雅黑" w:hAnsi="微软雅黑" w:hint="eastAsia"/>
        </w:rPr>
        <w:t>且</w:t>
      </w:r>
      <w:r>
        <w:rPr>
          <w:rFonts w:ascii="微软雅黑" w:eastAsia="微软雅黑" w:hAnsi="微软雅黑"/>
        </w:rPr>
        <w:t>开通存管</w:t>
      </w:r>
    </w:p>
    <w:p w14:paraId="7C427A0E" w14:textId="77777777" w:rsidR="00E62B8E" w:rsidRDefault="00E62B8E" w:rsidP="00B97F4A">
      <w:pPr>
        <w:pStyle w:val="ae"/>
        <w:numPr>
          <w:ilvl w:val="0"/>
          <w:numId w:val="4"/>
        </w:numPr>
        <w:ind w:firstLineChars="0"/>
        <w:rPr>
          <w:rFonts w:ascii="微软雅黑" w:eastAsia="微软雅黑" w:hAnsi="微软雅黑"/>
        </w:rPr>
      </w:pPr>
      <w:r>
        <w:rPr>
          <w:rFonts w:ascii="微软雅黑" w:eastAsia="微软雅黑" w:hAnsi="微软雅黑" w:hint="eastAsia"/>
        </w:rPr>
        <w:t>功能描述</w:t>
      </w:r>
    </w:p>
    <w:p w14:paraId="1D51667F" w14:textId="77777777" w:rsidR="00F21771" w:rsidRDefault="00F21771" w:rsidP="00F21771">
      <w:pPr>
        <w:ind w:firstLineChars="200" w:firstLine="448"/>
        <w:rPr>
          <w:rFonts w:ascii="微软雅黑" w:eastAsia="微软雅黑" w:hAnsi="微软雅黑"/>
        </w:rPr>
      </w:pPr>
      <w:r w:rsidRPr="00F21771">
        <w:rPr>
          <w:rFonts w:ascii="微软雅黑" w:eastAsia="微软雅黑" w:hAnsi="微软雅黑" w:hint="eastAsia"/>
        </w:rPr>
        <w:t>承载出借</w:t>
      </w:r>
      <w:r w:rsidRPr="00F21771">
        <w:rPr>
          <w:rFonts w:ascii="微软雅黑" w:eastAsia="微软雅黑" w:hAnsi="微软雅黑"/>
        </w:rPr>
        <w:t>功能页面，</w:t>
      </w:r>
      <w:r w:rsidRPr="00F21771">
        <w:rPr>
          <w:rFonts w:ascii="微软雅黑" w:eastAsia="微软雅黑" w:hAnsi="微软雅黑" w:hint="eastAsia"/>
        </w:rPr>
        <w:t>功能</w:t>
      </w:r>
      <w:r w:rsidRPr="00F21771">
        <w:rPr>
          <w:rFonts w:ascii="微软雅黑" w:eastAsia="微软雅黑" w:hAnsi="微软雅黑"/>
        </w:rPr>
        <w:t>逻辑上无改变，对</w:t>
      </w:r>
      <w:proofErr w:type="gramStart"/>
      <w:r w:rsidRPr="00F21771">
        <w:rPr>
          <w:rFonts w:ascii="微软雅黑" w:eastAsia="微软雅黑" w:hAnsi="微软雅黑" w:hint="eastAsia"/>
        </w:rPr>
        <w:t>交互</w:t>
      </w:r>
      <w:r w:rsidRPr="00F21771">
        <w:rPr>
          <w:rFonts w:ascii="微软雅黑" w:eastAsia="微软雅黑" w:hAnsi="微软雅黑"/>
        </w:rPr>
        <w:t>和</w:t>
      </w:r>
      <w:proofErr w:type="gramEnd"/>
      <w:r w:rsidRPr="00F21771">
        <w:rPr>
          <w:rFonts w:ascii="微软雅黑" w:eastAsia="微软雅黑" w:hAnsi="微软雅黑"/>
        </w:rPr>
        <w:t>视觉做了优化。</w:t>
      </w:r>
    </w:p>
    <w:p w14:paraId="56D5CFE8" w14:textId="77777777" w:rsidR="00F21771" w:rsidRDefault="00F21771" w:rsidP="00F21771">
      <w:pPr>
        <w:ind w:firstLineChars="200" w:firstLine="448"/>
        <w:rPr>
          <w:rFonts w:ascii="微软雅黑" w:eastAsia="微软雅黑" w:hAnsi="微软雅黑"/>
        </w:rPr>
      </w:pPr>
      <w:r>
        <w:rPr>
          <w:rFonts w:ascii="微软雅黑" w:eastAsia="微软雅黑" w:hAnsi="微软雅黑" w:hint="eastAsia"/>
        </w:rPr>
        <w:lastRenderedPageBreak/>
        <w:t>出借</w:t>
      </w:r>
      <w:r>
        <w:rPr>
          <w:rFonts w:ascii="微软雅黑" w:eastAsia="微软雅黑" w:hAnsi="微软雅黑"/>
        </w:rPr>
        <w:t>成功反馈</w:t>
      </w:r>
      <w:r w:rsidR="00676C62">
        <w:rPr>
          <w:rFonts w:ascii="微软雅黑" w:eastAsia="微软雅黑" w:hAnsi="微软雅黑" w:hint="eastAsia"/>
        </w:rPr>
        <w:t>将</w:t>
      </w:r>
      <w:r w:rsidR="00676C62">
        <w:rPr>
          <w:rFonts w:ascii="微软雅黑" w:eastAsia="微软雅黑" w:hAnsi="微软雅黑"/>
        </w:rPr>
        <w:t>新手标和其他标的作区分</w:t>
      </w:r>
      <w:r w:rsidR="00676C62">
        <w:rPr>
          <w:rFonts w:ascii="微软雅黑" w:eastAsia="微软雅黑" w:hAnsi="微软雅黑" w:hint="eastAsia"/>
        </w:rPr>
        <w:t>，</w:t>
      </w:r>
      <w:r w:rsidR="00676C62">
        <w:rPr>
          <w:rFonts w:ascii="微软雅黑" w:eastAsia="微软雅黑" w:hAnsi="微软雅黑"/>
        </w:rPr>
        <w:t>具体请看一下描述。</w:t>
      </w:r>
    </w:p>
    <w:p w14:paraId="6395D2D7" w14:textId="77777777" w:rsidR="00E62B8E" w:rsidRDefault="00E62B8E" w:rsidP="00B97F4A">
      <w:pPr>
        <w:pStyle w:val="ae"/>
        <w:numPr>
          <w:ilvl w:val="0"/>
          <w:numId w:val="4"/>
        </w:numPr>
        <w:ind w:firstLineChars="0"/>
        <w:rPr>
          <w:rFonts w:ascii="微软雅黑" w:eastAsia="微软雅黑" w:hAnsi="微软雅黑"/>
        </w:rPr>
      </w:pPr>
      <w:r>
        <w:rPr>
          <w:rFonts w:ascii="微软雅黑" w:eastAsia="微软雅黑" w:hAnsi="微软雅黑" w:hint="eastAsia"/>
        </w:rPr>
        <w:t>需求</w:t>
      </w:r>
      <w:r w:rsidRPr="006F5DDB">
        <w:rPr>
          <w:rFonts w:ascii="微软雅黑" w:eastAsia="微软雅黑" w:hAnsi="微软雅黑"/>
        </w:rPr>
        <w:t>说明</w:t>
      </w:r>
    </w:p>
    <w:p w14:paraId="05C680F7" w14:textId="4244D195" w:rsidR="00222D59" w:rsidRDefault="000D49F6" w:rsidP="001D54F7">
      <w:pPr>
        <w:pStyle w:val="ae"/>
        <w:ind w:left="360" w:firstLineChars="0" w:firstLine="0"/>
        <w:rPr>
          <w:rFonts w:ascii="微软雅黑" w:eastAsia="微软雅黑" w:hAnsi="微软雅黑"/>
        </w:rPr>
      </w:pPr>
      <w:r>
        <w:rPr>
          <w:noProof/>
        </w:rPr>
        <w:drawing>
          <wp:inline distT="0" distB="0" distL="0" distR="0" wp14:anchorId="65291259" wp14:editId="6A1F7641">
            <wp:extent cx="1720850" cy="3040635"/>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629" cy="3050846"/>
                    </a:xfrm>
                    <a:prstGeom prst="rect">
                      <a:avLst/>
                    </a:prstGeom>
                  </pic:spPr>
                </pic:pic>
              </a:graphicData>
            </a:graphic>
          </wp:inline>
        </w:drawing>
      </w:r>
    </w:p>
    <w:p w14:paraId="2B4E24B3" w14:textId="77777777" w:rsidR="00676C62" w:rsidRPr="00222D59" w:rsidRDefault="00F85273" w:rsidP="00222D59">
      <w:pPr>
        <w:pStyle w:val="ae"/>
        <w:ind w:left="360" w:firstLineChars="0" w:firstLine="0"/>
        <w:rPr>
          <w:rFonts w:ascii="微软雅黑" w:eastAsia="微软雅黑" w:hAnsi="微软雅黑"/>
        </w:rPr>
      </w:pPr>
      <w:r>
        <w:rPr>
          <w:rFonts w:ascii="微软雅黑" w:eastAsia="微软雅黑" w:hAnsi="微软雅黑" w:hint="eastAsia"/>
        </w:rPr>
        <w:t>页面</w:t>
      </w:r>
      <w:r>
        <w:rPr>
          <w:rFonts w:ascii="微软雅黑" w:eastAsia="微软雅黑" w:hAnsi="微软雅黑"/>
        </w:rPr>
        <w:t>元素：出借项目信息、金额输入框、参考收益提示、可用余额、优惠券（</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，红包）</w:t>
      </w:r>
      <w:r>
        <w:rPr>
          <w:rFonts w:ascii="微软雅黑" w:eastAsia="微软雅黑" w:hAnsi="微软雅黑" w:hint="eastAsia"/>
        </w:rPr>
        <w:t>、</w:t>
      </w:r>
      <w:r>
        <w:rPr>
          <w:rFonts w:ascii="微软雅黑" w:eastAsia="微软雅黑" w:hAnsi="微软雅黑"/>
        </w:rPr>
        <w:t>同意协议</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授权</w:t>
      </w:r>
      <w:r>
        <w:rPr>
          <w:rFonts w:ascii="微软雅黑" w:eastAsia="微软雅黑" w:hAnsi="微软雅黑"/>
        </w:rPr>
        <w:t>出借按键】</w:t>
      </w:r>
      <w:r>
        <w:rPr>
          <w:rFonts w:ascii="微软雅黑" w:eastAsia="微软雅黑" w:hAnsi="微软雅黑" w:hint="eastAsia"/>
        </w:rPr>
        <w:t>。</w:t>
      </w:r>
    </w:p>
    <w:p w14:paraId="6FE2BDDE" w14:textId="71FDCCF5" w:rsidR="00E62B8E" w:rsidRDefault="00F85273" w:rsidP="00F85273">
      <w:pPr>
        <w:pStyle w:val="ae"/>
        <w:ind w:left="360" w:firstLineChars="0" w:firstLine="0"/>
        <w:rPr>
          <w:rFonts w:ascii="微软雅黑" w:eastAsia="微软雅黑" w:hAnsi="微软雅黑"/>
        </w:rPr>
      </w:pPr>
      <w:r w:rsidRPr="00F85273">
        <w:rPr>
          <w:rFonts w:ascii="微软雅黑" w:eastAsia="微软雅黑" w:hAnsi="微软雅黑" w:hint="eastAsia"/>
        </w:rPr>
        <w:t>1.</w:t>
      </w:r>
      <w:r w:rsidRPr="00F85273">
        <w:rPr>
          <w:rFonts w:ascii="微软雅黑" w:eastAsia="微软雅黑" w:hAnsi="微软雅黑"/>
        </w:rPr>
        <w:t xml:space="preserve"> </w:t>
      </w:r>
      <w:r>
        <w:rPr>
          <w:rFonts w:ascii="微软雅黑" w:eastAsia="微软雅黑" w:hAnsi="微软雅黑"/>
        </w:rPr>
        <w:t>出借项目信息</w:t>
      </w:r>
      <w:r>
        <w:rPr>
          <w:rFonts w:ascii="微软雅黑" w:eastAsia="微软雅黑" w:hAnsi="微软雅黑" w:hint="eastAsia"/>
        </w:rPr>
        <w:t>：展示</w:t>
      </w:r>
      <w:r w:rsidR="00F7089E">
        <w:rPr>
          <w:rFonts w:ascii="微软雅黑" w:eastAsia="微软雅黑" w:hAnsi="微软雅黑" w:hint="eastAsia"/>
        </w:rPr>
        <w:t>：</w:t>
      </w:r>
      <w:r w:rsidR="000F0612">
        <w:rPr>
          <w:rFonts w:ascii="微软雅黑" w:eastAsia="微软雅黑" w:hAnsi="微软雅黑"/>
        </w:rPr>
        <w:t>授权服务期、</w:t>
      </w:r>
      <w:proofErr w:type="gramStart"/>
      <w:r w:rsidR="000F0612">
        <w:rPr>
          <w:rFonts w:ascii="微软雅黑" w:eastAsia="微软雅黑" w:hAnsi="微软雅黑" w:hint="eastAsia"/>
        </w:rPr>
        <w:t>历史</w:t>
      </w:r>
      <w:r w:rsidR="000F0612">
        <w:rPr>
          <w:rFonts w:ascii="微软雅黑" w:eastAsia="微软雅黑" w:hAnsi="微软雅黑"/>
        </w:rPr>
        <w:t>年化收益率</w:t>
      </w:r>
      <w:proofErr w:type="gramEnd"/>
      <w:r>
        <w:rPr>
          <w:rFonts w:ascii="微软雅黑" w:eastAsia="微软雅黑" w:hAnsi="微软雅黑" w:hint="eastAsia"/>
        </w:rPr>
        <w:t>、</w:t>
      </w:r>
      <w:r>
        <w:rPr>
          <w:rFonts w:ascii="微软雅黑" w:eastAsia="微软雅黑" w:hAnsi="微软雅黑"/>
        </w:rPr>
        <w:t>剩余金额</w:t>
      </w:r>
      <w:r w:rsidR="00D626CD">
        <w:rPr>
          <w:rFonts w:ascii="微软雅黑" w:eastAsia="微软雅黑" w:hAnsi="微软雅黑"/>
        </w:rPr>
        <w:t>（</w:t>
      </w:r>
      <w:r w:rsidR="00E170FC">
        <w:rPr>
          <w:rFonts w:ascii="微软雅黑" w:eastAsia="微软雅黑" w:hAnsi="微软雅黑" w:hint="eastAsia"/>
        </w:rPr>
        <w:t>万元/</w:t>
      </w:r>
      <w:r w:rsidR="00D626CD">
        <w:rPr>
          <w:rFonts w:ascii="微软雅黑" w:eastAsia="微软雅黑" w:hAnsi="微软雅黑"/>
        </w:rPr>
        <w:t>元）</w:t>
      </w:r>
      <w:r w:rsidR="000907A7">
        <w:rPr>
          <w:rFonts w:ascii="微软雅黑" w:eastAsia="微软雅黑" w:hAnsi="微软雅黑" w:hint="eastAsia"/>
        </w:rPr>
        <w:t>。</w:t>
      </w:r>
    </w:p>
    <w:p w14:paraId="689ADB7E" w14:textId="77777777" w:rsidR="00F85273" w:rsidRDefault="00F85273" w:rsidP="00F85273">
      <w:pPr>
        <w:pStyle w:val="ae"/>
        <w:ind w:left="360" w:firstLineChars="0" w:firstLine="0"/>
        <w:rPr>
          <w:rFonts w:ascii="微软雅黑" w:eastAsia="微软雅黑" w:hAnsi="微软雅黑"/>
        </w:rPr>
      </w:pPr>
      <w:r>
        <w:rPr>
          <w:rFonts w:ascii="微软雅黑" w:eastAsia="微软雅黑" w:hAnsi="微软雅黑"/>
        </w:rPr>
        <w:t>2.</w:t>
      </w:r>
      <w:r w:rsidRPr="00F85273">
        <w:rPr>
          <w:rFonts w:ascii="微软雅黑" w:eastAsia="微软雅黑" w:hAnsi="微软雅黑"/>
        </w:rPr>
        <w:t xml:space="preserve"> </w:t>
      </w:r>
      <w:r>
        <w:rPr>
          <w:rFonts w:ascii="微软雅黑" w:eastAsia="微软雅黑" w:hAnsi="微软雅黑"/>
        </w:rPr>
        <w:t>金额输入框</w:t>
      </w:r>
    </w:p>
    <w:p w14:paraId="17E355B4" w14:textId="41790582" w:rsidR="00615122" w:rsidRDefault="00615122" w:rsidP="00F85273">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.暗文：</w:t>
      </w:r>
      <w:r w:rsidR="00736EFA" w:rsidRPr="00736EFA">
        <w:rPr>
          <w:rFonts w:ascii="微软雅黑" w:eastAsia="微软雅黑" w:hAnsi="微软雅黑" w:hint="eastAsia"/>
          <w:color w:val="948A54" w:themeColor="background2" w:themeShade="80"/>
        </w:rPr>
        <w:t>最低</w:t>
      </w:r>
      <w:r w:rsidR="00736EFA" w:rsidRPr="00736EFA">
        <w:rPr>
          <w:rFonts w:ascii="微软雅黑" w:eastAsia="微软雅黑" w:hAnsi="微软雅黑"/>
          <w:color w:val="948A54" w:themeColor="background2" w:themeShade="80"/>
        </w:rPr>
        <w:t>出借</w:t>
      </w:r>
      <w:r w:rsidRPr="001A3BEB">
        <w:rPr>
          <w:rFonts w:ascii="微软雅黑" w:eastAsia="微软雅黑" w:hAnsi="微软雅黑" w:hint="eastAsia"/>
          <w:color w:val="948A54" w:themeColor="background2" w:themeShade="80"/>
        </w:rPr>
        <w:t>{标的</w:t>
      </w:r>
      <w:r w:rsidRPr="001A3BEB">
        <w:rPr>
          <w:rFonts w:ascii="微软雅黑" w:eastAsia="微软雅黑" w:hAnsi="微软雅黑"/>
          <w:color w:val="948A54" w:themeColor="background2" w:themeShade="80"/>
        </w:rPr>
        <w:t>最低出借额</w:t>
      </w:r>
      <w:r w:rsidRPr="001A3BEB">
        <w:rPr>
          <w:rFonts w:ascii="微软雅黑" w:eastAsia="微软雅黑" w:hAnsi="微软雅黑" w:hint="eastAsia"/>
          <w:color w:val="948A54" w:themeColor="background2" w:themeShade="80"/>
        </w:rPr>
        <w:t>}</w:t>
      </w:r>
      <w:r w:rsidRPr="001A3BEB">
        <w:rPr>
          <w:rFonts w:ascii="微软雅黑" w:eastAsia="微软雅黑" w:hAnsi="微软雅黑"/>
          <w:color w:val="948A54" w:themeColor="background2" w:themeShade="80"/>
        </w:rPr>
        <w:t>，</w:t>
      </w:r>
      <w:r w:rsidR="00186956">
        <w:rPr>
          <w:rFonts w:ascii="微软雅黑" w:eastAsia="微软雅黑" w:hAnsi="微软雅黑"/>
          <w:color w:val="948A54" w:themeColor="background2" w:themeShade="80"/>
        </w:rPr>
        <w:t>{</w:t>
      </w:r>
      <w:r w:rsidR="00186956">
        <w:rPr>
          <w:rFonts w:ascii="微软雅黑" w:eastAsia="微软雅黑" w:hAnsi="微软雅黑" w:hint="eastAsia"/>
          <w:color w:val="948A54" w:themeColor="background2" w:themeShade="80"/>
        </w:rPr>
        <w:t>步长</w:t>
      </w:r>
      <w:r w:rsidR="00186956">
        <w:rPr>
          <w:rFonts w:ascii="微软雅黑" w:eastAsia="微软雅黑" w:hAnsi="微软雅黑"/>
          <w:color w:val="948A54" w:themeColor="background2" w:themeShade="80"/>
        </w:rPr>
        <w:t>}</w:t>
      </w:r>
      <w:r w:rsidRPr="001A3BEB">
        <w:rPr>
          <w:rFonts w:ascii="微软雅黑" w:eastAsia="微软雅黑" w:hAnsi="微软雅黑" w:hint="eastAsia"/>
          <w:color w:val="948A54" w:themeColor="background2" w:themeShade="80"/>
        </w:rPr>
        <w:t>的</w:t>
      </w:r>
      <w:r w:rsidRPr="001A3BEB">
        <w:rPr>
          <w:rFonts w:ascii="微软雅黑" w:eastAsia="微软雅黑" w:hAnsi="微软雅黑"/>
          <w:color w:val="948A54" w:themeColor="background2" w:themeShade="80"/>
        </w:rPr>
        <w:t>整数倍增</w:t>
      </w:r>
      <w:r>
        <w:rPr>
          <w:rFonts w:ascii="微软雅黑" w:eastAsia="微软雅黑" w:hAnsi="微软雅黑" w:hint="eastAsia"/>
        </w:rPr>
        <w:t>；</w:t>
      </w:r>
      <w:r w:rsidR="00186956" w:rsidRPr="00186956">
        <w:rPr>
          <w:rFonts w:ascii="微软雅黑" w:eastAsia="微软雅黑" w:hAnsi="微软雅黑" w:hint="eastAsia"/>
          <w:color w:val="548DD4" w:themeColor="text2" w:themeTint="99"/>
        </w:rPr>
        <w:t>（12.17修改）</w:t>
      </w:r>
    </w:p>
    <w:p w14:paraId="075BA792" w14:textId="32FF8D69" w:rsidR="00615122" w:rsidRPr="004630B5" w:rsidRDefault="00615122" w:rsidP="00DF77BB">
      <w:pPr>
        <w:ind w:leftChars="100" w:left="224" w:firstLineChars="50" w:firstLine="112"/>
        <w:rPr>
          <w:rFonts w:ascii="微软雅黑" w:eastAsia="微软雅黑" w:hAnsi="微软雅黑"/>
          <w:color w:val="548DD4" w:themeColor="text2" w:themeTint="99"/>
        </w:rPr>
      </w:pPr>
      <w:r>
        <w:rPr>
          <w:rFonts w:ascii="微软雅黑" w:eastAsia="微软雅黑" w:hAnsi="微软雅黑"/>
        </w:rPr>
        <w:t>ii.</w:t>
      </w:r>
      <w:r>
        <w:rPr>
          <w:rFonts w:ascii="微软雅黑" w:eastAsia="微软雅黑" w:hAnsi="微软雅黑" w:hint="eastAsia"/>
        </w:rPr>
        <w:t>交互</w:t>
      </w:r>
      <w:r>
        <w:rPr>
          <w:rFonts w:ascii="微软雅黑" w:eastAsia="微软雅黑" w:hAnsi="微软雅黑"/>
        </w:rPr>
        <w:t>：</w:t>
      </w:r>
      <w:r w:rsidR="006C093E">
        <w:rPr>
          <w:rFonts w:ascii="微软雅黑" w:eastAsia="微软雅黑" w:hAnsi="微软雅黑" w:hint="eastAsia"/>
        </w:rPr>
        <w:t>点击</w:t>
      </w:r>
      <w:r w:rsidR="006C093E">
        <w:rPr>
          <w:rFonts w:ascii="微软雅黑" w:eastAsia="微软雅黑" w:hAnsi="微软雅黑"/>
        </w:rPr>
        <w:t>输入框，弹出数字键盘，</w:t>
      </w:r>
      <w:proofErr w:type="gramStart"/>
      <w:r w:rsidR="006C093E">
        <w:rPr>
          <w:rFonts w:ascii="微软雅黑" w:eastAsia="微软雅黑" w:hAnsi="微软雅黑"/>
        </w:rPr>
        <w:t>暗文上</w:t>
      </w:r>
      <w:proofErr w:type="gramEnd"/>
      <w:r w:rsidR="006C093E">
        <w:rPr>
          <w:rFonts w:ascii="微软雅黑" w:eastAsia="微软雅黑" w:hAnsi="微软雅黑"/>
        </w:rPr>
        <w:t>移至</w:t>
      </w:r>
      <w:r w:rsidR="006C093E">
        <w:rPr>
          <w:rFonts w:ascii="微软雅黑" w:eastAsia="微软雅黑" w:hAnsi="微软雅黑" w:hint="eastAsia"/>
        </w:rPr>
        <w:t>输入框</w:t>
      </w:r>
      <w:r w:rsidR="006C093E">
        <w:rPr>
          <w:rFonts w:ascii="微软雅黑" w:eastAsia="微软雅黑" w:hAnsi="微软雅黑"/>
        </w:rPr>
        <w:t>标题。</w:t>
      </w:r>
      <w:r w:rsidR="006C093E">
        <w:rPr>
          <w:rFonts w:ascii="微软雅黑" w:eastAsia="微软雅黑" w:hAnsi="微软雅黑" w:hint="eastAsia"/>
        </w:rPr>
        <w:t>（</w:t>
      </w:r>
      <w:proofErr w:type="gramStart"/>
      <w:r w:rsidR="006C093E">
        <w:rPr>
          <w:rFonts w:ascii="微软雅黑" w:eastAsia="微软雅黑" w:hAnsi="微软雅黑" w:hint="eastAsia"/>
        </w:rPr>
        <w:t>动效</w:t>
      </w:r>
      <w:r w:rsidR="006C093E">
        <w:rPr>
          <w:rFonts w:ascii="微软雅黑" w:eastAsia="微软雅黑" w:hAnsi="微软雅黑"/>
        </w:rPr>
        <w:t>同登录</w:t>
      </w:r>
      <w:proofErr w:type="gramEnd"/>
      <w:r w:rsidR="006C093E">
        <w:rPr>
          <w:rFonts w:ascii="微软雅黑" w:eastAsia="微软雅黑" w:hAnsi="微软雅黑"/>
        </w:rPr>
        <w:t>注册</w:t>
      </w:r>
      <w:r w:rsidR="006C093E">
        <w:rPr>
          <w:rFonts w:ascii="微软雅黑" w:eastAsia="微软雅黑" w:hAnsi="微软雅黑" w:hint="eastAsia"/>
        </w:rPr>
        <w:t>）；</w:t>
      </w:r>
    </w:p>
    <w:p w14:paraId="623842F6" w14:textId="0084FCB6" w:rsidR="00615122" w:rsidRPr="005F6B08" w:rsidRDefault="00615122" w:rsidP="005F6B08">
      <w:pPr>
        <w:pStyle w:val="ae"/>
        <w:ind w:left="360" w:firstLineChars="0" w:firstLine="0"/>
        <w:rPr>
          <w:rFonts w:ascii="微软雅黑" w:eastAsia="微软雅黑" w:hAnsi="微软雅黑"/>
        </w:rPr>
      </w:pPr>
      <w:r>
        <w:rPr>
          <w:rFonts w:ascii="微软雅黑" w:eastAsia="微软雅黑" w:hAnsi="微软雅黑"/>
        </w:rPr>
        <w:t>iii.</w:t>
      </w:r>
      <w:r w:rsidR="00E4428B">
        <w:rPr>
          <w:rFonts w:ascii="微软雅黑" w:eastAsia="微软雅黑" w:hAnsi="微软雅黑" w:hint="eastAsia"/>
        </w:rPr>
        <w:t>【</w:t>
      </w:r>
      <w:r>
        <w:rPr>
          <w:rFonts w:ascii="微软雅黑" w:eastAsia="微软雅黑" w:hAnsi="微软雅黑" w:hint="eastAsia"/>
        </w:rPr>
        <w:t>余额</w:t>
      </w:r>
      <w:r w:rsidR="00E4428B">
        <w:rPr>
          <w:rFonts w:ascii="微软雅黑" w:eastAsia="微软雅黑" w:hAnsi="微软雅黑" w:hint="eastAsia"/>
        </w:rPr>
        <w:t>全</w:t>
      </w:r>
      <w:r w:rsidR="00E4428B">
        <w:rPr>
          <w:rFonts w:ascii="微软雅黑" w:eastAsia="微软雅黑" w:hAnsi="微软雅黑"/>
        </w:rPr>
        <w:t>加入</w:t>
      </w:r>
      <w:r>
        <w:rPr>
          <w:rFonts w:ascii="微软雅黑" w:eastAsia="微软雅黑" w:hAnsi="微软雅黑" w:hint="eastAsia"/>
        </w:rPr>
        <w:t>】</w:t>
      </w:r>
      <w:r w:rsidR="006C093E">
        <w:rPr>
          <w:rFonts w:ascii="微软雅黑" w:eastAsia="微软雅黑" w:hAnsi="微软雅黑" w:hint="eastAsia"/>
        </w:rPr>
        <w:t>：</w:t>
      </w:r>
      <w:r w:rsidR="003E3DBE">
        <w:rPr>
          <w:rFonts w:ascii="微软雅黑" w:eastAsia="微软雅黑" w:hAnsi="微软雅黑"/>
        </w:rPr>
        <w:t>点击，输入框自动填</w:t>
      </w:r>
      <w:r w:rsidR="003E3DBE">
        <w:rPr>
          <w:rFonts w:ascii="微软雅黑" w:eastAsia="微软雅黑" w:hAnsi="微软雅黑" w:hint="eastAsia"/>
        </w:rPr>
        <w:t>入</w:t>
      </w:r>
      <w:r w:rsidR="006C093E">
        <w:rPr>
          <w:rFonts w:ascii="微软雅黑" w:eastAsia="微软雅黑" w:hAnsi="微软雅黑"/>
        </w:rPr>
        <w:t>可用余额</w:t>
      </w:r>
      <w:r w:rsidR="006C093E">
        <w:rPr>
          <w:rFonts w:ascii="微软雅黑" w:eastAsia="微软雅黑" w:hAnsi="微软雅黑" w:hint="eastAsia"/>
        </w:rPr>
        <w:t>数。</w:t>
      </w:r>
      <w:r w:rsidR="00313F73">
        <w:rPr>
          <w:rFonts w:ascii="微软雅黑" w:eastAsia="微软雅黑" w:hAnsi="微软雅黑" w:hint="eastAsia"/>
        </w:rPr>
        <w:t>如果</w:t>
      </w:r>
      <w:r w:rsidR="00313F73">
        <w:rPr>
          <w:rFonts w:ascii="微软雅黑" w:eastAsia="微软雅黑" w:hAnsi="微软雅黑"/>
        </w:rPr>
        <w:t>余额不是</w:t>
      </w:r>
      <w:r w:rsidR="005F6B08">
        <w:rPr>
          <w:rFonts w:ascii="微软雅黑" w:eastAsia="微软雅黑" w:hAnsi="微软雅黑"/>
        </w:rPr>
        <w:t>{</w:t>
      </w:r>
      <w:r w:rsidR="005F6B08">
        <w:rPr>
          <w:rFonts w:ascii="微软雅黑" w:eastAsia="微软雅黑" w:hAnsi="微软雅黑" w:hint="eastAsia"/>
        </w:rPr>
        <w:t>步长</w:t>
      </w:r>
      <w:r w:rsidR="005F6B08">
        <w:rPr>
          <w:rFonts w:ascii="微软雅黑" w:eastAsia="微软雅黑" w:hAnsi="微软雅黑"/>
        </w:rPr>
        <w:t>}</w:t>
      </w:r>
      <w:r w:rsidR="00313F73">
        <w:rPr>
          <w:rFonts w:ascii="微软雅黑" w:eastAsia="微软雅黑" w:hAnsi="微软雅黑" w:hint="eastAsia"/>
        </w:rPr>
        <w:t>的</w:t>
      </w:r>
      <w:r w:rsidR="00313F73">
        <w:rPr>
          <w:rFonts w:ascii="微软雅黑" w:eastAsia="微软雅黑" w:hAnsi="微软雅黑"/>
        </w:rPr>
        <w:t>整数</w:t>
      </w:r>
      <w:proofErr w:type="gramStart"/>
      <w:r w:rsidR="00313F73">
        <w:rPr>
          <w:rFonts w:ascii="微软雅黑" w:eastAsia="微软雅黑" w:hAnsi="微软雅黑"/>
        </w:rPr>
        <w:t>倍</w:t>
      </w:r>
      <w:proofErr w:type="gramEnd"/>
      <w:r w:rsidR="00313F73">
        <w:rPr>
          <w:rFonts w:ascii="微软雅黑" w:eastAsia="微软雅黑" w:hAnsi="微软雅黑"/>
        </w:rPr>
        <w:t>，取</w:t>
      </w:r>
      <w:r w:rsidR="005F6B08">
        <w:rPr>
          <w:rFonts w:ascii="微软雅黑" w:eastAsia="微软雅黑" w:hAnsi="微软雅黑"/>
        </w:rPr>
        <w:t>{</w:t>
      </w:r>
      <w:r w:rsidR="005F6B08">
        <w:rPr>
          <w:rFonts w:ascii="微软雅黑" w:eastAsia="微软雅黑" w:hAnsi="微软雅黑" w:hint="eastAsia"/>
        </w:rPr>
        <w:t>步长</w:t>
      </w:r>
      <w:r w:rsidR="005F6B08">
        <w:rPr>
          <w:rFonts w:ascii="微软雅黑" w:eastAsia="微软雅黑" w:hAnsi="微软雅黑"/>
        </w:rPr>
        <w:t>}</w:t>
      </w:r>
      <w:r w:rsidR="00313F73">
        <w:rPr>
          <w:rFonts w:ascii="微软雅黑" w:eastAsia="微软雅黑" w:hAnsi="微软雅黑" w:hint="eastAsia"/>
        </w:rPr>
        <w:t>整数</w:t>
      </w:r>
      <w:proofErr w:type="gramStart"/>
      <w:r w:rsidR="00313F73">
        <w:rPr>
          <w:rFonts w:ascii="微软雅黑" w:eastAsia="微软雅黑" w:hAnsi="微软雅黑" w:hint="eastAsia"/>
        </w:rPr>
        <w:t>倍</w:t>
      </w:r>
      <w:proofErr w:type="gramEnd"/>
      <w:r w:rsidR="00313F73">
        <w:rPr>
          <w:rFonts w:ascii="微软雅黑" w:eastAsia="微软雅黑" w:hAnsi="微软雅黑"/>
        </w:rPr>
        <w:t>部分</w:t>
      </w:r>
      <w:r w:rsidR="00313F73">
        <w:rPr>
          <w:rFonts w:ascii="微软雅黑" w:eastAsia="微软雅黑" w:hAnsi="微软雅黑" w:hint="eastAsia"/>
        </w:rPr>
        <w:t>，</w:t>
      </w:r>
      <w:r w:rsidR="00313F73">
        <w:rPr>
          <w:rFonts w:ascii="微软雅黑" w:eastAsia="微软雅黑" w:hAnsi="微软雅黑"/>
        </w:rPr>
        <w:t>例如</w:t>
      </w:r>
      <w:r w:rsidR="005F6B08">
        <w:rPr>
          <w:rFonts w:ascii="微软雅黑" w:eastAsia="微软雅黑" w:hAnsi="微软雅黑" w:hint="eastAsia"/>
        </w:rPr>
        <w:t>步长</w:t>
      </w:r>
      <w:r w:rsidR="005F6B08">
        <w:rPr>
          <w:rFonts w:ascii="微软雅黑" w:eastAsia="微软雅黑" w:hAnsi="微软雅黑"/>
        </w:rPr>
        <w:t>为</w:t>
      </w:r>
      <w:r w:rsidR="005F6B08">
        <w:rPr>
          <w:rFonts w:ascii="微软雅黑" w:eastAsia="微软雅黑" w:hAnsi="微软雅黑" w:hint="eastAsia"/>
        </w:rPr>
        <w:t>100，</w:t>
      </w:r>
      <w:r w:rsidR="00313F73">
        <w:rPr>
          <w:rFonts w:ascii="微软雅黑" w:eastAsia="微软雅黑" w:hAnsi="微软雅黑"/>
        </w:rPr>
        <w:t>余额为</w:t>
      </w:r>
      <w:r w:rsidR="00313F73">
        <w:rPr>
          <w:rFonts w:ascii="微软雅黑" w:eastAsia="微软雅黑" w:hAnsi="微软雅黑" w:hint="eastAsia"/>
        </w:rPr>
        <w:t>100110元</w:t>
      </w:r>
      <w:r w:rsidR="00313F73">
        <w:rPr>
          <w:rFonts w:ascii="微软雅黑" w:eastAsia="微软雅黑" w:hAnsi="微软雅黑"/>
        </w:rPr>
        <w:t>，则</w:t>
      </w:r>
      <w:r w:rsidR="00313F73">
        <w:rPr>
          <w:rFonts w:ascii="微软雅黑" w:eastAsia="微软雅黑" w:hAnsi="微软雅黑" w:hint="eastAsia"/>
        </w:rPr>
        <w:t>取100100元</w:t>
      </w:r>
      <w:r w:rsidR="00313F73">
        <w:rPr>
          <w:rFonts w:ascii="微软雅黑" w:eastAsia="微软雅黑" w:hAnsi="微软雅黑"/>
        </w:rPr>
        <w:t>。</w:t>
      </w:r>
      <w:r w:rsidR="005F6B08" w:rsidRPr="00186956">
        <w:rPr>
          <w:rFonts w:ascii="微软雅黑" w:eastAsia="微软雅黑" w:hAnsi="微软雅黑" w:hint="eastAsia"/>
          <w:color w:val="548DD4" w:themeColor="text2" w:themeTint="99"/>
        </w:rPr>
        <w:t>（12.17</w:t>
      </w:r>
      <w:r w:rsidR="005F6B08">
        <w:rPr>
          <w:rFonts w:ascii="微软雅黑" w:eastAsia="微软雅黑" w:hAnsi="微软雅黑" w:hint="eastAsia"/>
          <w:color w:val="548DD4" w:themeColor="text2" w:themeTint="99"/>
        </w:rPr>
        <w:t>补充</w:t>
      </w:r>
      <w:r w:rsidR="005F6B08" w:rsidRPr="00186956">
        <w:rPr>
          <w:rFonts w:ascii="微软雅黑" w:eastAsia="微软雅黑" w:hAnsi="微软雅黑" w:hint="eastAsia"/>
          <w:color w:val="548DD4" w:themeColor="text2" w:themeTint="99"/>
        </w:rPr>
        <w:t>）</w:t>
      </w:r>
    </w:p>
    <w:p w14:paraId="7C716386" w14:textId="77777777" w:rsidR="0091601A" w:rsidRDefault="00FE1497" w:rsidP="00C71EDF">
      <w:pPr>
        <w:pStyle w:val="ae"/>
        <w:ind w:left="360" w:firstLineChars="0" w:firstLine="0"/>
        <w:rPr>
          <w:rFonts w:ascii="微软雅黑" w:eastAsia="微软雅黑" w:hAnsi="微软雅黑"/>
        </w:rPr>
      </w:pPr>
      <w:r>
        <w:rPr>
          <w:rFonts w:ascii="微软雅黑" w:eastAsia="微软雅黑" w:hAnsi="微软雅黑"/>
        </w:rPr>
        <w:t>iv.</w:t>
      </w:r>
      <w:r>
        <w:rPr>
          <w:rFonts w:ascii="微软雅黑" w:eastAsia="微软雅黑" w:hAnsi="微软雅黑" w:hint="eastAsia"/>
        </w:rPr>
        <w:t>输入</w:t>
      </w:r>
      <w:r w:rsidR="00C71EDF">
        <w:rPr>
          <w:rFonts w:ascii="微软雅黑" w:eastAsia="微软雅黑" w:hAnsi="微软雅黑"/>
        </w:rPr>
        <w:t>限制</w:t>
      </w:r>
      <w:r w:rsidR="00DD48DA">
        <w:rPr>
          <w:rFonts w:ascii="微软雅黑" w:eastAsia="微软雅黑" w:hAnsi="微软雅黑" w:hint="eastAsia"/>
        </w:rPr>
        <w:t>与</w:t>
      </w:r>
      <w:r w:rsidR="00DD48DA">
        <w:rPr>
          <w:rFonts w:ascii="微软雅黑" w:eastAsia="微软雅黑" w:hAnsi="微软雅黑"/>
        </w:rPr>
        <w:t>错误提示</w:t>
      </w:r>
      <w:r w:rsidR="00C71EDF">
        <w:rPr>
          <w:rFonts w:ascii="微软雅黑" w:eastAsia="微软雅黑" w:hAnsi="微软雅黑"/>
        </w:rPr>
        <w:t>：</w:t>
      </w:r>
    </w:p>
    <w:tbl>
      <w:tblPr>
        <w:tblStyle w:val="ad"/>
        <w:tblW w:w="0" w:type="auto"/>
        <w:tblInd w:w="360" w:type="dxa"/>
        <w:tblLook w:val="04A0" w:firstRow="1" w:lastRow="0" w:firstColumn="1" w:lastColumn="0" w:noHBand="0" w:noVBand="1"/>
      </w:tblPr>
      <w:tblGrid>
        <w:gridCol w:w="3037"/>
        <w:gridCol w:w="5097"/>
      </w:tblGrid>
      <w:tr w:rsidR="0091601A" w14:paraId="7580DA95" w14:textId="77777777" w:rsidTr="0091601A">
        <w:tc>
          <w:tcPr>
            <w:tcW w:w="3037" w:type="dxa"/>
          </w:tcPr>
          <w:p w14:paraId="4D2CE7E0" w14:textId="2C2CA40F" w:rsidR="0091601A" w:rsidRDefault="0091601A" w:rsidP="00C71EDF">
            <w:pPr>
              <w:pStyle w:val="ae"/>
              <w:ind w:firstLineChars="0" w:firstLine="0"/>
              <w:rPr>
                <w:rFonts w:ascii="微软雅黑" w:eastAsia="微软雅黑" w:hAnsi="微软雅黑"/>
              </w:rPr>
            </w:pPr>
            <w:r>
              <w:rPr>
                <w:rFonts w:ascii="微软雅黑" w:eastAsia="微软雅黑" w:hAnsi="微软雅黑" w:hint="eastAsia"/>
              </w:rPr>
              <w:lastRenderedPageBreak/>
              <w:t>用户</w:t>
            </w:r>
            <w:r>
              <w:rPr>
                <w:rFonts w:ascii="微软雅黑" w:eastAsia="微软雅黑" w:hAnsi="微软雅黑"/>
              </w:rPr>
              <w:t>操作</w:t>
            </w:r>
          </w:p>
        </w:tc>
        <w:tc>
          <w:tcPr>
            <w:tcW w:w="5097" w:type="dxa"/>
          </w:tcPr>
          <w:p w14:paraId="4EC84EB8" w14:textId="479EABCA" w:rsidR="0091601A" w:rsidRDefault="0091601A" w:rsidP="00C71EDF">
            <w:pPr>
              <w:pStyle w:val="ae"/>
              <w:ind w:firstLineChars="0" w:firstLine="0"/>
              <w:rPr>
                <w:rFonts w:ascii="微软雅黑" w:eastAsia="微软雅黑" w:hAnsi="微软雅黑"/>
              </w:rPr>
            </w:pPr>
            <w:r>
              <w:rPr>
                <w:rFonts w:ascii="微软雅黑" w:eastAsia="微软雅黑" w:hAnsi="微软雅黑" w:hint="eastAsia"/>
              </w:rPr>
              <w:t>提示语</w:t>
            </w:r>
          </w:p>
        </w:tc>
      </w:tr>
      <w:tr w:rsidR="0091601A" w14:paraId="002191A7" w14:textId="77777777" w:rsidTr="0091601A">
        <w:tc>
          <w:tcPr>
            <w:tcW w:w="3037" w:type="dxa"/>
          </w:tcPr>
          <w:p w14:paraId="6B4E7BFD" w14:textId="01ACD1D7" w:rsidR="0091601A" w:rsidRDefault="0091601A" w:rsidP="00C71EDF">
            <w:pPr>
              <w:pStyle w:val="ae"/>
              <w:ind w:firstLineChars="0" w:firstLine="0"/>
              <w:rPr>
                <w:rFonts w:ascii="微软雅黑" w:eastAsia="微软雅黑" w:hAnsi="微软雅黑"/>
              </w:rPr>
            </w:pPr>
            <w:r>
              <w:rPr>
                <w:rFonts w:ascii="微软雅黑" w:eastAsia="微软雅黑" w:hAnsi="微软雅黑"/>
              </w:rPr>
              <w:t>输入金额</w:t>
            </w:r>
            <w:r>
              <w:rPr>
                <w:rFonts w:ascii="微软雅黑" w:eastAsia="微软雅黑" w:hAnsi="微软雅黑" w:hint="eastAsia"/>
              </w:rPr>
              <w:t>小于最低</w:t>
            </w:r>
            <w:r>
              <w:rPr>
                <w:rFonts w:ascii="微软雅黑" w:eastAsia="微软雅黑" w:hAnsi="微软雅黑"/>
              </w:rPr>
              <w:t>出借金额</w:t>
            </w:r>
          </w:p>
        </w:tc>
        <w:tc>
          <w:tcPr>
            <w:tcW w:w="5097" w:type="dxa"/>
          </w:tcPr>
          <w:p w14:paraId="3CF78E79" w14:textId="2E6FD2D2" w:rsidR="0091601A" w:rsidRDefault="0091601A" w:rsidP="00C71EDF">
            <w:pPr>
              <w:pStyle w:val="ae"/>
              <w:ind w:firstLineChars="0" w:firstLine="0"/>
              <w:rPr>
                <w:rFonts w:ascii="微软雅黑" w:eastAsia="微软雅黑" w:hAnsi="微软雅黑"/>
              </w:rPr>
            </w:pPr>
            <w:r w:rsidRPr="00736EFA">
              <w:rPr>
                <w:rFonts w:ascii="微软雅黑" w:eastAsia="微软雅黑" w:hAnsi="微软雅黑" w:hint="eastAsia"/>
                <w:color w:val="948A54" w:themeColor="background2" w:themeShade="80"/>
              </w:rPr>
              <w:t>最低</w:t>
            </w:r>
            <w:r w:rsidRPr="00736EFA">
              <w:rPr>
                <w:rFonts w:ascii="微软雅黑" w:eastAsia="微软雅黑" w:hAnsi="微软雅黑"/>
                <w:color w:val="948A54" w:themeColor="background2" w:themeShade="80"/>
              </w:rPr>
              <w:t>出借</w:t>
            </w:r>
            <w:r w:rsidRPr="001A3BEB">
              <w:rPr>
                <w:rFonts w:ascii="微软雅黑" w:eastAsia="微软雅黑" w:hAnsi="微软雅黑" w:hint="eastAsia"/>
                <w:color w:val="948A54" w:themeColor="background2" w:themeShade="80"/>
              </w:rPr>
              <w:t>{标的</w:t>
            </w:r>
            <w:r w:rsidRPr="001A3BEB">
              <w:rPr>
                <w:rFonts w:ascii="微软雅黑" w:eastAsia="微软雅黑" w:hAnsi="微软雅黑"/>
                <w:color w:val="948A54" w:themeColor="background2" w:themeShade="80"/>
              </w:rPr>
              <w:t>最低出借额</w:t>
            </w:r>
            <w:r w:rsidRPr="001A3BEB">
              <w:rPr>
                <w:rFonts w:ascii="微软雅黑" w:eastAsia="微软雅黑" w:hAnsi="微软雅黑" w:hint="eastAsia"/>
                <w:color w:val="948A54" w:themeColor="background2" w:themeShade="80"/>
              </w:rPr>
              <w:t>}</w:t>
            </w:r>
            <w:r>
              <w:rPr>
                <w:rFonts w:ascii="微软雅黑" w:eastAsia="微软雅黑" w:hAnsi="微软雅黑" w:hint="eastAsia"/>
                <w:color w:val="948A54" w:themeColor="background2" w:themeShade="80"/>
              </w:rPr>
              <w:t>元</w:t>
            </w:r>
          </w:p>
        </w:tc>
      </w:tr>
      <w:tr w:rsidR="0091601A" w14:paraId="4547E291" w14:textId="77777777" w:rsidTr="0091601A">
        <w:tc>
          <w:tcPr>
            <w:tcW w:w="3037" w:type="dxa"/>
          </w:tcPr>
          <w:p w14:paraId="22DD510B" w14:textId="506F07B6" w:rsidR="0091601A" w:rsidRDefault="0091601A" w:rsidP="00C71EDF">
            <w:pPr>
              <w:pStyle w:val="ae"/>
              <w:ind w:firstLineChars="0" w:firstLine="0"/>
              <w:rPr>
                <w:rFonts w:ascii="微软雅黑" w:eastAsia="微软雅黑" w:hAnsi="微软雅黑"/>
              </w:rPr>
            </w:pPr>
            <w:r w:rsidRPr="00DD48DA">
              <w:rPr>
                <w:rFonts w:ascii="微软雅黑" w:eastAsia="微软雅黑" w:hAnsi="微软雅黑"/>
              </w:rPr>
              <w:t>输入金额为非步长的整数</w:t>
            </w:r>
            <w:proofErr w:type="gramStart"/>
            <w:r w:rsidRPr="00DD48DA">
              <w:rPr>
                <w:rFonts w:ascii="微软雅黑" w:eastAsia="微软雅黑" w:hAnsi="微软雅黑"/>
              </w:rPr>
              <w:t>倍</w:t>
            </w:r>
            <w:proofErr w:type="gramEnd"/>
          </w:p>
        </w:tc>
        <w:tc>
          <w:tcPr>
            <w:tcW w:w="5097" w:type="dxa"/>
          </w:tcPr>
          <w:p w14:paraId="1F7ACE45" w14:textId="0C5E9C86" w:rsidR="0091601A" w:rsidRDefault="0091601A" w:rsidP="00C71EDF">
            <w:pPr>
              <w:pStyle w:val="ae"/>
              <w:ind w:firstLineChars="0" w:firstLine="0"/>
              <w:rPr>
                <w:rFonts w:ascii="微软雅黑" w:eastAsia="微软雅黑" w:hAnsi="微软雅黑"/>
              </w:rPr>
            </w:pPr>
            <w:r w:rsidRPr="00DD48DA">
              <w:rPr>
                <w:rFonts w:ascii="微软雅黑" w:eastAsia="微软雅黑" w:hAnsi="微软雅黑" w:hint="eastAsia"/>
                <w:color w:val="948A54" w:themeColor="background2" w:themeShade="80"/>
              </w:rPr>
              <w:t>出借</w:t>
            </w:r>
            <w:r w:rsidRPr="00DD48DA">
              <w:rPr>
                <w:rFonts w:ascii="微软雅黑" w:eastAsia="微软雅黑" w:hAnsi="微软雅黑"/>
                <w:color w:val="948A54" w:themeColor="background2" w:themeShade="80"/>
              </w:rPr>
              <w:t>金额必须是</w:t>
            </w:r>
            <w:r>
              <w:rPr>
                <w:rFonts w:ascii="微软雅黑" w:eastAsia="微软雅黑" w:hAnsi="微软雅黑"/>
                <w:color w:val="948A54" w:themeColor="background2" w:themeShade="80"/>
              </w:rPr>
              <w:t>{</w:t>
            </w:r>
            <w:r>
              <w:rPr>
                <w:rFonts w:ascii="微软雅黑" w:eastAsia="微软雅黑" w:hAnsi="微软雅黑" w:hint="eastAsia"/>
                <w:color w:val="948A54" w:themeColor="background2" w:themeShade="80"/>
              </w:rPr>
              <w:t>步长</w:t>
            </w:r>
            <w:r>
              <w:rPr>
                <w:rFonts w:ascii="微软雅黑" w:eastAsia="微软雅黑" w:hAnsi="微软雅黑"/>
                <w:color w:val="948A54" w:themeColor="background2" w:themeShade="80"/>
              </w:rPr>
              <w:t>}</w:t>
            </w:r>
            <w:r w:rsidRPr="001A3BEB">
              <w:rPr>
                <w:rFonts w:ascii="微软雅黑" w:eastAsia="微软雅黑" w:hAnsi="微软雅黑" w:hint="eastAsia"/>
                <w:color w:val="948A54" w:themeColor="background2" w:themeShade="80"/>
              </w:rPr>
              <w:t>的</w:t>
            </w:r>
            <w:r>
              <w:rPr>
                <w:rFonts w:ascii="微软雅黑" w:eastAsia="微软雅黑" w:hAnsi="微软雅黑"/>
                <w:color w:val="948A54" w:themeColor="background2" w:themeShade="80"/>
              </w:rPr>
              <w:t>整数</w:t>
            </w:r>
            <w:proofErr w:type="gramStart"/>
            <w:r>
              <w:rPr>
                <w:rFonts w:ascii="微软雅黑" w:eastAsia="微软雅黑" w:hAnsi="微软雅黑"/>
                <w:color w:val="948A54" w:themeColor="background2" w:themeShade="80"/>
              </w:rPr>
              <w:t>倍</w:t>
            </w:r>
            <w:proofErr w:type="gramEnd"/>
          </w:p>
        </w:tc>
      </w:tr>
      <w:tr w:rsidR="0091601A" w14:paraId="3D96B5F9" w14:textId="77777777" w:rsidTr="0091601A">
        <w:tc>
          <w:tcPr>
            <w:tcW w:w="3037" w:type="dxa"/>
          </w:tcPr>
          <w:p w14:paraId="7A4EA013" w14:textId="495A366B" w:rsidR="0091601A" w:rsidRPr="00DD48DA" w:rsidRDefault="0091601A" w:rsidP="0091601A">
            <w:pPr>
              <w:pStyle w:val="ae"/>
              <w:ind w:firstLineChars="0" w:firstLine="0"/>
              <w:rPr>
                <w:rFonts w:ascii="微软雅黑" w:eastAsia="微软雅黑" w:hAnsi="微软雅黑"/>
              </w:rPr>
            </w:pPr>
            <w:r>
              <w:rPr>
                <w:rFonts w:ascii="微软雅黑" w:eastAsia="微软雅黑" w:hAnsi="微软雅黑"/>
              </w:rPr>
              <w:t>输入金额大于</w:t>
            </w:r>
            <w:r>
              <w:rPr>
                <w:rFonts w:ascii="微软雅黑" w:eastAsia="微软雅黑" w:hAnsi="微软雅黑" w:hint="eastAsia"/>
              </w:rPr>
              <w:t>用户</w:t>
            </w:r>
            <w:r w:rsidR="001C3429">
              <w:rPr>
                <w:rFonts w:ascii="微软雅黑" w:eastAsia="微软雅黑" w:hAnsi="微软雅黑"/>
              </w:rPr>
              <w:t>单</w:t>
            </w:r>
            <w:r w:rsidR="001C3429">
              <w:rPr>
                <w:rFonts w:ascii="微软雅黑" w:eastAsia="微软雅黑" w:hAnsi="微软雅黑" w:hint="eastAsia"/>
              </w:rPr>
              <w:t>户</w:t>
            </w:r>
            <w:r>
              <w:rPr>
                <w:rFonts w:ascii="微软雅黑" w:eastAsia="微软雅黑" w:hAnsi="微软雅黑"/>
              </w:rPr>
              <w:t>限额</w:t>
            </w:r>
          </w:p>
        </w:tc>
        <w:tc>
          <w:tcPr>
            <w:tcW w:w="5097" w:type="dxa"/>
          </w:tcPr>
          <w:p w14:paraId="355FF715" w14:textId="2591124E" w:rsidR="0091601A" w:rsidRPr="00DD48DA" w:rsidRDefault="0091601A" w:rsidP="00C71EDF">
            <w:pPr>
              <w:pStyle w:val="ae"/>
              <w:ind w:firstLineChars="0" w:firstLine="0"/>
              <w:rPr>
                <w:rFonts w:ascii="微软雅黑" w:eastAsia="微软雅黑" w:hAnsi="微软雅黑"/>
                <w:color w:val="948A54" w:themeColor="background2" w:themeShade="80"/>
              </w:rPr>
            </w:pPr>
            <w:r w:rsidRPr="0091601A">
              <w:rPr>
                <w:rFonts w:ascii="微软雅黑" w:eastAsia="微软雅黑" w:hAnsi="微软雅黑" w:hint="eastAsia"/>
                <w:color w:val="948A54" w:themeColor="background2" w:themeShade="80"/>
              </w:rPr>
              <w:t>超过当前会员</w:t>
            </w:r>
            <w:r w:rsidRPr="0091601A">
              <w:rPr>
                <w:rFonts w:ascii="微软雅黑" w:eastAsia="微软雅黑" w:hAnsi="微软雅黑"/>
                <w:color w:val="948A54" w:themeColor="background2" w:themeShade="80"/>
              </w:rPr>
              <w:t>等级</w:t>
            </w:r>
            <w:r w:rsidRPr="0091601A">
              <w:rPr>
                <w:rFonts w:ascii="微软雅黑" w:eastAsia="微软雅黑" w:hAnsi="微软雅黑" w:hint="eastAsia"/>
                <w:color w:val="948A54" w:themeColor="background2" w:themeShade="80"/>
              </w:rPr>
              <w:t>单户</w:t>
            </w:r>
            <w:r w:rsidRPr="0091601A">
              <w:rPr>
                <w:rFonts w:ascii="微软雅黑" w:eastAsia="微软雅黑" w:hAnsi="微软雅黑"/>
                <w:color w:val="948A54" w:themeColor="background2" w:themeShade="80"/>
              </w:rPr>
              <w:t>可加入上限</w:t>
            </w:r>
            <w:r w:rsidRPr="0091601A">
              <w:rPr>
                <w:rFonts w:ascii="微软雅黑" w:eastAsia="微软雅黑" w:hAnsi="微软雅黑" w:hint="eastAsia"/>
                <w:color w:val="948A54" w:themeColor="background2" w:themeShade="80"/>
              </w:rPr>
              <w:t>{</w:t>
            </w:r>
            <w:r w:rsidR="001C3429">
              <w:rPr>
                <w:rFonts w:ascii="微软雅黑" w:eastAsia="微软雅黑" w:hAnsi="微软雅黑" w:hint="eastAsia"/>
                <w:color w:val="948A54" w:themeColor="background2" w:themeShade="80"/>
              </w:rPr>
              <w:t>单户</w:t>
            </w:r>
            <w:r w:rsidRPr="0091601A">
              <w:rPr>
                <w:rFonts w:ascii="微软雅黑" w:eastAsia="微软雅黑" w:hAnsi="微软雅黑"/>
                <w:color w:val="948A54" w:themeColor="background2" w:themeShade="80"/>
              </w:rPr>
              <w:t>限额</w:t>
            </w:r>
            <w:r w:rsidRPr="0091601A">
              <w:rPr>
                <w:rFonts w:ascii="微软雅黑" w:eastAsia="微软雅黑" w:hAnsi="微软雅黑" w:hint="eastAsia"/>
                <w:color w:val="948A54" w:themeColor="background2" w:themeShade="80"/>
              </w:rPr>
              <w:t>}元</w:t>
            </w:r>
          </w:p>
        </w:tc>
      </w:tr>
      <w:tr w:rsidR="0091601A" w14:paraId="57B039E8" w14:textId="77777777" w:rsidTr="0091601A">
        <w:tc>
          <w:tcPr>
            <w:tcW w:w="3037" w:type="dxa"/>
          </w:tcPr>
          <w:p w14:paraId="6442F9E1" w14:textId="60C24F3D" w:rsidR="0091601A" w:rsidRDefault="0091601A" w:rsidP="0091601A">
            <w:pPr>
              <w:pStyle w:val="ae"/>
              <w:ind w:firstLineChars="0" w:firstLine="0"/>
              <w:rPr>
                <w:rFonts w:ascii="微软雅黑" w:eastAsia="微软雅黑" w:hAnsi="微软雅黑"/>
              </w:rPr>
            </w:pPr>
            <w:r>
              <w:rPr>
                <w:rFonts w:ascii="微软雅黑" w:eastAsia="微软雅黑" w:hAnsi="微软雅黑"/>
              </w:rPr>
              <w:t>输入金额大于</w:t>
            </w:r>
            <w:r>
              <w:rPr>
                <w:rFonts w:ascii="微软雅黑" w:eastAsia="微软雅黑" w:hAnsi="微软雅黑" w:hint="eastAsia"/>
              </w:rPr>
              <w:t>单笔</w:t>
            </w:r>
            <w:r>
              <w:rPr>
                <w:rFonts w:ascii="微软雅黑" w:eastAsia="微软雅黑" w:hAnsi="微软雅黑"/>
              </w:rPr>
              <w:t>限额</w:t>
            </w:r>
          </w:p>
        </w:tc>
        <w:tc>
          <w:tcPr>
            <w:tcW w:w="5097" w:type="dxa"/>
          </w:tcPr>
          <w:p w14:paraId="787911E3" w14:textId="17CCC43D" w:rsidR="0091601A" w:rsidRPr="006E2583" w:rsidRDefault="0091601A" w:rsidP="00C71EDF">
            <w:pPr>
              <w:pStyle w:val="ae"/>
              <w:ind w:firstLineChars="0" w:firstLine="0"/>
              <w:rPr>
                <w:rFonts w:ascii="微软雅黑" w:eastAsia="微软雅黑" w:hAnsi="微软雅黑"/>
                <w:szCs w:val="21"/>
              </w:rPr>
            </w:pPr>
            <w:r w:rsidRPr="0091601A">
              <w:rPr>
                <w:rFonts w:ascii="微软雅黑" w:eastAsia="微软雅黑" w:hAnsi="微软雅黑" w:hint="eastAsia"/>
                <w:color w:val="948A54" w:themeColor="background2" w:themeShade="80"/>
              </w:rPr>
              <w:t>单笔</w:t>
            </w:r>
            <w:r w:rsidRPr="001461C7">
              <w:rPr>
                <w:rFonts w:ascii="微软雅黑" w:eastAsia="微软雅黑" w:hAnsi="微软雅黑"/>
                <w:color w:val="948A54" w:themeColor="background2" w:themeShade="80"/>
              </w:rPr>
              <w:t>出借上</w:t>
            </w:r>
            <w:r w:rsidRPr="001461C7">
              <w:rPr>
                <w:rFonts w:ascii="微软雅黑" w:eastAsia="微软雅黑" w:hAnsi="微软雅黑" w:hint="eastAsia"/>
                <w:color w:val="948A54" w:themeColor="background2" w:themeShade="80"/>
              </w:rPr>
              <w:t>限为</w:t>
            </w:r>
            <w:r w:rsidRPr="001461C7">
              <w:rPr>
                <w:rFonts w:ascii="微软雅黑" w:eastAsia="微软雅黑" w:hAnsi="微软雅黑"/>
                <w:color w:val="948A54" w:themeColor="background2" w:themeShade="80"/>
              </w:rPr>
              <w:t>{</w:t>
            </w:r>
            <w:r>
              <w:rPr>
                <w:rFonts w:ascii="微软雅黑" w:eastAsia="微软雅黑" w:hAnsi="微软雅黑" w:hint="eastAsia"/>
                <w:color w:val="948A54" w:themeColor="background2" w:themeShade="80"/>
              </w:rPr>
              <w:t>单笔</w:t>
            </w:r>
            <w:r>
              <w:rPr>
                <w:rFonts w:ascii="微软雅黑" w:eastAsia="微软雅黑" w:hAnsi="微软雅黑"/>
                <w:color w:val="948A54" w:themeColor="background2" w:themeShade="80"/>
              </w:rPr>
              <w:t>限额</w:t>
            </w:r>
            <w:r w:rsidRPr="001461C7">
              <w:rPr>
                <w:rFonts w:ascii="微软雅黑" w:eastAsia="微软雅黑" w:hAnsi="微软雅黑"/>
                <w:color w:val="948A54" w:themeColor="background2" w:themeShade="80"/>
              </w:rPr>
              <w:t>}</w:t>
            </w:r>
            <w:r w:rsidRPr="001461C7">
              <w:rPr>
                <w:rFonts w:ascii="微软雅黑" w:eastAsia="微软雅黑" w:hAnsi="微软雅黑" w:hint="eastAsia"/>
                <w:color w:val="948A54" w:themeColor="background2" w:themeShade="80"/>
              </w:rPr>
              <w:t>元</w:t>
            </w:r>
          </w:p>
        </w:tc>
      </w:tr>
      <w:tr w:rsidR="0091601A" w14:paraId="080FDF1A" w14:textId="77777777" w:rsidTr="0091601A">
        <w:tc>
          <w:tcPr>
            <w:tcW w:w="3037" w:type="dxa"/>
          </w:tcPr>
          <w:p w14:paraId="06F4C35C" w14:textId="0130F5EA" w:rsidR="0091601A" w:rsidRDefault="0091601A" w:rsidP="0091601A">
            <w:pPr>
              <w:pStyle w:val="ae"/>
              <w:ind w:firstLineChars="0" w:firstLine="0"/>
              <w:rPr>
                <w:rFonts w:ascii="微软雅黑" w:eastAsia="微软雅黑" w:hAnsi="微软雅黑"/>
              </w:rPr>
            </w:pPr>
            <w:r>
              <w:rPr>
                <w:rFonts w:ascii="微软雅黑" w:eastAsia="微软雅黑" w:hAnsi="微软雅黑"/>
              </w:rPr>
              <w:t>输入金额大于</w:t>
            </w:r>
            <w:r>
              <w:rPr>
                <w:rFonts w:ascii="微软雅黑" w:eastAsia="微软雅黑" w:hAnsi="微软雅黑" w:hint="eastAsia"/>
              </w:rPr>
              <w:t>剩余</w:t>
            </w:r>
            <w:r>
              <w:rPr>
                <w:rFonts w:ascii="微软雅黑" w:eastAsia="微软雅黑" w:hAnsi="微软雅黑"/>
              </w:rPr>
              <w:t>金额（</w:t>
            </w:r>
            <w:r>
              <w:rPr>
                <w:rFonts w:ascii="微软雅黑" w:eastAsia="微软雅黑" w:hAnsi="微软雅黑" w:hint="eastAsia"/>
              </w:rPr>
              <w:t>进入</w:t>
            </w:r>
            <w:r>
              <w:rPr>
                <w:rFonts w:ascii="微软雅黑" w:eastAsia="微软雅黑" w:hAnsi="微软雅黑"/>
              </w:rPr>
              <w:t>出借页面时）</w:t>
            </w:r>
          </w:p>
        </w:tc>
        <w:tc>
          <w:tcPr>
            <w:tcW w:w="5097" w:type="dxa"/>
          </w:tcPr>
          <w:p w14:paraId="76F74B47" w14:textId="7E79A01D" w:rsidR="0091601A" w:rsidRPr="0091601A" w:rsidRDefault="002B7E60" w:rsidP="00C71EDF">
            <w:pPr>
              <w:pStyle w:val="ae"/>
              <w:ind w:firstLineChars="0" w:firstLine="0"/>
              <w:rPr>
                <w:rFonts w:ascii="微软雅黑" w:eastAsia="微软雅黑" w:hAnsi="微软雅黑"/>
                <w:color w:val="948A54" w:themeColor="background2" w:themeShade="80"/>
              </w:rPr>
            </w:pPr>
            <w:r>
              <w:rPr>
                <w:rFonts w:ascii="微软雅黑" w:eastAsia="微软雅黑" w:hAnsi="微软雅黑" w:hint="eastAsia"/>
                <w:color w:val="948A54" w:themeColor="background2" w:themeShade="80"/>
              </w:rPr>
              <w:t>出借</w:t>
            </w:r>
            <w:r>
              <w:rPr>
                <w:rFonts w:ascii="微软雅黑" w:eastAsia="微软雅黑" w:hAnsi="微软雅黑"/>
                <w:color w:val="948A54" w:themeColor="background2" w:themeShade="80"/>
              </w:rPr>
              <w:t>金额不可大于剩余</w:t>
            </w:r>
            <w:r>
              <w:rPr>
                <w:rFonts w:ascii="微软雅黑" w:eastAsia="微软雅黑" w:hAnsi="微软雅黑" w:hint="eastAsia"/>
                <w:color w:val="948A54" w:themeColor="background2" w:themeShade="80"/>
              </w:rPr>
              <w:t>金额</w:t>
            </w:r>
          </w:p>
        </w:tc>
      </w:tr>
    </w:tbl>
    <w:p w14:paraId="236DB6AE" w14:textId="2F679EFD" w:rsidR="00CE5D66" w:rsidRDefault="00736EFA" w:rsidP="00C71EDF">
      <w:pPr>
        <w:pStyle w:val="ae"/>
        <w:ind w:left="360" w:firstLineChars="0" w:firstLine="0"/>
        <w:rPr>
          <w:rFonts w:ascii="微软雅黑" w:eastAsia="微软雅黑" w:hAnsi="微软雅黑"/>
        </w:rPr>
      </w:pPr>
      <w:r>
        <w:rPr>
          <w:rFonts w:ascii="微软雅黑" w:eastAsia="微软雅黑" w:hAnsi="微软雅黑" w:hint="eastAsia"/>
        </w:rPr>
        <w:t>单位</w:t>
      </w:r>
      <w:r>
        <w:rPr>
          <w:rFonts w:ascii="微软雅黑" w:eastAsia="微软雅黑" w:hAnsi="微软雅黑"/>
        </w:rPr>
        <w:t>根据实际金额</w:t>
      </w:r>
      <w:r>
        <w:rPr>
          <w:rFonts w:ascii="微软雅黑" w:eastAsia="微软雅黑" w:hAnsi="微软雅黑" w:hint="eastAsia"/>
        </w:rPr>
        <w:t>展示</w:t>
      </w:r>
      <w:r w:rsidR="003F4846">
        <w:rPr>
          <w:rFonts w:ascii="微软雅黑" w:eastAsia="微软雅黑" w:hAnsi="微软雅黑"/>
        </w:rPr>
        <w:t xml:space="preserve"> </w:t>
      </w:r>
      <w:r>
        <w:rPr>
          <w:rFonts w:ascii="微软雅黑" w:eastAsia="微软雅黑" w:hAnsi="微软雅黑"/>
        </w:rPr>
        <w:t>“</w:t>
      </w:r>
      <w:r>
        <w:rPr>
          <w:rFonts w:ascii="微软雅黑" w:eastAsia="微软雅黑" w:hAnsi="微软雅黑" w:hint="eastAsia"/>
        </w:rPr>
        <w:t>元</w:t>
      </w:r>
      <w:r>
        <w:rPr>
          <w:rFonts w:ascii="微软雅黑" w:eastAsia="微软雅黑" w:hAnsi="微软雅黑"/>
        </w:rPr>
        <w:t>”</w:t>
      </w:r>
      <w:r w:rsidR="000D49F6">
        <w:rPr>
          <w:rFonts w:ascii="微软雅黑" w:eastAsia="微软雅黑" w:hAnsi="微软雅黑" w:hint="eastAsia"/>
        </w:rPr>
        <w:t>，</w:t>
      </w:r>
      <w:r w:rsidR="003F4846">
        <w:rPr>
          <w:rFonts w:ascii="微软雅黑" w:eastAsia="微软雅黑" w:hAnsi="微软雅黑"/>
        </w:rPr>
        <w:t>这里不用千分化</w:t>
      </w:r>
      <w:r w:rsidR="003F4846">
        <w:rPr>
          <w:rFonts w:ascii="微软雅黑" w:eastAsia="微软雅黑" w:hAnsi="微软雅黑" w:hint="eastAsia"/>
        </w:rPr>
        <w:t>和</w:t>
      </w:r>
      <w:r w:rsidR="003F4846">
        <w:rPr>
          <w:rFonts w:ascii="微软雅黑" w:eastAsia="微软雅黑" w:hAnsi="微软雅黑"/>
        </w:rPr>
        <w:t>保留小数点后两位</w:t>
      </w:r>
      <w:r w:rsidR="000D49F6">
        <w:rPr>
          <w:rFonts w:ascii="微软雅黑" w:eastAsia="微软雅黑" w:hAnsi="微软雅黑" w:hint="eastAsia"/>
        </w:rPr>
        <w:t>；</w:t>
      </w:r>
      <w:r w:rsidR="001C3429">
        <w:rPr>
          <w:rFonts w:ascii="微软雅黑" w:eastAsia="微软雅黑" w:hAnsi="微软雅黑" w:hint="eastAsia"/>
        </w:rPr>
        <w:t>提示语</w:t>
      </w:r>
      <w:r w:rsidR="001C3429">
        <w:rPr>
          <w:rFonts w:ascii="微软雅黑" w:eastAsia="微软雅黑" w:hAnsi="微软雅黑"/>
        </w:rPr>
        <w:t>跟随</w:t>
      </w:r>
      <w:r w:rsidR="001C3429">
        <w:rPr>
          <w:rFonts w:ascii="微软雅黑" w:eastAsia="微软雅黑" w:hAnsi="微软雅黑" w:hint="eastAsia"/>
        </w:rPr>
        <w:t>输入</w:t>
      </w:r>
      <w:r w:rsidR="001C3429">
        <w:rPr>
          <w:rFonts w:ascii="微软雅黑" w:eastAsia="微软雅黑" w:hAnsi="微软雅黑"/>
        </w:rPr>
        <w:t>金额实时变动</w:t>
      </w:r>
      <w:r w:rsidR="001C3429">
        <w:rPr>
          <w:rFonts w:ascii="微软雅黑" w:eastAsia="微软雅黑" w:hAnsi="微软雅黑" w:hint="eastAsia"/>
        </w:rPr>
        <w:t>；</w:t>
      </w:r>
      <w:r w:rsidR="00374FBD" w:rsidRPr="00374FBD">
        <w:rPr>
          <w:rFonts w:ascii="微软雅黑" w:eastAsia="微软雅黑" w:hAnsi="微软雅黑" w:hint="eastAsia"/>
        </w:rPr>
        <w:t>提示语</w:t>
      </w:r>
      <w:r w:rsidR="00374FBD" w:rsidRPr="00374FBD">
        <w:rPr>
          <w:rFonts w:ascii="微软雅黑" w:eastAsia="微软雅黑" w:hAnsi="微软雅黑"/>
        </w:rPr>
        <w:t>为错误</w:t>
      </w:r>
      <w:r w:rsidR="00374FBD">
        <w:rPr>
          <w:rFonts w:ascii="微软雅黑" w:eastAsia="微软雅黑" w:hAnsi="微软雅黑" w:hint="eastAsia"/>
        </w:rPr>
        <w:t>场景</w:t>
      </w:r>
      <w:r w:rsidR="00374FBD" w:rsidRPr="00374FBD">
        <w:rPr>
          <w:rFonts w:ascii="微软雅黑" w:eastAsia="微软雅黑" w:hAnsi="微软雅黑"/>
        </w:rPr>
        <w:t>色</w:t>
      </w:r>
      <w:r w:rsidR="00C769E5">
        <w:rPr>
          <w:rFonts w:ascii="微软雅黑" w:eastAsia="微软雅黑" w:hAnsi="微软雅黑" w:hint="eastAsia"/>
        </w:rPr>
        <w:t>，提示</w:t>
      </w:r>
      <w:r w:rsidR="00C769E5">
        <w:rPr>
          <w:rFonts w:ascii="微软雅黑" w:eastAsia="微软雅黑" w:hAnsi="微软雅黑"/>
        </w:rPr>
        <w:t>语位置为标题的位置。</w:t>
      </w:r>
      <w:r w:rsidR="00770A70" w:rsidRPr="00770A70">
        <w:rPr>
          <w:rFonts w:ascii="微软雅黑" w:eastAsia="微软雅黑" w:hAnsi="微软雅黑" w:hint="eastAsia"/>
        </w:rPr>
        <w:t>输入框</w:t>
      </w:r>
      <w:r w:rsidR="00770A70" w:rsidRPr="00770A70">
        <w:rPr>
          <w:rFonts w:ascii="微软雅黑" w:eastAsia="微软雅黑" w:hAnsi="微软雅黑"/>
        </w:rPr>
        <w:t>限制</w:t>
      </w:r>
      <w:r w:rsidR="00770A70">
        <w:rPr>
          <w:rFonts w:ascii="微软雅黑" w:eastAsia="微软雅黑" w:hAnsi="微软雅黑" w:hint="eastAsia"/>
        </w:rPr>
        <w:t>输入7位</w:t>
      </w:r>
      <w:r w:rsidR="00770A70">
        <w:rPr>
          <w:rFonts w:ascii="微软雅黑" w:eastAsia="微软雅黑" w:hAnsi="微软雅黑"/>
        </w:rPr>
        <w:t>数值</w:t>
      </w:r>
      <w:r w:rsidR="00770A70">
        <w:rPr>
          <w:rFonts w:ascii="微软雅黑" w:eastAsia="微软雅黑" w:hAnsi="微软雅黑" w:hint="eastAsia"/>
        </w:rPr>
        <w:t>。</w:t>
      </w:r>
      <w:r w:rsidR="00806EE2">
        <w:rPr>
          <w:rFonts w:ascii="微软雅黑" w:eastAsia="微软雅黑" w:hAnsi="微软雅黑" w:hint="eastAsia"/>
        </w:rPr>
        <w:t>提示优先级</w:t>
      </w:r>
      <w:r w:rsidR="0091601A">
        <w:rPr>
          <w:rFonts w:ascii="微软雅黑" w:eastAsia="微软雅黑" w:hAnsi="微软雅黑" w:hint="eastAsia"/>
        </w:rPr>
        <w:t>以</w:t>
      </w:r>
      <w:r w:rsidR="0091601A">
        <w:rPr>
          <w:rFonts w:ascii="微软雅黑" w:eastAsia="微软雅黑" w:hAnsi="微软雅黑"/>
        </w:rPr>
        <w:t>表格上下顺序为准</w:t>
      </w:r>
      <w:r w:rsidR="00770A70" w:rsidRPr="00186956">
        <w:rPr>
          <w:rFonts w:ascii="微软雅黑" w:eastAsia="微软雅黑" w:hAnsi="微软雅黑" w:hint="eastAsia"/>
          <w:color w:val="548DD4" w:themeColor="text2" w:themeTint="99"/>
        </w:rPr>
        <w:t>（</w:t>
      </w:r>
      <w:r w:rsidR="001C3429">
        <w:rPr>
          <w:rFonts w:ascii="微软雅黑" w:eastAsia="微软雅黑" w:hAnsi="微软雅黑" w:hint="eastAsia"/>
          <w:color w:val="548DD4" w:themeColor="text2" w:themeTint="99"/>
        </w:rPr>
        <w:t>12.19修改</w:t>
      </w:r>
      <w:r w:rsidR="00770A70" w:rsidRPr="00186956">
        <w:rPr>
          <w:rFonts w:ascii="微软雅黑" w:eastAsia="微软雅黑" w:hAnsi="微软雅黑" w:hint="eastAsia"/>
          <w:color w:val="548DD4" w:themeColor="text2" w:themeTint="99"/>
        </w:rPr>
        <w:t>）</w:t>
      </w:r>
    </w:p>
    <w:p w14:paraId="54680281" w14:textId="77777777" w:rsidR="00800267" w:rsidRDefault="00800267" w:rsidP="00F85273">
      <w:pPr>
        <w:pStyle w:val="ae"/>
        <w:ind w:left="360" w:firstLineChars="0" w:firstLine="0"/>
        <w:rPr>
          <w:rFonts w:ascii="微软雅黑" w:eastAsia="微软雅黑" w:hAnsi="微软雅黑"/>
        </w:rPr>
      </w:pPr>
      <w:r>
        <w:rPr>
          <w:rFonts w:ascii="微软雅黑" w:eastAsia="微软雅黑" w:hAnsi="微软雅黑" w:hint="eastAsia"/>
        </w:rPr>
        <w:t>3.</w:t>
      </w:r>
      <w:r w:rsidR="006C093E" w:rsidRPr="006C093E">
        <w:rPr>
          <w:rFonts w:hint="eastAsia"/>
        </w:rPr>
        <w:t xml:space="preserve"> </w:t>
      </w:r>
      <w:r w:rsidR="006C093E" w:rsidRPr="006C093E">
        <w:rPr>
          <w:rFonts w:ascii="微软雅黑" w:eastAsia="微软雅黑" w:hAnsi="微软雅黑" w:hint="eastAsia"/>
        </w:rPr>
        <w:t>参考收益提示</w:t>
      </w:r>
    </w:p>
    <w:p w14:paraId="1957B722" w14:textId="0151D6F0" w:rsidR="00400D6D" w:rsidRDefault="00400D6D" w:rsidP="00F85273">
      <w:pPr>
        <w:pStyle w:val="ae"/>
        <w:ind w:left="360" w:firstLineChars="0" w:firstLine="0"/>
        <w:rPr>
          <w:rFonts w:ascii="微软雅黑" w:eastAsia="微软雅黑" w:hAnsi="微软雅黑"/>
        </w:rPr>
      </w:pPr>
      <w:r>
        <w:rPr>
          <w:noProof/>
        </w:rPr>
        <w:drawing>
          <wp:inline distT="0" distB="0" distL="0" distR="0" wp14:anchorId="23425831" wp14:editId="7B4AF03F">
            <wp:extent cx="1524000" cy="101173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8396" cy="1027927"/>
                    </a:xfrm>
                    <a:prstGeom prst="rect">
                      <a:avLst/>
                    </a:prstGeom>
                  </pic:spPr>
                </pic:pic>
              </a:graphicData>
            </a:graphic>
          </wp:inline>
        </w:drawing>
      </w:r>
      <w:r w:rsidRPr="00400D6D">
        <w:rPr>
          <w:noProof/>
        </w:rPr>
        <w:t xml:space="preserve"> </w:t>
      </w:r>
      <w:r>
        <w:rPr>
          <w:noProof/>
        </w:rPr>
        <w:drawing>
          <wp:inline distT="0" distB="0" distL="0" distR="0" wp14:anchorId="39C9DE49" wp14:editId="51D694A7">
            <wp:extent cx="1454150" cy="9971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2817" cy="1023647"/>
                    </a:xfrm>
                    <a:prstGeom prst="rect">
                      <a:avLst/>
                    </a:prstGeom>
                  </pic:spPr>
                </pic:pic>
              </a:graphicData>
            </a:graphic>
          </wp:inline>
        </w:drawing>
      </w:r>
    </w:p>
    <w:p w14:paraId="3534F870" w14:textId="014CC26C" w:rsidR="006C093E" w:rsidRDefault="006C093E" w:rsidP="00FE1497">
      <w:pPr>
        <w:ind w:leftChars="187" w:left="418"/>
        <w:rPr>
          <w:rFonts w:ascii="微软雅黑" w:eastAsia="微软雅黑" w:hAnsi="微软雅黑"/>
        </w:rPr>
      </w:pPr>
      <w:proofErr w:type="spellStart"/>
      <w:r w:rsidRPr="006C093E">
        <w:rPr>
          <w:rFonts w:ascii="微软雅黑" w:eastAsia="微软雅黑" w:hAnsi="微软雅黑" w:hint="eastAsia"/>
        </w:rPr>
        <w:t>i</w:t>
      </w:r>
      <w:proofErr w:type="spellEnd"/>
      <w:r w:rsidRPr="006C093E">
        <w:rPr>
          <w:rFonts w:ascii="微软雅黑" w:eastAsia="微软雅黑" w:hAnsi="微软雅黑" w:hint="eastAsia"/>
        </w:rPr>
        <w:t>.</w:t>
      </w:r>
      <w:r>
        <w:rPr>
          <w:rFonts w:ascii="微软雅黑" w:eastAsia="微软雅黑" w:hAnsi="微软雅黑" w:hint="eastAsia"/>
        </w:rPr>
        <w:t>无</w:t>
      </w:r>
      <w:r>
        <w:rPr>
          <w:rFonts w:ascii="微软雅黑" w:eastAsia="微软雅黑" w:hAnsi="微软雅黑"/>
        </w:rPr>
        <w:t>金额输入时</w:t>
      </w:r>
      <w:r>
        <w:rPr>
          <w:rFonts w:ascii="微软雅黑" w:eastAsia="微软雅黑" w:hAnsi="微软雅黑" w:hint="eastAsia"/>
        </w:rPr>
        <w:t>，</w:t>
      </w:r>
      <w:r>
        <w:rPr>
          <w:rFonts w:ascii="微软雅黑" w:eastAsia="微软雅黑" w:hAnsi="微软雅黑"/>
        </w:rPr>
        <w:t>显示文案</w:t>
      </w:r>
      <w:r w:rsidRPr="006C093E">
        <w:rPr>
          <w:rFonts w:ascii="微软雅黑" w:eastAsia="微软雅黑" w:hAnsi="微软雅黑" w:hint="eastAsia"/>
        </w:rPr>
        <w:t>：</w:t>
      </w:r>
      <w:r w:rsidRPr="001A3BEB">
        <w:rPr>
          <w:rFonts w:ascii="微软雅黑" w:eastAsia="微软雅黑" w:hAnsi="微软雅黑" w:hint="eastAsia"/>
          <w:color w:val="948A54" w:themeColor="background2" w:themeShade="80"/>
        </w:rPr>
        <w:t>现在出借，</w:t>
      </w:r>
      <w:r w:rsidR="00FE1497" w:rsidRPr="001A3BEB">
        <w:rPr>
          <w:rFonts w:ascii="微软雅黑" w:eastAsia="微软雅黑" w:hAnsi="微软雅黑"/>
          <w:color w:val="948A54" w:themeColor="background2" w:themeShade="80"/>
        </w:rPr>
        <w:t>x月x日</w:t>
      </w:r>
      <w:r w:rsidRPr="001A3BEB">
        <w:rPr>
          <w:rFonts w:ascii="微软雅黑" w:eastAsia="微软雅黑" w:hAnsi="微软雅黑" w:hint="eastAsia"/>
          <w:color w:val="948A54" w:themeColor="background2" w:themeShade="80"/>
        </w:rPr>
        <w:t>开始计息</w:t>
      </w:r>
      <w:r w:rsidR="00FE1497">
        <w:rPr>
          <w:rFonts w:ascii="微软雅黑" w:eastAsia="微软雅黑" w:hAnsi="微软雅黑" w:hint="eastAsia"/>
        </w:rPr>
        <w:t>。</w:t>
      </w:r>
      <w:r w:rsidR="00FE1497">
        <w:rPr>
          <w:rFonts w:ascii="微软雅黑" w:eastAsia="微软雅黑" w:hAnsi="微软雅黑"/>
        </w:rPr>
        <w:t>日期</w:t>
      </w:r>
      <w:r w:rsidR="00FE1497">
        <w:rPr>
          <w:rFonts w:ascii="微软雅黑" w:eastAsia="微软雅黑" w:hAnsi="微软雅黑" w:hint="eastAsia"/>
        </w:rPr>
        <w:t>为</w:t>
      </w:r>
      <w:r w:rsidR="00FE1497">
        <w:rPr>
          <w:rFonts w:ascii="微软雅黑" w:eastAsia="微软雅黑" w:hAnsi="微软雅黑"/>
        </w:rPr>
        <w:t>用户购买日期的</w:t>
      </w:r>
      <w:r w:rsidR="00D26E61">
        <w:rPr>
          <w:rFonts w:ascii="微软雅黑" w:eastAsia="微软雅黑" w:hAnsi="微软雅黑" w:hint="eastAsia"/>
        </w:rPr>
        <w:t>{预计</w:t>
      </w:r>
      <w:r w:rsidR="00D26E61">
        <w:rPr>
          <w:rFonts w:ascii="微软雅黑" w:eastAsia="微软雅黑" w:hAnsi="微软雅黑"/>
        </w:rPr>
        <w:t>起息</w:t>
      </w:r>
      <w:r w:rsidR="00D26E61">
        <w:rPr>
          <w:rFonts w:ascii="微软雅黑" w:eastAsia="微软雅黑" w:hAnsi="微软雅黑" w:hint="eastAsia"/>
        </w:rPr>
        <w:t>日期}</w:t>
      </w:r>
      <w:r w:rsidR="00FE1497">
        <w:rPr>
          <w:rFonts w:ascii="微软雅黑" w:eastAsia="微软雅黑" w:hAnsi="微软雅黑" w:hint="eastAsia"/>
        </w:rPr>
        <w:t>工作日</w:t>
      </w:r>
      <w:r w:rsidR="00FE1497">
        <w:rPr>
          <w:rFonts w:ascii="微软雅黑" w:eastAsia="微软雅黑" w:hAnsi="微软雅黑"/>
        </w:rPr>
        <w:t>。</w:t>
      </w:r>
      <w:r w:rsidR="00D26E61">
        <w:rPr>
          <w:rFonts w:ascii="微软雅黑" w:eastAsia="微软雅黑" w:hAnsi="微软雅黑" w:hint="eastAsia"/>
        </w:rPr>
        <w:t>新手标</w:t>
      </w:r>
      <w:r w:rsidR="00D26E61">
        <w:rPr>
          <w:rFonts w:ascii="微软雅黑" w:eastAsia="微软雅黑" w:hAnsi="微软雅黑"/>
        </w:rPr>
        <w:t>为</w:t>
      </w:r>
      <w:r w:rsidR="00D26E61">
        <w:rPr>
          <w:rFonts w:ascii="微软雅黑" w:eastAsia="微软雅黑" w:hAnsi="微软雅黑" w:hint="eastAsia"/>
        </w:rPr>
        <w:t>T+1工作日</w:t>
      </w:r>
      <w:r w:rsidR="00D26E61">
        <w:rPr>
          <w:rFonts w:ascii="微软雅黑" w:eastAsia="微软雅黑" w:hAnsi="微软雅黑"/>
        </w:rPr>
        <w:t>，其他为</w:t>
      </w:r>
      <w:r w:rsidR="00D26E61">
        <w:rPr>
          <w:rFonts w:ascii="微软雅黑" w:eastAsia="微软雅黑" w:hAnsi="微软雅黑" w:hint="eastAsia"/>
        </w:rPr>
        <w:t>T+2工作日，</w:t>
      </w:r>
      <w:r w:rsidR="00D26E61">
        <w:rPr>
          <w:rFonts w:ascii="微软雅黑" w:eastAsia="微软雅黑" w:hAnsi="微软雅黑"/>
        </w:rPr>
        <w:t>拉取后台</w:t>
      </w:r>
      <w:r w:rsidR="00D26E61">
        <w:rPr>
          <w:rFonts w:ascii="微软雅黑" w:eastAsia="微软雅黑" w:hAnsi="微软雅黑" w:hint="eastAsia"/>
        </w:rPr>
        <w:t>字段</w:t>
      </w:r>
      <w:r w:rsidR="00D26E61">
        <w:rPr>
          <w:rFonts w:ascii="微软雅黑" w:eastAsia="微软雅黑" w:hAnsi="微软雅黑"/>
        </w:rPr>
        <w:t>。（</w:t>
      </w:r>
      <w:r w:rsidR="00D26E61" w:rsidRPr="00D26E61">
        <w:rPr>
          <w:rFonts w:ascii="微软雅黑" w:eastAsia="微软雅黑" w:hAnsi="微软雅黑" w:hint="eastAsia"/>
          <w:color w:val="548DD4" w:themeColor="text2" w:themeTint="99"/>
        </w:rPr>
        <w:t>12.17修改</w:t>
      </w:r>
      <w:r w:rsidR="00D26E61">
        <w:rPr>
          <w:rFonts w:ascii="微软雅黑" w:eastAsia="微软雅黑" w:hAnsi="微软雅黑"/>
        </w:rPr>
        <w:t>）</w:t>
      </w:r>
    </w:p>
    <w:p w14:paraId="4C2BB7E7" w14:textId="1B965F82" w:rsidR="006C093E" w:rsidRDefault="006C093E" w:rsidP="007A1008">
      <w:pPr>
        <w:ind w:leftChars="200" w:left="448"/>
        <w:rPr>
          <w:rFonts w:ascii="微软雅黑" w:eastAsia="微软雅黑" w:hAnsi="微软雅黑"/>
        </w:rPr>
      </w:pPr>
      <w:r w:rsidRPr="006C093E">
        <w:rPr>
          <w:rFonts w:ascii="微软雅黑" w:eastAsia="微软雅黑" w:hAnsi="微软雅黑" w:hint="eastAsia"/>
        </w:rPr>
        <w:t>ii.</w:t>
      </w:r>
      <w:r>
        <w:rPr>
          <w:rFonts w:ascii="微软雅黑" w:eastAsia="微软雅黑" w:hAnsi="微软雅黑" w:hint="eastAsia"/>
        </w:rPr>
        <w:t>输入</w:t>
      </w:r>
      <w:r>
        <w:rPr>
          <w:rFonts w:ascii="微软雅黑" w:eastAsia="微软雅黑" w:hAnsi="微软雅黑"/>
        </w:rPr>
        <w:t>金额后</w:t>
      </w:r>
      <w:r>
        <w:rPr>
          <w:rFonts w:ascii="微软雅黑" w:eastAsia="微软雅黑" w:hAnsi="微软雅黑" w:hint="eastAsia"/>
        </w:rPr>
        <w:t>，</w:t>
      </w:r>
      <w:r>
        <w:rPr>
          <w:rFonts w:ascii="微软雅黑" w:eastAsia="微软雅黑" w:hAnsi="微软雅黑"/>
        </w:rPr>
        <w:t>参考收益跟随金额实时变动</w:t>
      </w:r>
      <w:r>
        <w:rPr>
          <w:rFonts w:ascii="微软雅黑" w:eastAsia="微软雅黑" w:hAnsi="微软雅黑" w:hint="eastAsia"/>
        </w:rPr>
        <w:t>。</w:t>
      </w:r>
      <w:r w:rsidR="00FE1497">
        <w:rPr>
          <w:rFonts w:ascii="微软雅黑" w:eastAsia="微软雅黑" w:hAnsi="微软雅黑" w:hint="eastAsia"/>
        </w:rPr>
        <w:t>文案</w:t>
      </w:r>
      <w:r w:rsidR="00FE1497">
        <w:rPr>
          <w:rFonts w:ascii="微软雅黑" w:eastAsia="微软雅黑" w:hAnsi="微软雅黑"/>
        </w:rPr>
        <w:t>：</w:t>
      </w:r>
      <w:r w:rsidR="00FE1497" w:rsidRPr="001A3BEB">
        <w:rPr>
          <w:rFonts w:ascii="微软雅黑" w:eastAsia="微软雅黑" w:hAnsi="微软雅黑" w:hint="eastAsia"/>
          <w:color w:val="948A54" w:themeColor="background2" w:themeShade="80"/>
        </w:rPr>
        <w:t>参考收益:</w:t>
      </w:r>
      <w:r w:rsidR="007A1008" w:rsidRPr="001A3BEB">
        <w:rPr>
          <w:rFonts w:ascii="微软雅黑" w:eastAsia="微软雅黑" w:hAnsi="微软雅黑" w:hint="eastAsia"/>
          <w:color w:val="948A54" w:themeColor="background2" w:themeShade="80"/>
        </w:rPr>
        <w:t>{</w:t>
      </w:r>
      <w:r w:rsidR="00D665F9">
        <w:rPr>
          <w:rFonts w:ascii="微软雅黑" w:eastAsia="微软雅黑" w:hAnsi="微软雅黑" w:hint="eastAsia"/>
          <w:color w:val="948A54" w:themeColor="background2" w:themeShade="80"/>
        </w:rPr>
        <w:t>输入</w:t>
      </w:r>
      <w:r w:rsidR="00D665F9">
        <w:rPr>
          <w:rFonts w:ascii="微软雅黑" w:eastAsia="微软雅黑" w:hAnsi="微软雅黑"/>
          <w:color w:val="948A54" w:themeColor="background2" w:themeShade="80"/>
        </w:rPr>
        <w:t>金额*（</w:t>
      </w:r>
      <w:r w:rsidR="00D665F9" w:rsidRPr="001A3BEB">
        <w:rPr>
          <w:rFonts w:ascii="微软雅黑" w:eastAsia="微软雅黑" w:hAnsi="微软雅黑" w:hint="eastAsia"/>
          <w:color w:val="948A54" w:themeColor="background2" w:themeShade="80"/>
        </w:rPr>
        <w:t>标的</w:t>
      </w:r>
      <w:r w:rsidR="00D665F9" w:rsidRPr="001A3BEB">
        <w:rPr>
          <w:rFonts w:ascii="微软雅黑" w:eastAsia="微软雅黑" w:hAnsi="微软雅黑"/>
          <w:color w:val="948A54" w:themeColor="background2" w:themeShade="80"/>
        </w:rPr>
        <w:t>基础</w:t>
      </w:r>
      <w:r w:rsidR="00D665F9" w:rsidRPr="001A3BEB">
        <w:rPr>
          <w:rFonts w:ascii="微软雅黑" w:eastAsia="微软雅黑" w:hAnsi="微软雅黑" w:hint="eastAsia"/>
          <w:color w:val="948A54" w:themeColor="background2" w:themeShade="80"/>
        </w:rPr>
        <w:t>利率</w:t>
      </w:r>
      <w:r w:rsidR="00D665F9" w:rsidRPr="001A3BEB">
        <w:rPr>
          <w:rFonts w:ascii="微软雅黑" w:eastAsia="微软雅黑" w:hAnsi="微软雅黑"/>
          <w:color w:val="948A54" w:themeColor="background2" w:themeShade="80"/>
        </w:rPr>
        <w:t>+额外利率</w:t>
      </w:r>
      <w:r w:rsidR="00400D6D">
        <w:rPr>
          <w:rFonts w:ascii="微软雅黑" w:eastAsia="微软雅黑" w:hAnsi="微软雅黑" w:hint="eastAsia"/>
          <w:color w:val="948A54" w:themeColor="background2" w:themeShade="80"/>
        </w:rPr>
        <w:t>+</w:t>
      </w:r>
      <w:proofErr w:type="spellStart"/>
      <w:r w:rsidR="00400D6D" w:rsidRPr="001A3BEB">
        <w:rPr>
          <w:rFonts w:ascii="微软雅黑" w:eastAsia="微软雅黑" w:hAnsi="微软雅黑"/>
          <w:color w:val="948A54" w:themeColor="background2" w:themeShade="80"/>
        </w:rPr>
        <w:t>Ycode</w:t>
      </w:r>
      <w:proofErr w:type="spellEnd"/>
      <w:r w:rsidR="00400D6D" w:rsidRPr="001A3BEB">
        <w:rPr>
          <w:rFonts w:ascii="微软雅黑" w:eastAsia="微软雅黑" w:hAnsi="微软雅黑" w:hint="eastAsia"/>
          <w:color w:val="948A54" w:themeColor="background2" w:themeShade="80"/>
        </w:rPr>
        <w:t>加息</w:t>
      </w:r>
      <w:r w:rsidR="00400D6D">
        <w:rPr>
          <w:rFonts w:ascii="微软雅黑" w:eastAsia="微软雅黑" w:hAnsi="微软雅黑" w:hint="eastAsia"/>
          <w:color w:val="948A54" w:themeColor="background2" w:themeShade="80"/>
        </w:rPr>
        <w:t>率</w:t>
      </w:r>
      <w:r w:rsidR="00400D6D" w:rsidRPr="001A3BEB">
        <w:rPr>
          <w:rFonts w:ascii="微软雅黑" w:eastAsia="微软雅黑" w:hAnsi="微软雅黑"/>
          <w:color w:val="948A54" w:themeColor="background2" w:themeShade="80"/>
        </w:rPr>
        <w:t>+</w:t>
      </w:r>
      <w:r w:rsidR="00400D6D" w:rsidRPr="001A3BEB">
        <w:rPr>
          <w:rFonts w:ascii="微软雅黑" w:eastAsia="微软雅黑" w:hAnsi="微软雅黑" w:hint="eastAsia"/>
          <w:color w:val="948A54" w:themeColor="background2" w:themeShade="80"/>
        </w:rPr>
        <w:t>活动加息</w:t>
      </w:r>
      <w:r w:rsidR="00400D6D">
        <w:rPr>
          <w:rFonts w:ascii="微软雅黑" w:eastAsia="微软雅黑" w:hAnsi="微软雅黑" w:hint="eastAsia"/>
          <w:color w:val="948A54" w:themeColor="background2" w:themeShade="80"/>
        </w:rPr>
        <w:t>率</w:t>
      </w:r>
      <w:r w:rsidR="00D665F9">
        <w:rPr>
          <w:rFonts w:ascii="微软雅黑" w:eastAsia="微软雅黑" w:hAnsi="微软雅黑"/>
          <w:color w:val="948A54" w:themeColor="background2" w:themeShade="80"/>
        </w:rPr>
        <w:t>）</w:t>
      </w:r>
      <w:r w:rsidR="00400D6D">
        <w:rPr>
          <w:rFonts w:ascii="微软雅黑" w:eastAsia="微软雅黑" w:hAnsi="微软雅黑" w:hint="eastAsia"/>
          <w:color w:val="948A54" w:themeColor="background2" w:themeShade="80"/>
        </w:rPr>
        <w:t>}元，</w:t>
      </w:r>
      <w:r w:rsidR="00400D6D">
        <w:rPr>
          <w:rFonts w:ascii="微软雅黑" w:eastAsia="微软雅黑" w:hAnsi="微软雅黑"/>
          <w:color w:val="948A54" w:themeColor="background2" w:themeShade="80"/>
        </w:rPr>
        <w:t>（</w:t>
      </w:r>
      <w:r w:rsidR="00400D6D">
        <w:rPr>
          <w:rFonts w:ascii="微软雅黑" w:eastAsia="微软雅黑" w:hAnsi="微软雅黑" w:hint="eastAsia"/>
          <w:color w:val="948A54" w:themeColor="background2" w:themeShade="80"/>
        </w:rPr>
        <w:t>含</w:t>
      </w:r>
      <w:r w:rsidR="00400D6D">
        <w:rPr>
          <w:rFonts w:ascii="微软雅黑" w:eastAsia="微软雅黑" w:hAnsi="微软雅黑"/>
          <w:color w:val="948A54" w:themeColor="background2" w:themeShade="80"/>
        </w:rPr>
        <w:t>加息</w:t>
      </w:r>
      <w:r w:rsidR="00400D6D" w:rsidRPr="001A3BEB">
        <w:rPr>
          <w:rFonts w:ascii="微软雅黑" w:eastAsia="微软雅黑" w:hAnsi="微软雅黑"/>
          <w:color w:val="948A54" w:themeColor="background2" w:themeShade="80"/>
        </w:rPr>
        <w:t>{</w:t>
      </w:r>
      <w:r w:rsidR="00400D6D">
        <w:rPr>
          <w:rFonts w:ascii="微软雅黑" w:eastAsia="微软雅黑" w:hAnsi="微软雅黑" w:hint="eastAsia"/>
          <w:color w:val="948A54" w:themeColor="background2" w:themeShade="80"/>
        </w:rPr>
        <w:t>输入</w:t>
      </w:r>
      <w:r w:rsidR="00400D6D">
        <w:rPr>
          <w:rFonts w:ascii="微软雅黑" w:eastAsia="微软雅黑" w:hAnsi="微软雅黑"/>
          <w:color w:val="948A54" w:themeColor="background2" w:themeShade="80"/>
        </w:rPr>
        <w:t>金额*（</w:t>
      </w:r>
      <w:proofErr w:type="spellStart"/>
      <w:r w:rsidR="00400D6D" w:rsidRPr="001A3BEB">
        <w:rPr>
          <w:rFonts w:ascii="微软雅黑" w:eastAsia="微软雅黑" w:hAnsi="微软雅黑"/>
          <w:color w:val="948A54" w:themeColor="background2" w:themeShade="80"/>
        </w:rPr>
        <w:t>Ycode</w:t>
      </w:r>
      <w:proofErr w:type="spellEnd"/>
      <w:r w:rsidR="00400D6D" w:rsidRPr="001A3BEB">
        <w:rPr>
          <w:rFonts w:ascii="微软雅黑" w:eastAsia="微软雅黑" w:hAnsi="微软雅黑" w:hint="eastAsia"/>
          <w:color w:val="948A54" w:themeColor="background2" w:themeShade="80"/>
        </w:rPr>
        <w:t>加息</w:t>
      </w:r>
      <w:r w:rsidR="00400D6D">
        <w:rPr>
          <w:rFonts w:ascii="微软雅黑" w:eastAsia="微软雅黑" w:hAnsi="微软雅黑" w:hint="eastAsia"/>
          <w:color w:val="948A54" w:themeColor="background2" w:themeShade="80"/>
        </w:rPr>
        <w:t>率</w:t>
      </w:r>
      <w:r w:rsidR="00400D6D" w:rsidRPr="001A3BEB">
        <w:rPr>
          <w:rFonts w:ascii="微软雅黑" w:eastAsia="微软雅黑" w:hAnsi="微软雅黑"/>
          <w:color w:val="948A54" w:themeColor="background2" w:themeShade="80"/>
        </w:rPr>
        <w:t>+</w:t>
      </w:r>
      <w:r w:rsidR="00400D6D" w:rsidRPr="001A3BEB">
        <w:rPr>
          <w:rFonts w:ascii="微软雅黑" w:eastAsia="微软雅黑" w:hAnsi="微软雅黑" w:hint="eastAsia"/>
          <w:color w:val="948A54" w:themeColor="background2" w:themeShade="80"/>
        </w:rPr>
        <w:t>活动加息</w:t>
      </w:r>
      <w:r w:rsidR="00400D6D">
        <w:rPr>
          <w:rFonts w:ascii="微软雅黑" w:eastAsia="微软雅黑" w:hAnsi="微软雅黑" w:hint="eastAsia"/>
          <w:color w:val="948A54" w:themeColor="background2" w:themeShade="80"/>
        </w:rPr>
        <w:t>率</w:t>
      </w:r>
      <w:r w:rsidR="00400D6D">
        <w:rPr>
          <w:rFonts w:ascii="微软雅黑" w:eastAsia="微软雅黑" w:hAnsi="微软雅黑"/>
          <w:color w:val="948A54" w:themeColor="background2" w:themeShade="80"/>
        </w:rPr>
        <w:t>）</w:t>
      </w:r>
      <w:r w:rsidR="007A1008" w:rsidRPr="001A3BEB">
        <w:rPr>
          <w:rFonts w:ascii="微软雅黑" w:eastAsia="微软雅黑" w:hAnsi="微软雅黑"/>
          <w:color w:val="948A54" w:themeColor="background2" w:themeShade="80"/>
        </w:rPr>
        <w:t>}</w:t>
      </w:r>
      <w:r w:rsidR="007A1008" w:rsidRPr="001A3BEB">
        <w:rPr>
          <w:rFonts w:ascii="微软雅黑" w:eastAsia="微软雅黑" w:hAnsi="微软雅黑" w:hint="eastAsia"/>
          <w:color w:val="948A54" w:themeColor="background2" w:themeShade="80"/>
        </w:rPr>
        <w:t>元</w:t>
      </w:r>
      <w:r w:rsidR="00400D6D">
        <w:rPr>
          <w:rFonts w:ascii="微软雅黑" w:eastAsia="微软雅黑" w:hAnsi="微软雅黑" w:hint="eastAsia"/>
          <w:color w:val="948A54" w:themeColor="background2" w:themeShade="80"/>
        </w:rPr>
        <w:t>）</w:t>
      </w:r>
    </w:p>
    <w:p w14:paraId="049ED87C" w14:textId="627FCAA9" w:rsidR="00400D6D" w:rsidRPr="00400D6D" w:rsidRDefault="00400D6D" w:rsidP="00400D6D">
      <w:pPr>
        <w:ind w:leftChars="200" w:left="448" w:firstLineChars="200" w:firstLine="448"/>
        <w:rPr>
          <w:rFonts w:ascii="微软雅黑" w:eastAsia="微软雅黑" w:hAnsi="微软雅黑"/>
        </w:rPr>
      </w:pPr>
      <w:r>
        <w:rPr>
          <w:rFonts w:ascii="微软雅黑" w:eastAsia="微软雅黑" w:hAnsi="微软雅黑" w:hint="eastAsia"/>
        </w:rPr>
        <w:lastRenderedPageBreak/>
        <w:t>即参考收益</w:t>
      </w:r>
      <w:r>
        <w:rPr>
          <w:rFonts w:ascii="微软雅黑" w:eastAsia="微软雅黑" w:hAnsi="微软雅黑"/>
        </w:rPr>
        <w:t>显示用户总收益金额，单位元，保留小数点后两位</w:t>
      </w:r>
      <w:r w:rsidR="00770A70">
        <w:rPr>
          <w:rFonts w:ascii="微软雅黑" w:eastAsia="微软雅黑" w:hAnsi="微软雅黑" w:hint="eastAsia"/>
        </w:rPr>
        <w:t>，</w:t>
      </w:r>
      <w:r w:rsidR="00770A70">
        <w:rPr>
          <w:rFonts w:ascii="微软雅黑" w:eastAsia="微软雅黑" w:hAnsi="微软雅黑"/>
        </w:rPr>
        <w:t>有千分符</w:t>
      </w:r>
      <w:r>
        <w:rPr>
          <w:rFonts w:ascii="微软雅黑" w:eastAsia="微软雅黑" w:hAnsi="微软雅黑" w:hint="eastAsia"/>
        </w:rPr>
        <w:t>。如果</w:t>
      </w:r>
      <w:r>
        <w:rPr>
          <w:rFonts w:ascii="微软雅黑" w:eastAsia="微软雅黑" w:hAnsi="微软雅黑"/>
        </w:rPr>
        <w:t>收益中包含</w:t>
      </w:r>
      <w:r>
        <w:rPr>
          <w:rFonts w:ascii="微软雅黑" w:eastAsia="微软雅黑" w:hAnsi="微软雅黑" w:hint="eastAsia"/>
        </w:rPr>
        <w:t>YCODE加息</w:t>
      </w:r>
      <w:r>
        <w:rPr>
          <w:rFonts w:ascii="微软雅黑" w:eastAsia="微软雅黑" w:hAnsi="微软雅黑"/>
        </w:rPr>
        <w:t>收益和活动加息收益，则在括号中说明，说明文案为：</w:t>
      </w:r>
      <w:r>
        <w:rPr>
          <w:rFonts w:ascii="微软雅黑" w:eastAsia="微软雅黑" w:hAnsi="微软雅黑" w:hint="eastAsia"/>
          <w:color w:val="948A54" w:themeColor="background2" w:themeShade="80"/>
        </w:rPr>
        <w:t>含</w:t>
      </w:r>
      <w:r w:rsidR="00186956">
        <w:rPr>
          <w:rFonts w:ascii="微软雅黑" w:eastAsia="微软雅黑" w:hAnsi="微软雅黑"/>
          <w:color w:val="948A54" w:themeColor="background2" w:themeShade="80"/>
        </w:rPr>
        <w:t>加息</w:t>
      </w:r>
      <w:proofErr w:type="spellStart"/>
      <w:r>
        <w:rPr>
          <w:rFonts w:ascii="微软雅黑" w:eastAsia="微软雅黑" w:hAnsi="微软雅黑" w:hint="eastAsia"/>
          <w:color w:val="948A54" w:themeColor="background2" w:themeShade="80"/>
        </w:rPr>
        <w:t>x</w:t>
      </w:r>
      <w:r>
        <w:rPr>
          <w:rFonts w:ascii="微软雅黑" w:eastAsia="微软雅黑" w:hAnsi="微软雅黑"/>
          <w:color w:val="948A54" w:themeColor="background2" w:themeShade="80"/>
        </w:rPr>
        <w:t>x.x</w:t>
      </w:r>
      <w:r>
        <w:rPr>
          <w:rFonts w:ascii="微软雅黑" w:eastAsia="微软雅黑" w:hAnsi="微软雅黑" w:hint="eastAsia"/>
          <w:color w:val="948A54" w:themeColor="background2" w:themeShade="80"/>
        </w:rPr>
        <w:t>x</w:t>
      </w:r>
      <w:proofErr w:type="spellEnd"/>
      <w:r>
        <w:rPr>
          <w:rFonts w:ascii="微软雅黑" w:eastAsia="微软雅黑" w:hAnsi="微软雅黑"/>
          <w:color w:val="948A54" w:themeColor="background2" w:themeShade="80"/>
        </w:rPr>
        <w:t>元</w:t>
      </w:r>
      <w:r w:rsidRPr="00186956">
        <w:rPr>
          <w:rFonts w:ascii="微软雅黑" w:eastAsia="微软雅黑" w:hAnsi="微软雅黑" w:hint="eastAsia"/>
          <w:color w:val="000000" w:themeColor="text1"/>
        </w:rPr>
        <w:t>，金额</w:t>
      </w:r>
      <w:r w:rsidRPr="00186956">
        <w:rPr>
          <w:rFonts w:ascii="微软雅黑" w:eastAsia="微软雅黑" w:hAnsi="微软雅黑"/>
          <w:color w:val="000000" w:themeColor="text1"/>
        </w:rPr>
        <w:t>为两类加息的</w:t>
      </w:r>
      <w:r w:rsidR="00186956">
        <w:rPr>
          <w:rFonts w:ascii="微软雅黑" w:eastAsia="微软雅黑" w:hAnsi="微软雅黑" w:hint="eastAsia"/>
          <w:color w:val="000000" w:themeColor="text1"/>
        </w:rPr>
        <w:t>收益</w:t>
      </w:r>
      <w:r w:rsidRPr="00186956">
        <w:rPr>
          <w:rFonts w:ascii="微软雅黑" w:eastAsia="微软雅黑" w:hAnsi="微软雅黑"/>
          <w:color w:val="000000" w:themeColor="text1"/>
        </w:rPr>
        <w:t>总和</w:t>
      </w:r>
      <w:r w:rsidRPr="00186956">
        <w:rPr>
          <w:rFonts w:ascii="微软雅黑" w:eastAsia="微软雅黑" w:hAnsi="微软雅黑" w:hint="eastAsia"/>
          <w:color w:val="000000" w:themeColor="text1"/>
        </w:rPr>
        <w:t>；</w:t>
      </w:r>
      <w:r>
        <w:rPr>
          <w:rFonts w:ascii="微软雅黑" w:eastAsia="微软雅黑" w:hAnsi="微软雅黑" w:hint="eastAsia"/>
        </w:rPr>
        <w:t>如果</w:t>
      </w:r>
      <w:r>
        <w:rPr>
          <w:rFonts w:ascii="微软雅黑" w:eastAsia="微软雅黑" w:hAnsi="微软雅黑"/>
        </w:rPr>
        <w:t>收益中包含</w:t>
      </w:r>
      <w:r>
        <w:rPr>
          <w:rFonts w:ascii="微软雅黑" w:eastAsia="微软雅黑" w:hAnsi="微软雅黑" w:hint="eastAsia"/>
        </w:rPr>
        <w:t>YCODE加息</w:t>
      </w:r>
      <w:r>
        <w:rPr>
          <w:rFonts w:ascii="微软雅黑" w:eastAsia="微软雅黑" w:hAnsi="微软雅黑"/>
        </w:rPr>
        <w:t>收益</w:t>
      </w:r>
      <w:r>
        <w:rPr>
          <w:rFonts w:ascii="微软雅黑" w:eastAsia="微软雅黑" w:hAnsi="微软雅黑" w:hint="eastAsia"/>
        </w:rPr>
        <w:t>，</w:t>
      </w:r>
      <w:r w:rsidR="00186956">
        <w:rPr>
          <w:rFonts w:ascii="微软雅黑" w:eastAsia="微软雅黑" w:hAnsi="微软雅黑"/>
        </w:rPr>
        <w:t>则</w:t>
      </w:r>
      <w:r w:rsidR="00186956" w:rsidRPr="00186956">
        <w:rPr>
          <w:rFonts w:ascii="微软雅黑" w:eastAsia="微软雅黑" w:hAnsi="微软雅黑" w:hint="eastAsia"/>
          <w:color w:val="000000" w:themeColor="text1"/>
        </w:rPr>
        <w:t>金额</w:t>
      </w:r>
      <w:r w:rsidR="00186956" w:rsidRPr="00186956">
        <w:rPr>
          <w:rFonts w:ascii="微软雅黑" w:eastAsia="微软雅黑" w:hAnsi="微软雅黑"/>
          <w:color w:val="000000" w:themeColor="text1"/>
        </w:rPr>
        <w:t>为</w:t>
      </w:r>
      <w:proofErr w:type="spellStart"/>
      <w:r w:rsidR="00186956">
        <w:rPr>
          <w:rFonts w:ascii="微软雅黑" w:eastAsia="微软雅黑" w:hAnsi="微软雅黑" w:hint="eastAsia"/>
          <w:color w:val="000000" w:themeColor="text1"/>
        </w:rPr>
        <w:t>Y</w:t>
      </w:r>
      <w:r w:rsidR="00186956">
        <w:rPr>
          <w:rFonts w:ascii="微软雅黑" w:eastAsia="微软雅黑" w:hAnsi="微软雅黑"/>
          <w:color w:val="000000" w:themeColor="text1"/>
        </w:rPr>
        <w:t>code</w:t>
      </w:r>
      <w:proofErr w:type="spellEnd"/>
      <w:r w:rsidR="00186956">
        <w:rPr>
          <w:rFonts w:ascii="微软雅黑" w:eastAsia="微软雅黑" w:hAnsi="微软雅黑"/>
          <w:color w:val="000000" w:themeColor="text1"/>
        </w:rPr>
        <w:t>加息</w:t>
      </w:r>
      <w:r w:rsidR="00186956">
        <w:rPr>
          <w:rFonts w:ascii="微软雅黑" w:eastAsia="微软雅黑" w:hAnsi="微软雅黑" w:hint="eastAsia"/>
          <w:color w:val="000000" w:themeColor="text1"/>
        </w:rPr>
        <w:t>的</w:t>
      </w:r>
      <w:r w:rsidR="00186956">
        <w:rPr>
          <w:rFonts w:ascii="微软雅黑" w:eastAsia="微软雅黑" w:hAnsi="微软雅黑"/>
          <w:color w:val="000000" w:themeColor="text1"/>
        </w:rPr>
        <w:t>收益；</w:t>
      </w:r>
      <w:r>
        <w:rPr>
          <w:rFonts w:ascii="微软雅黑" w:eastAsia="微软雅黑" w:hAnsi="微软雅黑" w:hint="eastAsia"/>
        </w:rPr>
        <w:t>如果</w:t>
      </w:r>
      <w:r>
        <w:rPr>
          <w:rFonts w:ascii="微软雅黑" w:eastAsia="微软雅黑" w:hAnsi="微软雅黑"/>
        </w:rPr>
        <w:t>收益中包含</w:t>
      </w:r>
      <w:r>
        <w:rPr>
          <w:rFonts w:ascii="微软雅黑" w:eastAsia="微软雅黑" w:hAnsi="微软雅黑" w:hint="eastAsia"/>
        </w:rPr>
        <w:t>活动加息</w:t>
      </w:r>
      <w:r>
        <w:rPr>
          <w:rFonts w:ascii="微软雅黑" w:eastAsia="微软雅黑" w:hAnsi="微软雅黑"/>
        </w:rPr>
        <w:t>收益</w:t>
      </w:r>
      <w:r>
        <w:rPr>
          <w:rFonts w:ascii="微软雅黑" w:eastAsia="微软雅黑" w:hAnsi="微软雅黑" w:hint="eastAsia"/>
        </w:rPr>
        <w:t>，</w:t>
      </w:r>
      <w:r>
        <w:rPr>
          <w:rFonts w:ascii="微软雅黑" w:eastAsia="微软雅黑" w:hAnsi="微软雅黑"/>
        </w:rPr>
        <w:t>则在括号中说明，</w:t>
      </w:r>
      <w:r w:rsidR="00186956">
        <w:rPr>
          <w:rFonts w:ascii="微软雅黑" w:eastAsia="微软雅黑" w:hAnsi="微软雅黑"/>
        </w:rPr>
        <w:t>则</w:t>
      </w:r>
      <w:r w:rsidR="00186956" w:rsidRPr="00186956">
        <w:rPr>
          <w:rFonts w:ascii="微软雅黑" w:eastAsia="微软雅黑" w:hAnsi="微软雅黑" w:hint="eastAsia"/>
          <w:color w:val="000000" w:themeColor="text1"/>
        </w:rPr>
        <w:t>金额</w:t>
      </w:r>
      <w:r w:rsidR="00186956" w:rsidRPr="00186956">
        <w:rPr>
          <w:rFonts w:ascii="微软雅黑" w:eastAsia="微软雅黑" w:hAnsi="微软雅黑"/>
          <w:color w:val="000000" w:themeColor="text1"/>
        </w:rPr>
        <w:t>为</w:t>
      </w:r>
      <w:r w:rsidR="00186956">
        <w:rPr>
          <w:rFonts w:ascii="微软雅黑" w:eastAsia="微软雅黑" w:hAnsi="微软雅黑" w:hint="eastAsia"/>
          <w:color w:val="000000" w:themeColor="text1"/>
        </w:rPr>
        <w:t>活动</w:t>
      </w:r>
      <w:r w:rsidR="00186956">
        <w:rPr>
          <w:rFonts w:ascii="微软雅黑" w:eastAsia="微软雅黑" w:hAnsi="微软雅黑"/>
          <w:color w:val="000000" w:themeColor="text1"/>
        </w:rPr>
        <w:t>加息</w:t>
      </w:r>
      <w:r w:rsidR="00186956">
        <w:rPr>
          <w:rFonts w:ascii="微软雅黑" w:eastAsia="微软雅黑" w:hAnsi="微软雅黑" w:hint="eastAsia"/>
          <w:color w:val="000000" w:themeColor="text1"/>
        </w:rPr>
        <w:t>的</w:t>
      </w:r>
      <w:r w:rsidR="00186956">
        <w:rPr>
          <w:rFonts w:ascii="微软雅黑" w:eastAsia="微软雅黑" w:hAnsi="微软雅黑"/>
          <w:color w:val="000000" w:themeColor="text1"/>
        </w:rPr>
        <w:t>收益</w:t>
      </w:r>
      <w:r w:rsidR="00186956">
        <w:rPr>
          <w:rFonts w:ascii="微软雅黑" w:eastAsia="微软雅黑" w:hAnsi="微软雅黑" w:hint="eastAsia"/>
          <w:color w:val="000000" w:themeColor="text1"/>
        </w:rPr>
        <w:t>。</w:t>
      </w:r>
      <w:r w:rsidRPr="0083736E">
        <w:rPr>
          <w:rFonts w:ascii="微软雅黑" w:eastAsia="微软雅黑" w:hAnsi="微软雅黑"/>
          <w:color w:val="548DD4" w:themeColor="text2" w:themeTint="99"/>
        </w:rPr>
        <w:t>（</w:t>
      </w:r>
      <w:r w:rsidR="00186956">
        <w:rPr>
          <w:rFonts w:ascii="微软雅黑" w:eastAsia="微软雅黑" w:hAnsi="微软雅黑" w:hint="eastAsia"/>
          <w:color w:val="548DD4" w:themeColor="text2" w:themeTint="99"/>
        </w:rPr>
        <w:t>12.17</w:t>
      </w:r>
      <w:r w:rsidRPr="0083736E">
        <w:rPr>
          <w:rFonts w:ascii="微软雅黑" w:eastAsia="微软雅黑" w:hAnsi="微软雅黑" w:hint="eastAsia"/>
          <w:color w:val="548DD4" w:themeColor="text2" w:themeTint="99"/>
        </w:rPr>
        <w:t>补充</w:t>
      </w:r>
      <w:r w:rsidRPr="0083736E">
        <w:rPr>
          <w:rFonts w:ascii="微软雅黑" w:eastAsia="微软雅黑" w:hAnsi="微软雅黑"/>
          <w:color w:val="548DD4" w:themeColor="text2" w:themeTint="99"/>
        </w:rPr>
        <w:t>）</w:t>
      </w:r>
    </w:p>
    <w:p w14:paraId="443B033E" w14:textId="2BB2B245" w:rsidR="00800267" w:rsidRPr="000D49F6" w:rsidRDefault="00800267" w:rsidP="000D49F6">
      <w:pPr>
        <w:ind w:leftChars="150" w:left="448" w:hangingChars="50" w:hanging="112"/>
        <w:rPr>
          <w:rFonts w:ascii="微软雅黑" w:eastAsia="微软雅黑" w:hAnsi="微软雅黑"/>
        </w:rPr>
      </w:pPr>
      <w:r>
        <w:rPr>
          <w:rFonts w:ascii="微软雅黑" w:eastAsia="微软雅黑" w:hAnsi="微软雅黑"/>
        </w:rPr>
        <w:t>4.</w:t>
      </w:r>
      <w:r w:rsidR="00FE1497" w:rsidRPr="00FE1497">
        <w:rPr>
          <w:rFonts w:ascii="微软雅黑" w:eastAsia="微软雅黑" w:hAnsi="微软雅黑"/>
        </w:rPr>
        <w:t xml:space="preserve"> </w:t>
      </w:r>
      <w:r w:rsidR="00FE1497">
        <w:rPr>
          <w:rFonts w:ascii="微软雅黑" w:eastAsia="微软雅黑" w:hAnsi="微软雅黑"/>
        </w:rPr>
        <w:t>可用余额</w:t>
      </w:r>
      <w:r w:rsidR="00FE1497">
        <w:rPr>
          <w:rFonts w:ascii="微软雅黑" w:eastAsia="微软雅黑" w:hAnsi="微软雅黑" w:hint="eastAsia"/>
        </w:rPr>
        <w:t>：</w:t>
      </w:r>
      <w:r w:rsidR="00FE1497">
        <w:rPr>
          <w:rFonts w:ascii="微软雅黑" w:eastAsia="微软雅黑" w:hAnsi="微软雅黑"/>
        </w:rPr>
        <w:t>显示用户可用余额</w:t>
      </w:r>
      <w:r w:rsidR="007A1008">
        <w:rPr>
          <w:rFonts w:ascii="微软雅黑" w:eastAsia="微软雅黑" w:hAnsi="微软雅黑" w:hint="eastAsia"/>
        </w:rPr>
        <w:t>。</w:t>
      </w:r>
      <w:r w:rsidR="000D49F6" w:rsidRPr="00186956">
        <w:rPr>
          <w:rFonts w:ascii="微软雅黑" w:eastAsia="微软雅黑" w:hAnsi="微软雅黑" w:hint="eastAsia"/>
        </w:rPr>
        <w:t>显示单位</w:t>
      </w:r>
      <w:r w:rsidR="000D49F6" w:rsidRPr="00186956">
        <w:rPr>
          <w:rFonts w:ascii="微软雅黑" w:eastAsia="微软雅黑" w:hAnsi="微软雅黑"/>
        </w:rPr>
        <w:t>为元，保留小数点后两位</w:t>
      </w:r>
      <w:r w:rsidR="00770A70">
        <w:rPr>
          <w:rFonts w:ascii="微软雅黑" w:eastAsia="微软雅黑" w:hAnsi="微软雅黑" w:hint="eastAsia"/>
        </w:rPr>
        <w:t>，</w:t>
      </w:r>
      <w:r w:rsidR="00770A70">
        <w:rPr>
          <w:rFonts w:ascii="微软雅黑" w:eastAsia="微软雅黑" w:hAnsi="微软雅黑"/>
        </w:rPr>
        <w:t>有千分符</w:t>
      </w:r>
      <w:r w:rsidR="000D49F6" w:rsidRPr="00186956">
        <w:rPr>
          <w:rFonts w:ascii="微软雅黑" w:eastAsia="微软雅黑" w:hAnsi="微软雅黑"/>
        </w:rPr>
        <w:t>。</w:t>
      </w:r>
      <w:r w:rsidR="007A1008" w:rsidRPr="000D49F6">
        <w:rPr>
          <w:rFonts w:ascii="微软雅黑" w:eastAsia="微软雅黑" w:hAnsi="微软雅黑"/>
        </w:rPr>
        <w:t>点击</w:t>
      </w:r>
      <w:r w:rsidR="007A1008" w:rsidRPr="000D49F6">
        <w:rPr>
          <w:rFonts w:ascii="微软雅黑" w:eastAsia="微软雅黑" w:hAnsi="微软雅黑" w:hint="eastAsia"/>
        </w:rPr>
        <w:t>【充值】前往</w:t>
      </w:r>
      <w:r w:rsidR="007A1008" w:rsidRPr="000D49F6">
        <w:rPr>
          <w:rFonts w:ascii="微软雅黑" w:eastAsia="微软雅黑" w:hAnsi="微软雅黑"/>
        </w:rPr>
        <w:t>充值页面。</w:t>
      </w:r>
      <w:r w:rsidR="00DE4BDC" w:rsidRPr="00DE4BDC">
        <w:rPr>
          <w:rFonts w:ascii="微软雅黑" w:eastAsia="微软雅黑" w:hAnsi="微软雅黑" w:hint="eastAsia"/>
          <w:u w:val="single" w:color="548DD4" w:themeColor="text2" w:themeTint="99"/>
        </w:rPr>
        <w:t>如果</w:t>
      </w:r>
      <w:r w:rsidR="00DE4BDC" w:rsidRPr="00DE4BDC">
        <w:rPr>
          <w:rFonts w:ascii="微软雅黑" w:eastAsia="微软雅黑" w:hAnsi="微软雅黑"/>
          <w:u w:val="single" w:color="548DD4" w:themeColor="text2" w:themeTint="99"/>
        </w:rPr>
        <w:t>用户没有开通存管，点击按键弹出开通存管提示弹框</w:t>
      </w:r>
      <w:r w:rsidR="00DE4BDC" w:rsidRPr="00DE4BDC">
        <w:rPr>
          <w:rFonts w:ascii="微软雅黑" w:eastAsia="微软雅黑" w:hAnsi="微软雅黑"/>
          <w:color w:val="548DD4" w:themeColor="text2" w:themeTint="99"/>
        </w:rPr>
        <w:t>（</w:t>
      </w:r>
      <w:r w:rsidR="00DE4BDC" w:rsidRPr="00DE4BDC">
        <w:rPr>
          <w:rFonts w:ascii="微软雅黑" w:eastAsia="微软雅黑" w:hAnsi="微软雅黑" w:hint="eastAsia"/>
          <w:color w:val="548DD4" w:themeColor="text2" w:themeTint="99"/>
        </w:rPr>
        <w:t>12.18 补充</w:t>
      </w:r>
      <w:r w:rsidR="00DE4BDC" w:rsidRPr="00DE4BDC">
        <w:rPr>
          <w:rFonts w:ascii="微软雅黑" w:eastAsia="微软雅黑" w:hAnsi="微软雅黑"/>
          <w:color w:val="548DD4" w:themeColor="text2" w:themeTint="99"/>
        </w:rPr>
        <w:t>）</w:t>
      </w:r>
      <w:r w:rsidR="00FC3C22" w:rsidRPr="00D11D3F">
        <w:rPr>
          <w:rFonts w:ascii="微软雅黑" w:eastAsia="微软雅黑" w:hAnsi="微软雅黑"/>
        </w:rPr>
        <w:t>充值完成后不需要跳到“</w:t>
      </w:r>
      <w:r w:rsidR="00FC3C22" w:rsidRPr="00D11D3F">
        <w:rPr>
          <w:rFonts w:ascii="微软雅黑" w:eastAsia="微软雅黑" w:hAnsi="微软雅黑" w:hint="eastAsia"/>
        </w:rPr>
        <w:t>充值</w:t>
      </w:r>
      <w:r w:rsidR="00FC3C22" w:rsidRPr="00D11D3F">
        <w:rPr>
          <w:rFonts w:ascii="微软雅黑" w:eastAsia="微软雅黑" w:hAnsi="微软雅黑"/>
        </w:rPr>
        <w:t>成功</w:t>
      </w:r>
      <w:r w:rsidR="00FC3C22" w:rsidRPr="00D11D3F">
        <w:rPr>
          <w:rFonts w:ascii="微软雅黑" w:eastAsia="微软雅黑" w:hAnsi="微软雅黑" w:hint="eastAsia"/>
        </w:rPr>
        <w:t>页</w:t>
      </w:r>
      <w:r w:rsidR="00FC3C22" w:rsidRPr="00D11D3F">
        <w:rPr>
          <w:rFonts w:ascii="微软雅黑" w:eastAsia="微软雅黑" w:hAnsi="微软雅黑"/>
        </w:rPr>
        <w:t>”</w:t>
      </w:r>
      <w:r w:rsidR="00FC3C22" w:rsidRPr="00D11D3F">
        <w:rPr>
          <w:rFonts w:ascii="微软雅黑" w:eastAsia="微软雅黑" w:hAnsi="微软雅黑" w:hint="eastAsia"/>
        </w:rPr>
        <w:t>，</w:t>
      </w:r>
      <w:r w:rsidR="00FC3C22">
        <w:rPr>
          <w:rFonts w:ascii="微软雅黑" w:eastAsia="微软雅黑" w:hAnsi="微软雅黑" w:hint="eastAsia"/>
        </w:rPr>
        <w:t>T</w:t>
      </w:r>
      <w:r w:rsidR="00FC3C22">
        <w:rPr>
          <w:rFonts w:ascii="微软雅黑" w:eastAsia="微软雅黑" w:hAnsi="微软雅黑"/>
        </w:rPr>
        <w:t>oast提示：</w:t>
      </w:r>
      <w:r w:rsidR="00FC3C22" w:rsidRPr="005F6B08">
        <w:rPr>
          <w:rFonts w:ascii="微软雅黑" w:eastAsia="微软雅黑" w:hAnsi="微软雅黑"/>
          <w:color w:val="948A54" w:themeColor="background2" w:themeShade="80"/>
          <w:u w:val="single" w:color="548DD4" w:themeColor="text2" w:themeTint="99"/>
        </w:rPr>
        <w:t>充</w:t>
      </w:r>
      <w:proofErr w:type="gramStart"/>
      <w:r w:rsidR="00FC3C22" w:rsidRPr="005F6B08">
        <w:rPr>
          <w:rFonts w:ascii="微软雅黑" w:eastAsia="微软雅黑" w:hAnsi="微软雅黑"/>
          <w:color w:val="948A54" w:themeColor="background2" w:themeShade="80"/>
          <w:u w:val="single" w:color="548DD4" w:themeColor="text2" w:themeTint="99"/>
        </w:rPr>
        <w:t>值成功</w:t>
      </w:r>
      <w:proofErr w:type="gramEnd"/>
      <w:r w:rsidR="00FC3C22" w:rsidRPr="005F6B08">
        <w:rPr>
          <w:rFonts w:ascii="微软雅黑" w:eastAsia="微软雅黑" w:hAnsi="微软雅黑"/>
          <w:u w:val="single" w:color="548DD4" w:themeColor="text2" w:themeTint="99"/>
        </w:rPr>
        <w:t>且返回出借页面</w:t>
      </w:r>
      <w:r w:rsidR="00FC3C22">
        <w:rPr>
          <w:rFonts w:ascii="微软雅黑" w:eastAsia="微软雅黑" w:hAnsi="微软雅黑" w:hint="eastAsia"/>
        </w:rPr>
        <w:t>（</w:t>
      </w:r>
      <w:r w:rsidR="00FC3C22">
        <w:rPr>
          <w:rFonts w:ascii="微软雅黑" w:eastAsia="微软雅黑" w:hAnsi="微软雅黑" w:hint="eastAsia"/>
          <w:color w:val="548DD4" w:themeColor="text2" w:themeTint="99"/>
        </w:rPr>
        <w:t>12.19</w:t>
      </w:r>
      <w:r w:rsidR="00FC3C22" w:rsidRPr="00A4621F">
        <w:rPr>
          <w:rFonts w:ascii="微软雅黑" w:eastAsia="微软雅黑" w:hAnsi="微软雅黑" w:hint="eastAsia"/>
          <w:color w:val="548DD4" w:themeColor="text2" w:themeTint="99"/>
        </w:rPr>
        <w:t>补充</w:t>
      </w:r>
      <w:r w:rsidR="00FC3C22">
        <w:rPr>
          <w:rFonts w:ascii="微软雅黑" w:eastAsia="微软雅黑" w:hAnsi="微软雅黑" w:hint="eastAsia"/>
        </w:rPr>
        <w:t>）</w:t>
      </w:r>
    </w:p>
    <w:p w14:paraId="26F831B3" w14:textId="77777777" w:rsidR="00800267" w:rsidRDefault="00800267" w:rsidP="00F85273">
      <w:pPr>
        <w:pStyle w:val="ae"/>
        <w:ind w:left="360" w:firstLineChars="0" w:firstLine="0"/>
        <w:rPr>
          <w:rFonts w:ascii="微软雅黑" w:eastAsia="微软雅黑" w:hAnsi="微软雅黑"/>
        </w:rPr>
      </w:pPr>
      <w:r>
        <w:rPr>
          <w:rFonts w:ascii="微软雅黑" w:eastAsia="微软雅黑" w:hAnsi="微软雅黑"/>
        </w:rPr>
        <w:t>5.</w:t>
      </w:r>
      <w:r w:rsidR="007A1008" w:rsidRPr="007A1008">
        <w:rPr>
          <w:rFonts w:ascii="微软雅黑" w:eastAsia="微软雅黑" w:hAnsi="微软雅黑"/>
        </w:rPr>
        <w:t xml:space="preserve"> </w:t>
      </w:r>
      <w:r w:rsidR="007A1008">
        <w:rPr>
          <w:rFonts w:ascii="微软雅黑" w:eastAsia="微软雅黑" w:hAnsi="微软雅黑"/>
        </w:rPr>
        <w:t>优惠券（</w:t>
      </w:r>
      <w:proofErr w:type="spellStart"/>
      <w:r w:rsidR="007A1008">
        <w:rPr>
          <w:rFonts w:ascii="微软雅黑" w:eastAsia="微软雅黑" w:hAnsi="微软雅黑" w:hint="eastAsia"/>
        </w:rPr>
        <w:t>Y</w:t>
      </w:r>
      <w:r w:rsidR="007A1008">
        <w:rPr>
          <w:rFonts w:ascii="微软雅黑" w:eastAsia="微软雅黑" w:hAnsi="微软雅黑"/>
        </w:rPr>
        <w:t>code</w:t>
      </w:r>
      <w:proofErr w:type="spellEnd"/>
      <w:r w:rsidR="007A1008">
        <w:rPr>
          <w:rFonts w:ascii="微软雅黑" w:eastAsia="微软雅黑" w:hAnsi="微软雅黑"/>
        </w:rPr>
        <w:t>，红包）</w:t>
      </w:r>
    </w:p>
    <w:p w14:paraId="1A976125" w14:textId="77777777" w:rsidR="007A1008" w:rsidRDefault="007A1008" w:rsidP="00F85273">
      <w:pPr>
        <w:pStyle w:val="ae"/>
        <w:ind w:left="360" w:firstLineChars="0" w:firstLine="0"/>
        <w:rPr>
          <w:rFonts w:ascii="微软雅黑" w:eastAsia="微软雅黑" w:hAnsi="微软雅黑"/>
        </w:rPr>
      </w:pPr>
      <w:r>
        <w:rPr>
          <w:rFonts w:ascii="微软雅黑" w:eastAsia="微软雅黑" w:hAnsi="微软雅黑" w:hint="eastAsia"/>
        </w:rPr>
        <w:t xml:space="preserve">① </w:t>
      </w:r>
      <w:proofErr w:type="spellStart"/>
      <w:r>
        <w:rPr>
          <w:rFonts w:ascii="微软雅黑" w:eastAsia="微软雅黑" w:hAnsi="微软雅黑"/>
        </w:rPr>
        <w:t>Ycode</w:t>
      </w:r>
      <w:proofErr w:type="spellEnd"/>
      <w:r>
        <w:rPr>
          <w:rFonts w:ascii="微软雅黑" w:eastAsia="微软雅黑" w:hAnsi="微软雅黑"/>
        </w:rPr>
        <w:t>有</w:t>
      </w:r>
      <w:r>
        <w:rPr>
          <w:rFonts w:ascii="微软雅黑" w:eastAsia="微软雅黑" w:hAnsi="微软雅黑" w:hint="eastAsia"/>
        </w:rPr>
        <w:t>三种</w:t>
      </w:r>
      <w:r>
        <w:rPr>
          <w:rFonts w:ascii="微软雅黑" w:eastAsia="微软雅黑" w:hAnsi="微软雅黑"/>
        </w:rPr>
        <w:t>情况</w:t>
      </w:r>
    </w:p>
    <w:p w14:paraId="3C767600" w14:textId="77777777" w:rsidR="008E699A" w:rsidRDefault="00D665F9" w:rsidP="00F85273">
      <w:pPr>
        <w:pStyle w:val="ae"/>
        <w:ind w:left="360" w:firstLineChars="0" w:firstLine="0"/>
        <w:rPr>
          <w:rFonts w:ascii="微软雅黑" w:eastAsia="微软雅黑" w:hAnsi="微软雅黑"/>
        </w:rPr>
      </w:pPr>
      <w:r>
        <w:rPr>
          <w:noProof/>
        </w:rPr>
        <w:drawing>
          <wp:inline distT="0" distB="0" distL="0" distR="0" wp14:anchorId="455722A4" wp14:editId="3AD8C146">
            <wp:extent cx="353377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775" cy="638175"/>
                    </a:xfrm>
                    <a:prstGeom prst="rect">
                      <a:avLst/>
                    </a:prstGeom>
                  </pic:spPr>
                </pic:pic>
              </a:graphicData>
            </a:graphic>
          </wp:inline>
        </w:drawing>
      </w:r>
    </w:p>
    <w:p w14:paraId="2799A243" w14:textId="67B527BF" w:rsidR="00BA7430" w:rsidRPr="007B2B33" w:rsidRDefault="007A1008" w:rsidP="007B2B33">
      <w:pPr>
        <w:pStyle w:val="ae"/>
        <w:ind w:left="360" w:firstLineChars="0" w:firstLine="0"/>
        <w:rPr>
          <w:rFonts w:ascii="微软雅黑" w:eastAsia="微软雅黑" w:hAnsi="微软雅黑"/>
          <w:color w:val="000000" w:themeColor="text1"/>
        </w:rPr>
      </w:pPr>
      <w:proofErr w:type="spellStart"/>
      <w:r>
        <w:rPr>
          <w:rFonts w:ascii="微软雅黑" w:eastAsia="微软雅黑" w:hAnsi="微软雅黑" w:hint="eastAsia"/>
        </w:rPr>
        <w:t>i</w:t>
      </w:r>
      <w:proofErr w:type="spellEnd"/>
      <w:r>
        <w:rPr>
          <w:rFonts w:ascii="微软雅黑" w:eastAsia="微软雅黑" w:hAnsi="微软雅黑"/>
        </w:rPr>
        <w:t>.</w:t>
      </w:r>
      <w:r>
        <w:rPr>
          <w:rFonts w:ascii="微软雅黑" w:eastAsia="微软雅黑" w:hAnsi="微软雅黑" w:hint="eastAsia"/>
        </w:rPr>
        <w:t>用户</w:t>
      </w:r>
      <w:r>
        <w:rPr>
          <w:rFonts w:ascii="微软雅黑" w:eastAsia="微软雅黑" w:hAnsi="微软雅黑"/>
        </w:rPr>
        <w:t>无可用</w:t>
      </w:r>
      <w:proofErr w:type="spellStart"/>
      <w:r>
        <w:rPr>
          <w:rFonts w:ascii="微软雅黑" w:eastAsia="微软雅黑" w:hAnsi="微软雅黑" w:hint="eastAsia"/>
        </w:rPr>
        <w:t>Y</w:t>
      </w:r>
      <w:r>
        <w:rPr>
          <w:rFonts w:ascii="微软雅黑" w:eastAsia="微软雅黑" w:hAnsi="微软雅黑"/>
        </w:rPr>
        <w:t>code</w:t>
      </w:r>
      <w:proofErr w:type="spellEnd"/>
      <w:r w:rsidR="008E699A">
        <w:rPr>
          <w:rFonts w:ascii="微软雅黑" w:eastAsia="微软雅黑" w:hAnsi="微软雅黑" w:hint="eastAsia"/>
        </w:rPr>
        <w:t>，</w:t>
      </w:r>
      <w:r w:rsidR="00BA7430">
        <w:rPr>
          <w:rFonts w:ascii="微软雅黑" w:eastAsia="微软雅黑" w:hAnsi="微软雅黑" w:hint="eastAsia"/>
        </w:rPr>
        <w:t>文字展示</w:t>
      </w:r>
      <w:r w:rsidR="008E699A">
        <w:rPr>
          <w:rFonts w:ascii="微软雅黑" w:eastAsia="微软雅黑" w:hAnsi="微软雅黑"/>
        </w:rPr>
        <w:t>：</w:t>
      </w:r>
      <w:r w:rsidR="00D665F9">
        <w:rPr>
          <w:rFonts w:ascii="微软雅黑" w:eastAsia="微软雅黑" w:hAnsi="微软雅黑" w:hint="eastAsia"/>
          <w:color w:val="948A54" w:themeColor="background2" w:themeShade="80"/>
        </w:rPr>
        <w:t>输入</w:t>
      </w:r>
      <w:proofErr w:type="spellStart"/>
      <w:r w:rsidR="00BA7430">
        <w:rPr>
          <w:rFonts w:ascii="微软雅黑" w:eastAsia="微软雅黑" w:hAnsi="微软雅黑" w:hint="eastAsia"/>
          <w:color w:val="948A54" w:themeColor="background2" w:themeShade="80"/>
        </w:rPr>
        <w:t>Ycode</w:t>
      </w:r>
      <w:proofErr w:type="spellEnd"/>
      <w:r w:rsidR="001A225E" w:rsidRPr="001679B6">
        <w:rPr>
          <w:rFonts w:ascii="微软雅黑" w:eastAsia="微软雅黑" w:hAnsi="微软雅黑" w:hint="eastAsia"/>
          <w:color w:val="948A54" w:themeColor="background2" w:themeShade="80"/>
        </w:rPr>
        <w:t>。</w:t>
      </w:r>
      <w:r w:rsidR="00BA7430" w:rsidRPr="00B94ABD">
        <w:rPr>
          <w:rFonts w:ascii="微软雅黑" w:eastAsia="微软雅黑" w:hAnsi="微软雅黑" w:hint="eastAsia"/>
        </w:rPr>
        <w:t>点击&gt;</w:t>
      </w:r>
      <w:r w:rsidR="00BA7430">
        <w:rPr>
          <w:rFonts w:ascii="微软雅黑" w:eastAsia="微软雅黑" w:hAnsi="微软雅黑" w:hint="eastAsia"/>
        </w:rPr>
        <w:t>，</w:t>
      </w:r>
      <w:r w:rsidR="00C019FE">
        <w:rPr>
          <w:rFonts w:ascii="微软雅黑" w:eastAsia="微软雅黑" w:hAnsi="微软雅黑"/>
        </w:rPr>
        <w:t>弹出</w:t>
      </w:r>
      <w:r w:rsidR="00C019FE">
        <w:rPr>
          <w:rFonts w:ascii="微软雅黑" w:eastAsia="微软雅黑" w:hAnsi="微软雅黑" w:hint="eastAsia"/>
        </w:rPr>
        <w:t>输入弹窗</w:t>
      </w:r>
      <w:r w:rsidR="00C019FE">
        <w:rPr>
          <w:rFonts w:ascii="微软雅黑" w:eastAsia="微软雅黑" w:hAnsi="微软雅黑"/>
        </w:rPr>
        <w:t>，点击弹窗中输入框弹出数字</w:t>
      </w:r>
      <w:r w:rsidR="00BA7430">
        <w:rPr>
          <w:rFonts w:ascii="微软雅黑" w:eastAsia="微软雅黑" w:hAnsi="微软雅黑"/>
        </w:rPr>
        <w:t>键盘</w:t>
      </w:r>
      <w:r w:rsidR="00BA7430">
        <w:rPr>
          <w:rFonts w:ascii="微软雅黑" w:eastAsia="微软雅黑" w:hAnsi="微软雅黑" w:hint="eastAsia"/>
        </w:rPr>
        <w:t>（详情</w:t>
      </w:r>
      <w:r w:rsidR="00BA7430">
        <w:rPr>
          <w:rFonts w:ascii="微软雅黑" w:eastAsia="微软雅黑" w:hAnsi="微软雅黑"/>
        </w:rPr>
        <w:t>见下方</w:t>
      </w:r>
      <w:r w:rsidR="00BA7430">
        <w:rPr>
          <w:rFonts w:ascii="微软雅黑" w:eastAsia="微软雅黑" w:hAnsi="微软雅黑" w:hint="eastAsia"/>
        </w:rPr>
        <w:t>6）。</w:t>
      </w:r>
      <w:proofErr w:type="spellStart"/>
      <w:r w:rsidR="00BA7430">
        <w:rPr>
          <w:rFonts w:ascii="微软雅黑" w:eastAsia="微软雅黑" w:hAnsi="微软雅黑" w:hint="eastAsia"/>
        </w:rPr>
        <w:t>Y</w:t>
      </w:r>
      <w:r w:rsidR="00BA7430">
        <w:rPr>
          <w:rFonts w:ascii="微软雅黑" w:eastAsia="微软雅黑" w:hAnsi="微软雅黑"/>
        </w:rPr>
        <w:t>code</w:t>
      </w:r>
      <w:proofErr w:type="spellEnd"/>
      <w:r w:rsidR="00BA7430">
        <w:rPr>
          <w:rFonts w:ascii="微软雅黑" w:eastAsia="微软雅黑" w:hAnsi="微软雅黑"/>
        </w:rPr>
        <w:t>输入成功，</w:t>
      </w:r>
      <w:r w:rsidR="00BA7430">
        <w:rPr>
          <w:rFonts w:ascii="微软雅黑" w:eastAsia="微软雅黑" w:hAnsi="微软雅黑" w:hint="eastAsia"/>
        </w:rPr>
        <w:t>文字</w:t>
      </w:r>
      <w:r w:rsidR="00BA7430">
        <w:rPr>
          <w:rFonts w:ascii="微软雅黑" w:eastAsia="微软雅黑" w:hAnsi="微软雅黑"/>
        </w:rPr>
        <w:t>展示为：</w:t>
      </w:r>
      <w:r w:rsidR="00BA7430" w:rsidRPr="001679B6">
        <w:rPr>
          <w:rFonts w:ascii="微软雅黑" w:eastAsia="微软雅黑" w:hAnsi="微软雅黑"/>
          <w:color w:val="948A54" w:themeColor="background2" w:themeShade="80"/>
        </w:rPr>
        <w:t>+{</w:t>
      </w:r>
      <w:proofErr w:type="spellStart"/>
      <w:r w:rsidR="00BA7430" w:rsidRPr="001679B6">
        <w:rPr>
          <w:rFonts w:ascii="微软雅黑" w:eastAsia="微软雅黑" w:hAnsi="微软雅黑"/>
          <w:color w:val="948A54" w:themeColor="background2" w:themeShade="80"/>
        </w:rPr>
        <w:t>Ycode</w:t>
      </w:r>
      <w:proofErr w:type="spellEnd"/>
      <w:r w:rsidR="00BA7430" w:rsidRPr="001679B6">
        <w:rPr>
          <w:rFonts w:ascii="微软雅黑" w:eastAsia="微软雅黑" w:hAnsi="微软雅黑"/>
          <w:color w:val="948A54" w:themeColor="background2" w:themeShade="80"/>
        </w:rPr>
        <w:t>加息</w:t>
      </w:r>
      <w:r w:rsidR="00D665F9">
        <w:rPr>
          <w:rFonts w:ascii="微软雅黑" w:eastAsia="微软雅黑" w:hAnsi="微软雅黑" w:hint="eastAsia"/>
          <w:color w:val="948A54" w:themeColor="background2" w:themeShade="80"/>
        </w:rPr>
        <w:t>率</w:t>
      </w:r>
      <w:r w:rsidR="00BA7430" w:rsidRPr="001679B6">
        <w:rPr>
          <w:rFonts w:ascii="微软雅黑" w:eastAsia="微软雅黑" w:hAnsi="微软雅黑"/>
          <w:color w:val="948A54" w:themeColor="background2" w:themeShade="80"/>
        </w:rPr>
        <w:t>}</w:t>
      </w:r>
      <w:r w:rsidR="00BA7430">
        <w:rPr>
          <w:rFonts w:ascii="微软雅黑" w:eastAsia="微软雅黑" w:hAnsi="微软雅黑" w:hint="eastAsia"/>
          <w:color w:val="948A54" w:themeColor="background2" w:themeShade="80"/>
        </w:rPr>
        <w:t>。</w:t>
      </w:r>
      <w:r w:rsidR="00842137" w:rsidRPr="00842137">
        <w:rPr>
          <w:rFonts w:ascii="微软雅黑" w:eastAsia="微软雅黑" w:hAnsi="微软雅黑"/>
          <w:color w:val="000000" w:themeColor="text1"/>
        </w:rPr>
        <w:t>此时</w:t>
      </w:r>
      <w:r w:rsidR="00842137" w:rsidRPr="00842137">
        <w:rPr>
          <w:rFonts w:ascii="微软雅黑" w:eastAsia="微软雅黑" w:hAnsi="微软雅黑" w:hint="eastAsia"/>
          <w:color w:val="000000" w:themeColor="text1"/>
        </w:rPr>
        <w:t>，</w:t>
      </w:r>
      <w:r w:rsidR="00842137" w:rsidRPr="00842137">
        <w:rPr>
          <w:rFonts w:ascii="微软雅黑" w:eastAsia="微软雅黑" w:hAnsi="微软雅黑"/>
          <w:color w:val="000000" w:themeColor="text1"/>
        </w:rPr>
        <w:t>选择</w:t>
      </w:r>
      <w:r w:rsidR="00842137">
        <w:rPr>
          <w:rFonts w:ascii="微软雅黑" w:eastAsia="微软雅黑" w:hAnsi="微软雅黑" w:hint="eastAsia"/>
          <w:color w:val="000000" w:themeColor="text1"/>
        </w:rPr>
        <w:t>项</w:t>
      </w:r>
      <w:proofErr w:type="gramStart"/>
      <w:r w:rsidR="00842137">
        <w:rPr>
          <w:rFonts w:ascii="微软雅黑" w:eastAsia="微软雅黑" w:hAnsi="微软雅黑"/>
          <w:color w:val="000000" w:themeColor="text1"/>
        </w:rPr>
        <w:t>交互同</w:t>
      </w:r>
      <w:proofErr w:type="gramEnd"/>
      <w:r w:rsidR="00842137">
        <w:rPr>
          <w:rFonts w:ascii="微软雅黑" w:eastAsia="微软雅黑" w:hAnsi="微软雅黑" w:hint="eastAsia"/>
          <w:color w:val="000000" w:themeColor="text1"/>
        </w:rPr>
        <w:t>下方</w:t>
      </w:r>
      <w:r w:rsidR="00773F90">
        <w:rPr>
          <w:rFonts w:ascii="微软雅黑" w:eastAsia="微软雅黑" w:hAnsi="微软雅黑" w:hint="eastAsia"/>
          <w:color w:val="000000" w:themeColor="text1"/>
        </w:rPr>
        <w:t>（</w:t>
      </w:r>
      <w:r w:rsidR="00842137" w:rsidRPr="007B2B33">
        <w:rPr>
          <w:rFonts w:ascii="微软雅黑" w:eastAsia="微软雅黑" w:hAnsi="微软雅黑"/>
          <w:color w:val="000000" w:themeColor="text1"/>
        </w:rPr>
        <w:t>ii</w:t>
      </w:r>
      <w:r w:rsidR="002C0454" w:rsidRPr="007B2B33">
        <w:rPr>
          <w:rFonts w:ascii="微软雅黑" w:eastAsia="微软雅黑" w:hAnsi="微软雅黑"/>
          <w:color w:val="000000" w:themeColor="text1"/>
        </w:rPr>
        <w:t>.</w:t>
      </w:r>
      <w:r w:rsidR="00842137" w:rsidRPr="007B2B33">
        <w:rPr>
          <w:rFonts w:ascii="微软雅黑" w:eastAsia="微软雅黑" w:hAnsi="微软雅黑" w:hint="eastAsia"/>
          <w:color w:val="000000" w:themeColor="text1"/>
        </w:rPr>
        <w:t>用户</w:t>
      </w:r>
      <w:r w:rsidR="00842137" w:rsidRPr="007B2B33">
        <w:rPr>
          <w:rFonts w:ascii="微软雅黑" w:eastAsia="微软雅黑" w:hAnsi="微软雅黑"/>
          <w:color w:val="000000" w:themeColor="text1"/>
        </w:rPr>
        <w:t>有加息</w:t>
      </w:r>
      <w:proofErr w:type="gramStart"/>
      <w:r w:rsidR="00842137" w:rsidRPr="007B2B33">
        <w:rPr>
          <w:rFonts w:ascii="微软雅黑" w:eastAsia="微软雅黑" w:hAnsi="微软雅黑"/>
          <w:color w:val="000000" w:themeColor="text1"/>
        </w:rPr>
        <w:t>券</w:t>
      </w:r>
      <w:proofErr w:type="gramEnd"/>
      <w:r w:rsidR="00842137" w:rsidRPr="007B2B33">
        <w:rPr>
          <w:rFonts w:ascii="微软雅黑" w:eastAsia="微软雅黑" w:hAnsi="微软雅黑"/>
          <w:color w:val="000000" w:themeColor="text1"/>
        </w:rPr>
        <w:t>)</w:t>
      </w:r>
      <w:r w:rsidR="00842137" w:rsidRPr="007B2B33">
        <w:rPr>
          <w:rFonts w:ascii="微软雅黑" w:eastAsia="微软雅黑" w:hAnsi="微软雅黑" w:hint="eastAsia"/>
          <w:color w:val="000000" w:themeColor="text1"/>
        </w:rPr>
        <w:t>。</w:t>
      </w:r>
      <w:r w:rsidR="00F91163" w:rsidRPr="007B2B33">
        <w:rPr>
          <w:rFonts w:ascii="微软雅黑" w:eastAsia="微软雅黑" w:hAnsi="微软雅黑" w:hint="eastAsia"/>
        </w:rPr>
        <w:t>当天</w:t>
      </w:r>
      <w:proofErr w:type="spellStart"/>
      <w:r w:rsidR="00F91163" w:rsidRPr="007B2B33">
        <w:rPr>
          <w:rFonts w:ascii="微软雅黑" w:eastAsia="微软雅黑" w:hAnsi="微软雅黑" w:hint="eastAsia"/>
        </w:rPr>
        <w:t>Y</w:t>
      </w:r>
      <w:r w:rsidR="00F91163" w:rsidRPr="007B2B33">
        <w:rPr>
          <w:rFonts w:ascii="微软雅黑" w:eastAsia="微软雅黑" w:hAnsi="微软雅黑"/>
        </w:rPr>
        <w:t>code</w:t>
      </w:r>
      <w:proofErr w:type="spellEnd"/>
      <w:r w:rsidR="00BA7430" w:rsidRPr="007B2B33">
        <w:rPr>
          <w:rFonts w:ascii="微软雅黑" w:eastAsia="微软雅黑" w:hAnsi="微软雅黑"/>
        </w:rPr>
        <w:t>码输入错误次数达到上限后,</w:t>
      </w:r>
      <w:r w:rsidR="00842137" w:rsidRPr="007B2B33">
        <w:rPr>
          <w:rFonts w:ascii="微软雅黑" w:eastAsia="微软雅黑" w:hAnsi="微软雅黑" w:hint="eastAsia"/>
        </w:rPr>
        <w:t>点击</w:t>
      </w:r>
      <w:r w:rsidR="00BA7430" w:rsidRPr="007B2B33">
        <w:rPr>
          <w:rFonts w:ascii="微软雅黑" w:eastAsia="微软雅黑" w:hAnsi="微软雅黑" w:hint="eastAsia"/>
        </w:rPr>
        <w:t>【&gt;】</w:t>
      </w:r>
      <w:r w:rsidR="00842137" w:rsidRPr="007B2B33">
        <w:rPr>
          <w:rFonts w:ascii="微软雅黑" w:eastAsia="微软雅黑" w:hAnsi="微软雅黑"/>
        </w:rPr>
        <w:t>Toast提示（</w:t>
      </w:r>
      <w:r w:rsidR="00842137" w:rsidRPr="007B2B33">
        <w:rPr>
          <w:rFonts w:ascii="微软雅黑" w:eastAsia="微软雅黑" w:hAnsi="微软雅黑" w:hint="eastAsia"/>
        </w:rPr>
        <w:t>提示语</w:t>
      </w:r>
      <w:r w:rsidR="00985145" w:rsidRPr="007B2B33">
        <w:rPr>
          <w:rFonts w:ascii="微软雅黑" w:eastAsia="微软雅黑" w:hAnsi="微软雅黑" w:hint="eastAsia"/>
        </w:rPr>
        <w:t>：</w:t>
      </w:r>
      <w:r w:rsidR="00985145" w:rsidRPr="007B2B33">
        <w:rPr>
          <w:rFonts w:ascii="微软雅黑" w:eastAsia="微软雅黑" w:hAnsi="微软雅黑"/>
          <w:color w:val="948A54" w:themeColor="background2" w:themeShade="80"/>
        </w:rPr>
        <w:t>错误次数过多，当天不可添加</w:t>
      </w:r>
      <w:proofErr w:type="spellStart"/>
      <w:r w:rsidR="00985145" w:rsidRPr="007B2B33">
        <w:rPr>
          <w:rFonts w:ascii="微软雅黑" w:eastAsia="微软雅黑" w:hAnsi="微软雅黑" w:hint="eastAsia"/>
          <w:color w:val="948A54" w:themeColor="background2" w:themeShade="80"/>
        </w:rPr>
        <w:t>Y</w:t>
      </w:r>
      <w:r w:rsidR="00985145" w:rsidRPr="007B2B33">
        <w:rPr>
          <w:rFonts w:ascii="微软雅黑" w:eastAsia="微软雅黑" w:hAnsi="微软雅黑"/>
          <w:color w:val="948A54" w:themeColor="background2" w:themeShade="80"/>
        </w:rPr>
        <w:t>code</w:t>
      </w:r>
      <w:proofErr w:type="spellEnd"/>
      <w:r w:rsidR="00985145" w:rsidRPr="007B2B33">
        <w:rPr>
          <w:rFonts w:ascii="微软雅黑" w:eastAsia="微软雅黑" w:hAnsi="微软雅黑" w:hint="eastAsia"/>
          <w:color w:val="948A54" w:themeColor="background2" w:themeShade="80"/>
        </w:rPr>
        <w:t>。</w:t>
      </w:r>
      <w:r w:rsidR="00842137" w:rsidRPr="007B2B33">
        <w:rPr>
          <w:rFonts w:ascii="微软雅黑" w:eastAsia="微软雅黑" w:hAnsi="微软雅黑"/>
        </w:rPr>
        <w:t>）</w:t>
      </w:r>
      <w:r w:rsidR="00BA7430" w:rsidRPr="007B2B33">
        <w:rPr>
          <w:rFonts w:ascii="微软雅黑" w:eastAsia="微软雅黑" w:hAnsi="微软雅黑" w:hint="eastAsia"/>
        </w:rPr>
        <w:t>。</w:t>
      </w:r>
      <w:r w:rsidR="00842137" w:rsidRPr="007B2B33">
        <w:rPr>
          <w:rFonts w:ascii="微软雅黑" w:eastAsia="微软雅黑" w:hAnsi="微软雅黑" w:hint="eastAsia"/>
          <w:color w:val="548DD4" w:themeColor="text2" w:themeTint="99"/>
        </w:rPr>
        <w:t>（12.17修改）</w:t>
      </w:r>
    </w:p>
    <w:p w14:paraId="4BF2AA06" w14:textId="77777777" w:rsidR="007A1008" w:rsidRDefault="00B94ABD" w:rsidP="00F85273">
      <w:pPr>
        <w:pStyle w:val="ae"/>
        <w:ind w:left="360" w:firstLineChars="0" w:firstLine="0"/>
        <w:rPr>
          <w:rFonts w:ascii="微软雅黑" w:eastAsia="微软雅黑" w:hAnsi="微软雅黑"/>
        </w:rPr>
      </w:pPr>
      <w:r>
        <w:rPr>
          <w:noProof/>
        </w:rPr>
        <w:drawing>
          <wp:inline distT="0" distB="0" distL="0" distR="0" wp14:anchorId="287B7026" wp14:editId="228A33DA">
            <wp:extent cx="2340389" cy="31115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2269" cy="315388"/>
                    </a:xfrm>
                    <a:prstGeom prst="rect">
                      <a:avLst/>
                    </a:prstGeom>
                  </pic:spPr>
                </pic:pic>
              </a:graphicData>
            </a:graphic>
          </wp:inline>
        </w:drawing>
      </w:r>
      <w:r w:rsidR="00392298">
        <w:rPr>
          <w:noProof/>
        </w:rPr>
        <w:drawing>
          <wp:inline distT="0" distB="0" distL="0" distR="0" wp14:anchorId="2AF40811" wp14:editId="6EE62DCB">
            <wp:extent cx="2157984" cy="3260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2839" cy="332847"/>
                    </a:xfrm>
                    <a:prstGeom prst="rect">
                      <a:avLst/>
                    </a:prstGeom>
                  </pic:spPr>
                </pic:pic>
              </a:graphicData>
            </a:graphic>
          </wp:inline>
        </w:drawing>
      </w:r>
    </w:p>
    <w:p w14:paraId="37717F2C" w14:textId="3B30385F" w:rsidR="00922A51" w:rsidRPr="0081585A" w:rsidRDefault="007A1008" w:rsidP="0081585A">
      <w:pPr>
        <w:pStyle w:val="ae"/>
        <w:ind w:left="360" w:firstLineChars="0" w:firstLine="0"/>
        <w:rPr>
          <w:rFonts w:ascii="微软雅黑" w:eastAsia="微软雅黑" w:hAnsi="微软雅黑"/>
        </w:rPr>
      </w:pPr>
      <w:r>
        <w:rPr>
          <w:rFonts w:ascii="微软雅黑" w:eastAsia="微软雅黑" w:hAnsi="微软雅黑"/>
        </w:rPr>
        <w:t>ii.</w:t>
      </w:r>
      <w:r w:rsidR="00B94ABD">
        <w:rPr>
          <w:rFonts w:ascii="微软雅黑" w:eastAsia="微软雅黑" w:hAnsi="微软雅黑" w:hint="eastAsia"/>
        </w:rPr>
        <w:t>用户</w:t>
      </w:r>
      <w:r w:rsidR="00B94ABD">
        <w:rPr>
          <w:rFonts w:ascii="微软雅黑" w:eastAsia="微软雅黑" w:hAnsi="微软雅黑"/>
        </w:rPr>
        <w:t>有加息</w:t>
      </w:r>
      <w:proofErr w:type="gramStart"/>
      <w:r w:rsidR="00B94ABD">
        <w:rPr>
          <w:rFonts w:ascii="微软雅黑" w:eastAsia="微软雅黑" w:hAnsi="微软雅黑"/>
        </w:rPr>
        <w:t>券</w:t>
      </w:r>
      <w:proofErr w:type="gramEnd"/>
      <w:r w:rsidR="00B94ABD" w:rsidRPr="00B94ABD">
        <w:rPr>
          <w:rFonts w:ascii="微软雅黑" w:eastAsia="微软雅黑" w:hAnsi="微软雅黑" w:hint="eastAsia"/>
        </w:rPr>
        <w:t>，</w:t>
      </w:r>
      <w:r w:rsidR="001D54F7">
        <w:rPr>
          <w:rFonts w:ascii="微软雅黑" w:eastAsia="微软雅黑" w:hAnsi="微软雅黑" w:hint="eastAsia"/>
        </w:rPr>
        <w:t>进入页面</w:t>
      </w:r>
      <w:r w:rsidR="00B94ABD" w:rsidRPr="00B94ABD">
        <w:rPr>
          <w:rFonts w:ascii="微软雅黑" w:eastAsia="微软雅黑" w:hAnsi="微软雅黑" w:hint="eastAsia"/>
        </w:rPr>
        <w:t>自动选择适用的加息</w:t>
      </w:r>
      <w:proofErr w:type="gramStart"/>
      <w:r w:rsidR="00B94ABD" w:rsidRPr="00B94ABD">
        <w:rPr>
          <w:rFonts w:ascii="微软雅黑" w:eastAsia="微软雅黑" w:hAnsi="微软雅黑" w:hint="eastAsia"/>
        </w:rPr>
        <w:t>券</w:t>
      </w:r>
      <w:proofErr w:type="gramEnd"/>
      <w:r w:rsidR="00B94ABD" w:rsidRPr="00B94ABD">
        <w:rPr>
          <w:rFonts w:ascii="微软雅黑" w:eastAsia="微软雅黑" w:hAnsi="微软雅黑" w:hint="eastAsia"/>
        </w:rPr>
        <w:t>（</w:t>
      </w:r>
      <w:r w:rsidR="007265E1">
        <w:rPr>
          <w:rFonts w:ascii="微软雅黑" w:eastAsia="微软雅黑" w:hAnsi="微软雅黑" w:hint="eastAsia"/>
        </w:rPr>
        <w:t>延用现有</w:t>
      </w:r>
      <w:r w:rsidR="007265E1">
        <w:rPr>
          <w:rFonts w:ascii="微软雅黑" w:eastAsia="微软雅黑" w:hAnsi="微软雅黑"/>
        </w:rPr>
        <w:t>推荐</w:t>
      </w:r>
      <w:r w:rsidR="007265E1">
        <w:rPr>
          <w:rFonts w:ascii="微软雅黑" w:eastAsia="微软雅黑" w:hAnsi="微软雅黑" w:hint="eastAsia"/>
        </w:rPr>
        <w:t>算法</w:t>
      </w:r>
      <w:r w:rsidR="007265E1">
        <w:rPr>
          <w:rFonts w:ascii="微软雅黑" w:eastAsia="微软雅黑" w:hAnsi="微软雅黑"/>
        </w:rPr>
        <w:t>逻辑</w:t>
      </w:r>
      <w:r w:rsidR="007265E1">
        <w:rPr>
          <w:rFonts w:ascii="微软雅黑" w:eastAsia="微软雅黑" w:hAnsi="微软雅黑" w:hint="eastAsia"/>
        </w:rPr>
        <w:t>。</w:t>
      </w:r>
      <w:r w:rsidR="00B94ABD" w:rsidRPr="0081585A">
        <w:rPr>
          <w:rFonts w:ascii="微软雅黑" w:eastAsia="微软雅黑" w:hAnsi="微软雅黑" w:hint="eastAsia"/>
        </w:rPr>
        <w:t>），</w:t>
      </w:r>
      <w:r w:rsidR="00B94ABD" w:rsidRPr="0081585A">
        <w:rPr>
          <w:rFonts w:ascii="微软雅黑" w:eastAsia="微软雅黑" w:hAnsi="微软雅黑"/>
        </w:rPr>
        <w:t>展</w:t>
      </w:r>
      <w:r w:rsidR="00B94ABD" w:rsidRPr="0081585A">
        <w:rPr>
          <w:rFonts w:ascii="微软雅黑" w:eastAsia="微软雅黑" w:hAnsi="微软雅黑"/>
        </w:rPr>
        <w:lastRenderedPageBreak/>
        <w:t>示：</w:t>
      </w:r>
      <w:r w:rsidR="00B94ABD" w:rsidRPr="0081585A">
        <w:rPr>
          <w:rFonts w:ascii="微软雅黑" w:eastAsia="微软雅黑" w:hAnsi="微软雅黑"/>
          <w:color w:val="948A54" w:themeColor="background2" w:themeShade="80"/>
        </w:rPr>
        <w:t>+{</w:t>
      </w:r>
      <w:proofErr w:type="spellStart"/>
      <w:r w:rsidR="00B94ABD" w:rsidRPr="0081585A">
        <w:rPr>
          <w:rFonts w:ascii="微软雅黑" w:eastAsia="微软雅黑" w:hAnsi="微软雅黑"/>
          <w:color w:val="948A54" w:themeColor="background2" w:themeShade="80"/>
        </w:rPr>
        <w:t>Ycode</w:t>
      </w:r>
      <w:proofErr w:type="spellEnd"/>
      <w:r w:rsidR="00B94ABD" w:rsidRPr="0081585A">
        <w:rPr>
          <w:rFonts w:ascii="微软雅黑" w:eastAsia="微软雅黑" w:hAnsi="微软雅黑"/>
          <w:color w:val="948A54" w:themeColor="background2" w:themeShade="80"/>
        </w:rPr>
        <w:t>加息</w:t>
      </w:r>
      <w:r w:rsidR="00D665F9" w:rsidRPr="0081585A">
        <w:rPr>
          <w:rFonts w:ascii="微软雅黑" w:eastAsia="微软雅黑" w:hAnsi="微软雅黑" w:hint="eastAsia"/>
          <w:color w:val="948A54" w:themeColor="background2" w:themeShade="80"/>
        </w:rPr>
        <w:t>率</w:t>
      </w:r>
      <w:r w:rsidR="00B94ABD" w:rsidRPr="0081585A">
        <w:rPr>
          <w:rFonts w:ascii="微软雅黑" w:eastAsia="微软雅黑" w:hAnsi="微软雅黑"/>
          <w:color w:val="948A54" w:themeColor="background2" w:themeShade="80"/>
        </w:rPr>
        <w:t>}</w:t>
      </w:r>
      <w:r w:rsidR="00B94ABD" w:rsidRPr="0081585A">
        <w:rPr>
          <w:rFonts w:ascii="微软雅黑" w:eastAsia="微软雅黑" w:hAnsi="微软雅黑" w:hint="eastAsia"/>
        </w:rPr>
        <w:t>。点击&gt;</w:t>
      </w:r>
      <w:r w:rsidR="00922A51" w:rsidRPr="0081585A">
        <w:rPr>
          <w:rFonts w:ascii="微软雅黑" w:eastAsia="微软雅黑" w:hAnsi="微软雅黑" w:hint="eastAsia"/>
        </w:rPr>
        <w:t>，</w:t>
      </w:r>
      <w:r w:rsidR="00922A51" w:rsidRPr="0081585A">
        <w:rPr>
          <w:rFonts w:ascii="微软雅黑" w:eastAsia="微软雅黑" w:hAnsi="微软雅黑"/>
        </w:rPr>
        <w:t>弹出选择</w:t>
      </w:r>
      <w:proofErr w:type="spellStart"/>
      <w:r w:rsidR="00922A51" w:rsidRPr="0081585A">
        <w:rPr>
          <w:rFonts w:ascii="微软雅黑" w:eastAsia="微软雅黑" w:hAnsi="微软雅黑" w:hint="eastAsia"/>
        </w:rPr>
        <w:t>Y</w:t>
      </w:r>
      <w:r w:rsidR="00922A51" w:rsidRPr="0081585A">
        <w:rPr>
          <w:rFonts w:ascii="微软雅黑" w:eastAsia="微软雅黑" w:hAnsi="微软雅黑"/>
        </w:rPr>
        <w:t>code</w:t>
      </w:r>
      <w:proofErr w:type="spellEnd"/>
      <w:r w:rsidR="00922A51" w:rsidRPr="0081585A">
        <w:rPr>
          <w:rFonts w:ascii="微软雅黑" w:eastAsia="微软雅黑" w:hAnsi="微软雅黑"/>
        </w:rPr>
        <w:t>弹框</w:t>
      </w:r>
      <w:r w:rsidR="00922A51" w:rsidRPr="0081585A">
        <w:rPr>
          <w:rFonts w:ascii="微软雅黑" w:eastAsia="微软雅黑" w:hAnsi="微软雅黑" w:hint="eastAsia"/>
        </w:rPr>
        <w:t>。</w:t>
      </w:r>
    </w:p>
    <w:p w14:paraId="18289068" w14:textId="497D99B7" w:rsidR="007A1008" w:rsidRDefault="007A1008" w:rsidP="00B94ABD">
      <w:pPr>
        <w:pStyle w:val="ae"/>
        <w:ind w:left="360" w:firstLineChars="0" w:firstLine="0"/>
        <w:rPr>
          <w:rFonts w:ascii="微软雅黑" w:eastAsia="微软雅黑" w:hAnsi="微软雅黑"/>
        </w:rPr>
      </w:pPr>
      <w:r>
        <w:rPr>
          <w:rFonts w:ascii="微软雅黑" w:eastAsia="微软雅黑" w:hAnsi="微软雅黑"/>
        </w:rPr>
        <w:t>iii</w:t>
      </w:r>
      <w:r w:rsidR="007E29EC">
        <w:rPr>
          <w:rFonts w:ascii="微软雅黑" w:eastAsia="微软雅黑" w:hAnsi="微软雅黑" w:hint="eastAsia"/>
        </w:rPr>
        <w:t>.</w:t>
      </w:r>
      <w:r w:rsidR="00B94ABD" w:rsidRPr="00B94ABD">
        <w:rPr>
          <w:rFonts w:ascii="微软雅黑" w:eastAsia="微软雅黑" w:hAnsi="微软雅黑" w:hint="eastAsia"/>
        </w:rPr>
        <w:t xml:space="preserve"> </w:t>
      </w:r>
      <w:r w:rsidR="00B94ABD">
        <w:rPr>
          <w:rFonts w:ascii="微软雅黑" w:eastAsia="微软雅黑" w:hAnsi="微软雅黑" w:hint="eastAsia"/>
        </w:rPr>
        <w:t>用户</w:t>
      </w:r>
      <w:r w:rsidR="00B94ABD">
        <w:rPr>
          <w:rFonts w:ascii="微软雅黑" w:eastAsia="微软雅黑" w:hAnsi="微软雅黑"/>
        </w:rPr>
        <w:t>有加息券</w:t>
      </w:r>
      <w:r w:rsidR="00B94ABD">
        <w:rPr>
          <w:rFonts w:ascii="微软雅黑" w:eastAsia="微软雅黑" w:hAnsi="微软雅黑" w:hint="eastAsia"/>
        </w:rPr>
        <w:t>但</w:t>
      </w:r>
      <w:r w:rsidR="00B94ABD">
        <w:rPr>
          <w:rFonts w:ascii="微软雅黑" w:eastAsia="微软雅黑" w:hAnsi="微软雅黑"/>
        </w:rPr>
        <w:t>不选择使用，</w:t>
      </w:r>
      <w:proofErr w:type="gramStart"/>
      <w:r w:rsidR="00B94ABD">
        <w:rPr>
          <w:rFonts w:ascii="微软雅黑" w:eastAsia="微软雅黑" w:hAnsi="微软雅黑"/>
        </w:rPr>
        <w:t>展示</w:t>
      </w:r>
      <w:r w:rsidR="001679B6">
        <w:rPr>
          <w:rFonts w:ascii="微软雅黑" w:eastAsia="微软雅黑" w:hAnsi="微软雅黑" w:hint="eastAsia"/>
        </w:rPr>
        <w:t>:</w:t>
      </w:r>
      <w:proofErr w:type="gramEnd"/>
      <w:r w:rsidR="00B94ABD" w:rsidRPr="001679B6">
        <w:rPr>
          <w:rFonts w:ascii="微软雅黑" w:eastAsia="微软雅黑" w:hAnsi="微软雅黑" w:hint="eastAsia"/>
          <w:color w:val="948A54" w:themeColor="background2" w:themeShade="80"/>
        </w:rPr>
        <w:t>{可用</w:t>
      </w:r>
      <w:proofErr w:type="spellStart"/>
      <w:r w:rsidR="00B94ABD" w:rsidRPr="001679B6">
        <w:rPr>
          <w:rFonts w:ascii="微软雅黑" w:eastAsia="微软雅黑" w:hAnsi="微软雅黑" w:hint="eastAsia"/>
          <w:color w:val="948A54" w:themeColor="background2" w:themeShade="80"/>
        </w:rPr>
        <w:t>Y</w:t>
      </w:r>
      <w:r w:rsidR="00B94ABD" w:rsidRPr="001679B6">
        <w:rPr>
          <w:rFonts w:ascii="微软雅黑" w:eastAsia="微软雅黑" w:hAnsi="微软雅黑"/>
          <w:color w:val="948A54" w:themeColor="background2" w:themeShade="80"/>
        </w:rPr>
        <w:t>code</w:t>
      </w:r>
      <w:proofErr w:type="spellEnd"/>
      <w:r w:rsidR="00B94ABD" w:rsidRPr="001679B6">
        <w:rPr>
          <w:rFonts w:ascii="微软雅黑" w:eastAsia="微软雅黑" w:hAnsi="微软雅黑"/>
          <w:color w:val="948A54" w:themeColor="background2" w:themeShade="80"/>
        </w:rPr>
        <w:t xml:space="preserve"> </w:t>
      </w:r>
      <w:r w:rsidR="00B94ABD" w:rsidRPr="001679B6">
        <w:rPr>
          <w:rFonts w:ascii="微软雅黑" w:eastAsia="微软雅黑" w:hAnsi="微软雅黑" w:hint="eastAsia"/>
          <w:color w:val="948A54" w:themeColor="background2" w:themeShade="80"/>
        </w:rPr>
        <w:t>数}</w:t>
      </w:r>
      <w:r w:rsidR="00B94ABD" w:rsidRPr="001679B6">
        <w:rPr>
          <w:rFonts w:ascii="微软雅黑" w:eastAsia="微软雅黑" w:hAnsi="微软雅黑"/>
          <w:color w:val="948A54" w:themeColor="background2" w:themeShade="80"/>
        </w:rPr>
        <w:t xml:space="preserve"> </w:t>
      </w:r>
      <w:r w:rsidR="00B94ABD" w:rsidRPr="001679B6">
        <w:rPr>
          <w:rFonts w:ascii="微软雅黑" w:eastAsia="微软雅黑" w:hAnsi="微软雅黑" w:hint="eastAsia"/>
          <w:color w:val="948A54" w:themeColor="background2" w:themeShade="80"/>
        </w:rPr>
        <w:t>个</w:t>
      </w:r>
      <w:r w:rsidR="00B94ABD" w:rsidRPr="001679B6">
        <w:rPr>
          <w:rFonts w:ascii="微软雅黑" w:eastAsia="微软雅黑" w:hAnsi="微软雅黑"/>
          <w:color w:val="948A54" w:themeColor="background2" w:themeShade="80"/>
        </w:rPr>
        <w:t>可用</w:t>
      </w:r>
      <w:r w:rsidR="00B94ABD">
        <w:rPr>
          <w:rFonts w:ascii="微软雅黑" w:eastAsia="微软雅黑" w:hAnsi="微软雅黑"/>
        </w:rPr>
        <w:t>。</w:t>
      </w:r>
      <w:r w:rsidR="00B94ABD" w:rsidRPr="00B94ABD">
        <w:rPr>
          <w:rFonts w:ascii="微软雅黑" w:eastAsia="微软雅黑" w:hAnsi="微软雅黑" w:hint="eastAsia"/>
        </w:rPr>
        <w:t>点击&gt;</w:t>
      </w:r>
      <w:r w:rsidR="00922A51">
        <w:rPr>
          <w:rFonts w:ascii="微软雅黑" w:eastAsia="微软雅黑" w:hAnsi="微软雅黑" w:hint="eastAsia"/>
        </w:rPr>
        <w:t>，</w:t>
      </w:r>
      <w:r w:rsidR="00922A51">
        <w:rPr>
          <w:rFonts w:ascii="微软雅黑" w:eastAsia="微软雅黑" w:hAnsi="微软雅黑"/>
        </w:rPr>
        <w:t>弹出选择</w:t>
      </w:r>
      <w:proofErr w:type="spellStart"/>
      <w:r w:rsidR="00922A51">
        <w:rPr>
          <w:rFonts w:ascii="微软雅黑" w:eastAsia="微软雅黑" w:hAnsi="微软雅黑" w:hint="eastAsia"/>
        </w:rPr>
        <w:t>Y</w:t>
      </w:r>
      <w:r w:rsidR="00922A51">
        <w:rPr>
          <w:rFonts w:ascii="微软雅黑" w:eastAsia="微软雅黑" w:hAnsi="微软雅黑"/>
        </w:rPr>
        <w:t>code</w:t>
      </w:r>
      <w:proofErr w:type="spellEnd"/>
      <w:r w:rsidR="00922A51">
        <w:rPr>
          <w:rFonts w:ascii="微软雅黑" w:eastAsia="微软雅黑" w:hAnsi="微软雅黑"/>
        </w:rPr>
        <w:t>弹框</w:t>
      </w:r>
      <w:r w:rsidR="00B94ABD" w:rsidRPr="00B94ABD">
        <w:rPr>
          <w:rFonts w:ascii="微软雅黑" w:eastAsia="微软雅黑" w:hAnsi="微软雅黑" w:hint="eastAsia"/>
        </w:rPr>
        <w:t>。</w:t>
      </w:r>
    </w:p>
    <w:p w14:paraId="38BAC5D3" w14:textId="0A0A2651" w:rsidR="002C0454" w:rsidRDefault="002C0454" w:rsidP="0065165B">
      <w:pPr>
        <w:pStyle w:val="ae"/>
        <w:ind w:left="360" w:firstLineChars="0" w:firstLine="0"/>
        <w:rPr>
          <w:rFonts w:ascii="微软雅黑" w:eastAsia="微软雅黑" w:hAnsi="微软雅黑"/>
          <w:color w:val="548DD4" w:themeColor="text2" w:themeTint="99"/>
        </w:rPr>
      </w:pPr>
      <w:r>
        <w:rPr>
          <w:rFonts w:ascii="微软雅黑" w:eastAsia="微软雅黑" w:hAnsi="微软雅黑"/>
        </w:rPr>
        <w:t>i</w:t>
      </w:r>
      <w:r>
        <w:rPr>
          <w:rFonts w:ascii="微软雅黑" w:eastAsia="微软雅黑" w:hAnsi="微软雅黑" w:hint="eastAsia"/>
        </w:rPr>
        <w:t>v</w:t>
      </w:r>
      <w:r>
        <w:rPr>
          <w:rFonts w:ascii="微软雅黑" w:eastAsia="微软雅黑" w:hAnsi="微软雅黑"/>
        </w:rPr>
        <w:t>.</w:t>
      </w:r>
      <w:r>
        <w:rPr>
          <w:rFonts w:ascii="微软雅黑" w:eastAsia="微软雅黑" w:hAnsi="微软雅黑" w:hint="eastAsia"/>
        </w:rPr>
        <w:t>用户</w:t>
      </w:r>
      <w:r>
        <w:rPr>
          <w:rFonts w:ascii="微软雅黑" w:eastAsia="微软雅黑" w:hAnsi="微软雅黑"/>
        </w:rPr>
        <w:t>有加息</w:t>
      </w:r>
      <w:proofErr w:type="gramStart"/>
      <w:r>
        <w:rPr>
          <w:rFonts w:ascii="微软雅黑" w:eastAsia="微软雅黑" w:hAnsi="微软雅黑"/>
        </w:rPr>
        <w:t>券</w:t>
      </w:r>
      <w:proofErr w:type="gramEnd"/>
      <w:r>
        <w:rPr>
          <w:rFonts w:ascii="微软雅黑" w:eastAsia="微软雅黑" w:hAnsi="微软雅黑"/>
        </w:rPr>
        <w:t>，且输入了新的加息</w:t>
      </w:r>
      <w:proofErr w:type="gramStart"/>
      <w:r>
        <w:rPr>
          <w:rFonts w:ascii="微软雅黑" w:eastAsia="微软雅黑" w:hAnsi="微软雅黑"/>
        </w:rPr>
        <w:t>券</w:t>
      </w:r>
      <w:proofErr w:type="gramEnd"/>
      <w:r>
        <w:rPr>
          <w:rFonts w:ascii="微软雅黑" w:eastAsia="微软雅黑" w:hAnsi="微软雅黑"/>
        </w:rPr>
        <w:t>，则展示新的加息</w:t>
      </w:r>
      <w:proofErr w:type="gramStart"/>
      <w:r>
        <w:rPr>
          <w:rFonts w:ascii="微软雅黑" w:eastAsia="微软雅黑" w:hAnsi="微软雅黑"/>
        </w:rPr>
        <w:t>券</w:t>
      </w:r>
      <w:proofErr w:type="gramEnd"/>
      <w:r>
        <w:rPr>
          <w:rFonts w:ascii="微软雅黑" w:eastAsia="微软雅黑" w:hAnsi="微软雅黑"/>
        </w:rPr>
        <w:t>，</w:t>
      </w:r>
      <w:r>
        <w:rPr>
          <w:rFonts w:ascii="微软雅黑" w:eastAsia="微软雅黑" w:hAnsi="微软雅黑" w:hint="eastAsia"/>
        </w:rPr>
        <w:t>文字</w:t>
      </w:r>
      <w:r>
        <w:rPr>
          <w:rFonts w:ascii="微软雅黑" w:eastAsia="微软雅黑" w:hAnsi="微软雅黑"/>
        </w:rPr>
        <w:t>展示为：</w:t>
      </w:r>
      <w:r w:rsidRPr="001679B6">
        <w:rPr>
          <w:rFonts w:ascii="微软雅黑" w:eastAsia="微软雅黑" w:hAnsi="微软雅黑"/>
          <w:color w:val="948A54" w:themeColor="background2" w:themeShade="80"/>
        </w:rPr>
        <w:t>+{</w:t>
      </w:r>
      <w:proofErr w:type="spellStart"/>
      <w:r w:rsidRPr="001679B6">
        <w:rPr>
          <w:rFonts w:ascii="微软雅黑" w:eastAsia="微软雅黑" w:hAnsi="微软雅黑"/>
          <w:color w:val="948A54" w:themeColor="background2" w:themeShade="80"/>
        </w:rPr>
        <w:t>Ycode</w:t>
      </w:r>
      <w:proofErr w:type="spellEnd"/>
      <w:r w:rsidRPr="001679B6">
        <w:rPr>
          <w:rFonts w:ascii="微软雅黑" w:eastAsia="微软雅黑" w:hAnsi="微软雅黑"/>
          <w:color w:val="948A54" w:themeColor="background2" w:themeShade="80"/>
        </w:rPr>
        <w:t>加息</w:t>
      </w:r>
      <w:r>
        <w:rPr>
          <w:rFonts w:ascii="微软雅黑" w:eastAsia="微软雅黑" w:hAnsi="微软雅黑" w:hint="eastAsia"/>
          <w:color w:val="948A54" w:themeColor="background2" w:themeShade="80"/>
        </w:rPr>
        <w:t>率</w:t>
      </w:r>
      <w:r w:rsidRPr="001679B6">
        <w:rPr>
          <w:rFonts w:ascii="微软雅黑" w:eastAsia="微软雅黑" w:hAnsi="微软雅黑"/>
          <w:color w:val="948A54" w:themeColor="background2" w:themeShade="80"/>
        </w:rPr>
        <w:t>}</w:t>
      </w:r>
      <w:r>
        <w:rPr>
          <w:rFonts w:ascii="微软雅黑" w:eastAsia="微软雅黑" w:hAnsi="微软雅黑" w:hint="eastAsia"/>
          <w:color w:val="948A54" w:themeColor="background2" w:themeShade="80"/>
        </w:rPr>
        <w:t>。</w:t>
      </w:r>
      <w:r w:rsidRPr="0081585A">
        <w:rPr>
          <w:rFonts w:ascii="微软雅黑" w:eastAsia="微软雅黑" w:hAnsi="微软雅黑" w:hint="eastAsia"/>
        </w:rPr>
        <w:t>点击&gt;，</w:t>
      </w:r>
      <w:r w:rsidRPr="0081585A">
        <w:rPr>
          <w:rFonts w:ascii="微软雅黑" w:eastAsia="微软雅黑" w:hAnsi="微软雅黑"/>
        </w:rPr>
        <w:t>弹出选择</w:t>
      </w:r>
      <w:proofErr w:type="spellStart"/>
      <w:r w:rsidRPr="0081585A">
        <w:rPr>
          <w:rFonts w:ascii="微软雅黑" w:eastAsia="微软雅黑" w:hAnsi="微软雅黑" w:hint="eastAsia"/>
        </w:rPr>
        <w:t>Y</w:t>
      </w:r>
      <w:r w:rsidRPr="0081585A">
        <w:rPr>
          <w:rFonts w:ascii="微软雅黑" w:eastAsia="微软雅黑" w:hAnsi="微软雅黑"/>
        </w:rPr>
        <w:t>code</w:t>
      </w:r>
      <w:proofErr w:type="spellEnd"/>
      <w:r w:rsidRPr="0081585A">
        <w:rPr>
          <w:rFonts w:ascii="微软雅黑" w:eastAsia="微软雅黑" w:hAnsi="微软雅黑"/>
        </w:rPr>
        <w:t>弹框</w:t>
      </w:r>
      <w:r w:rsidRPr="0081585A">
        <w:rPr>
          <w:rFonts w:ascii="微软雅黑" w:eastAsia="微软雅黑" w:hAnsi="微软雅黑" w:hint="eastAsia"/>
        </w:rPr>
        <w:t>。</w:t>
      </w:r>
      <w:r w:rsidR="0065165B" w:rsidRPr="00842137">
        <w:rPr>
          <w:rFonts w:ascii="微软雅黑" w:eastAsia="微软雅黑" w:hAnsi="微软雅黑" w:hint="eastAsia"/>
          <w:color w:val="548DD4" w:themeColor="text2" w:themeTint="99"/>
        </w:rPr>
        <w:t>（12.17</w:t>
      </w:r>
      <w:r w:rsidR="0065165B">
        <w:rPr>
          <w:rFonts w:ascii="微软雅黑" w:eastAsia="微软雅黑" w:hAnsi="微软雅黑" w:hint="eastAsia"/>
          <w:color w:val="548DD4" w:themeColor="text2" w:themeTint="99"/>
        </w:rPr>
        <w:t>补充</w:t>
      </w:r>
      <w:r w:rsidR="0065165B" w:rsidRPr="00842137">
        <w:rPr>
          <w:rFonts w:ascii="微软雅黑" w:eastAsia="微软雅黑" w:hAnsi="微软雅黑" w:hint="eastAsia"/>
          <w:color w:val="548DD4" w:themeColor="text2" w:themeTint="99"/>
        </w:rPr>
        <w:t>）</w:t>
      </w:r>
    </w:p>
    <w:p w14:paraId="407FECAD" w14:textId="6BC90945" w:rsidR="00985145" w:rsidRPr="00985145" w:rsidRDefault="00985145" w:rsidP="00985145">
      <w:pPr>
        <w:pStyle w:val="ae"/>
        <w:ind w:left="360" w:firstLineChars="0" w:firstLine="0"/>
        <w:rPr>
          <w:rFonts w:ascii="微软雅黑" w:eastAsia="微软雅黑" w:hAnsi="微软雅黑"/>
          <w:color w:val="548DD4" w:themeColor="text2" w:themeTint="99"/>
        </w:rPr>
      </w:pPr>
      <w:proofErr w:type="gramStart"/>
      <w:r w:rsidRPr="00985145">
        <w:rPr>
          <w:rFonts w:ascii="微软雅黑" w:eastAsia="微软雅黑" w:hAnsi="微软雅黑"/>
        </w:rPr>
        <w:t>v</w:t>
      </w:r>
      <w:proofErr w:type="gramEnd"/>
      <w:r w:rsidRPr="00985145">
        <w:rPr>
          <w:rFonts w:ascii="微软雅黑" w:eastAsia="微软雅黑" w:hAnsi="微软雅黑"/>
        </w:rPr>
        <w:t>. 如果用户有</w:t>
      </w:r>
      <w:proofErr w:type="spellStart"/>
      <w:r w:rsidRPr="00985145">
        <w:rPr>
          <w:rFonts w:ascii="微软雅黑" w:eastAsia="微软雅黑" w:hAnsi="微软雅黑"/>
        </w:rPr>
        <w:t>ycode</w:t>
      </w:r>
      <w:proofErr w:type="spellEnd"/>
      <w:r w:rsidRPr="00985145">
        <w:rPr>
          <w:rFonts w:ascii="微软雅黑" w:eastAsia="微软雅黑" w:hAnsi="微软雅黑"/>
        </w:rPr>
        <w:t> 但是都不适用</w:t>
      </w:r>
      <w:r>
        <w:rPr>
          <w:rFonts w:ascii="微软雅黑" w:eastAsia="微软雅黑" w:hAnsi="微软雅黑" w:hint="eastAsia"/>
        </w:rPr>
        <w:t>，</w:t>
      </w:r>
      <w:r>
        <w:rPr>
          <w:rFonts w:ascii="微软雅黑" w:eastAsia="微软雅黑" w:hAnsi="微软雅黑"/>
        </w:rPr>
        <w:t>展示</w:t>
      </w:r>
      <w:r>
        <w:rPr>
          <w:rFonts w:ascii="微软雅黑" w:eastAsia="微软雅黑" w:hAnsi="微软雅黑" w:hint="eastAsia"/>
        </w:rPr>
        <w:t>【输入</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hint="eastAsia"/>
        </w:rPr>
        <w:t>】，</w:t>
      </w:r>
      <w:r>
        <w:rPr>
          <w:rFonts w:ascii="微软雅黑" w:eastAsia="微软雅黑" w:hAnsi="微软雅黑"/>
        </w:rPr>
        <w:t>逻辑同上述</w:t>
      </w:r>
      <w:proofErr w:type="spellStart"/>
      <w:r>
        <w:rPr>
          <w:rFonts w:ascii="微软雅黑" w:eastAsia="微软雅黑" w:hAnsi="微软雅黑" w:hint="eastAsia"/>
        </w:rPr>
        <w:t>i</w:t>
      </w:r>
      <w:proofErr w:type="spellEnd"/>
      <w:r>
        <w:rPr>
          <w:rFonts w:ascii="微软雅黑" w:eastAsia="微软雅黑" w:hAnsi="微软雅黑" w:hint="eastAsia"/>
        </w:rPr>
        <w:t>.(</w:t>
      </w:r>
      <w:r w:rsidRPr="00985145">
        <w:rPr>
          <w:rFonts w:ascii="微软雅黑" w:eastAsia="微软雅黑" w:hAnsi="微软雅黑" w:hint="eastAsia"/>
        </w:rPr>
        <w:t xml:space="preserve"> </w:t>
      </w:r>
      <w:r>
        <w:rPr>
          <w:rFonts w:ascii="微软雅黑" w:eastAsia="微软雅黑" w:hAnsi="微软雅黑" w:hint="eastAsia"/>
        </w:rPr>
        <w:t>用户</w:t>
      </w:r>
      <w:r>
        <w:rPr>
          <w:rFonts w:ascii="微软雅黑" w:eastAsia="微软雅黑" w:hAnsi="微软雅黑"/>
        </w:rPr>
        <w:t>无可用</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w:t>
      </w:r>
      <w:r w:rsidRPr="00985145">
        <w:rPr>
          <w:rFonts w:ascii="微软雅黑" w:eastAsia="微软雅黑" w:hAnsi="微软雅黑" w:hint="eastAsia"/>
          <w:color w:val="548DD4" w:themeColor="text2" w:themeTint="99"/>
        </w:rPr>
        <w:t xml:space="preserve"> </w:t>
      </w:r>
      <w:r w:rsidRPr="00842137">
        <w:rPr>
          <w:rFonts w:ascii="微软雅黑" w:eastAsia="微软雅黑" w:hAnsi="微软雅黑" w:hint="eastAsia"/>
          <w:color w:val="548DD4" w:themeColor="text2" w:themeTint="99"/>
        </w:rPr>
        <w:t>（12.17</w:t>
      </w:r>
      <w:r>
        <w:rPr>
          <w:rFonts w:ascii="微软雅黑" w:eastAsia="微软雅黑" w:hAnsi="微软雅黑" w:hint="eastAsia"/>
          <w:color w:val="548DD4" w:themeColor="text2" w:themeTint="99"/>
        </w:rPr>
        <w:t>补充</w:t>
      </w:r>
      <w:r w:rsidRPr="00842137">
        <w:rPr>
          <w:rFonts w:ascii="微软雅黑" w:eastAsia="微软雅黑" w:hAnsi="微软雅黑" w:hint="eastAsia"/>
          <w:color w:val="548DD4" w:themeColor="text2" w:themeTint="99"/>
        </w:rPr>
        <w:t>）</w:t>
      </w:r>
    </w:p>
    <w:p w14:paraId="67389BF4" w14:textId="77777777" w:rsidR="008E699A" w:rsidRDefault="007E29EC" w:rsidP="008E699A">
      <w:pPr>
        <w:pStyle w:val="ae"/>
        <w:ind w:left="360" w:firstLineChars="0" w:firstLine="0"/>
        <w:rPr>
          <w:rFonts w:ascii="微软雅黑" w:eastAsia="微软雅黑" w:hAnsi="微软雅黑"/>
        </w:rPr>
      </w:pPr>
      <w:r>
        <w:rPr>
          <w:rFonts w:ascii="微软雅黑" w:eastAsia="微软雅黑" w:hAnsi="微软雅黑"/>
        </w:rPr>
        <w:t>②</w:t>
      </w:r>
      <w:r w:rsidR="008E699A">
        <w:rPr>
          <w:rFonts w:ascii="微软雅黑" w:eastAsia="微软雅黑" w:hAnsi="微软雅黑" w:hint="eastAsia"/>
        </w:rPr>
        <w:t>红包</w:t>
      </w:r>
      <w:r w:rsidR="008E699A">
        <w:rPr>
          <w:rFonts w:ascii="微软雅黑" w:eastAsia="微软雅黑" w:hAnsi="微软雅黑"/>
        </w:rPr>
        <w:t>有</w:t>
      </w:r>
      <w:r w:rsidR="008E699A">
        <w:rPr>
          <w:rFonts w:ascii="微软雅黑" w:eastAsia="微软雅黑" w:hAnsi="微软雅黑" w:hint="eastAsia"/>
        </w:rPr>
        <w:t>三种</w:t>
      </w:r>
      <w:r w:rsidR="008E699A">
        <w:rPr>
          <w:rFonts w:ascii="微软雅黑" w:eastAsia="微软雅黑" w:hAnsi="微软雅黑"/>
        </w:rPr>
        <w:t>情况</w:t>
      </w:r>
    </w:p>
    <w:p w14:paraId="01C3C5FF" w14:textId="77777777" w:rsidR="001A3BEB" w:rsidRDefault="001A3BEB" w:rsidP="008E699A">
      <w:pPr>
        <w:pStyle w:val="ae"/>
        <w:ind w:left="360" w:firstLineChars="0" w:firstLine="0"/>
        <w:rPr>
          <w:rFonts w:ascii="微软雅黑" w:eastAsia="微软雅黑" w:hAnsi="微软雅黑"/>
        </w:rPr>
      </w:pPr>
      <w:r>
        <w:rPr>
          <w:noProof/>
        </w:rPr>
        <w:drawing>
          <wp:inline distT="0" distB="0" distL="0" distR="0" wp14:anchorId="0F77B8BD" wp14:editId="7EF6E507">
            <wp:extent cx="2228846" cy="2730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1938" cy="274654"/>
                    </a:xfrm>
                    <a:prstGeom prst="rect">
                      <a:avLst/>
                    </a:prstGeom>
                  </pic:spPr>
                </pic:pic>
              </a:graphicData>
            </a:graphic>
          </wp:inline>
        </w:drawing>
      </w:r>
    </w:p>
    <w:p w14:paraId="4E8F7FC2" w14:textId="77777777" w:rsidR="00B94ABD" w:rsidRDefault="008E699A" w:rsidP="008E699A">
      <w:pPr>
        <w:pStyle w:val="ae"/>
        <w:ind w:left="360" w:firstLineChars="0" w:firstLine="0"/>
        <w:rPr>
          <w:rFonts w:ascii="微软雅黑" w:eastAsia="微软雅黑" w:hAnsi="微软雅黑"/>
        </w:rPr>
      </w:pPr>
      <w:proofErr w:type="spellStart"/>
      <w:r>
        <w:rPr>
          <w:rFonts w:ascii="微软雅黑" w:eastAsia="微软雅黑" w:hAnsi="微软雅黑" w:hint="eastAsia"/>
        </w:rPr>
        <w:t>i</w:t>
      </w:r>
      <w:proofErr w:type="spellEnd"/>
      <w:r>
        <w:rPr>
          <w:rFonts w:ascii="微软雅黑" w:eastAsia="微软雅黑" w:hAnsi="微软雅黑"/>
        </w:rPr>
        <w:t>.</w:t>
      </w:r>
      <w:r w:rsidR="00B94ABD" w:rsidRPr="00B94ABD">
        <w:rPr>
          <w:rFonts w:hint="eastAsia"/>
        </w:rPr>
        <w:t xml:space="preserve"> </w:t>
      </w:r>
      <w:r w:rsidR="00B94ABD" w:rsidRPr="00B94ABD">
        <w:rPr>
          <w:rFonts w:ascii="微软雅黑" w:eastAsia="微软雅黑" w:hAnsi="微软雅黑" w:hint="eastAsia"/>
        </w:rPr>
        <w:t>用户无红包时，显示文案：</w:t>
      </w:r>
      <w:r w:rsidR="00B94ABD" w:rsidRPr="001679B6">
        <w:rPr>
          <w:rFonts w:ascii="微软雅黑" w:eastAsia="微软雅黑" w:hAnsi="微软雅黑" w:hint="eastAsia"/>
          <w:color w:val="948A54" w:themeColor="background2" w:themeShade="80"/>
        </w:rPr>
        <w:t>无可用红包</w:t>
      </w:r>
      <w:r w:rsidR="00B94ABD">
        <w:rPr>
          <w:rFonts w:ascii="微软雅黑" w:eastAsia="微软雅黑" w:hAnsi="微软雅黑" w:hint="eastAsia"/>
        </w:rPr>
        <w:t>。选择</w:t>
      </w:r>
      <w:r w:rsidR="00B94ABD">
        <w:rPr>
          <w:rFonts w:ascii="微软雅黑" w:eastAsia="微软雅黑" w:hAnsi="微软雅黑"/>
        </w:rPr>
        <w:t>置</w:t>
      </w:r>
      <w:proofErr w:type="gramStart"/>
      <w:r w:rsidR="00B94ABD">
        <w:rPr>
          <w:rFonts w:ascii="微软雅黑" w:eastAsia="微软雅黑" w:hAnsi="微软雅黑"/>
        </w:rPr>
        <w:t>灰不可</w:t>
      </w:r>
      <w:proofErr w:type="gramEnd"/>
      <w:r w:rsidR="00B94ABD">
        <w:rPr>
          <w:rFonts w:ascii="微软雅黑" w:eastAsia="微软雅黑" w:hAnsi="微软雅黑"/>
        </w:rPr>
        <w:t>点击。</w:t>
      </w:r>
    </w:p>
    <w:p w14:paraId="72251130" w14:textId="77777777" w:rsidR="001A3BEB" w:rsidRDefault="001A3BEB" w:rsidP="008E699A">
      <w:pPr>
        <w:pStyle w:val="ae"/>
        <w:ind w:left="360" w:firstLineChars="0" w:firstLine="0"/>
        <w:rPr>
          <w:rFonts w:ascii="微软雅黑" w:eastAsia="微软雅黑" w:hAnsi="微软雅黑"/>
        </w:rPr>
      </w:pPr>
      <w:r>
        <w:rPr>
          <w:noProof/>
        </w:rPr>
        <w:drawing>
          <wp:inline distT="0" distB="0" distL="0" distR="0" wp14:anchorId="60BD2A7D" wp14:editId="5413DB72">
            <wp:extent cx="2598699" cy="2984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4517" cy="299118"/>
                    </a:xfrm>
                    <a:prstGeom prst="rect">
                      <a:avLst/>
                    </a:prstGeom>
                  </pic:spPr>
                </pic:pic>
              </a:graphicData>
            </a:graphic>
          </wp:inline>
        </w:drawing>
      </w:r>
      <w:r w:rsidRPr="001A3BEB">
        <w:rPr>
          <w:noProof/>
        </w:rPr>
        <w:t xml:space="preserve"> </w:t>
      </w:r>
      <w:r>
        <w:rPr>
          <w:noProof/>
        </w:rPr>
        <w:drawing>
          <wp:inline distT="0" distB="0" distL="0" distR="0" wp14:anchorId="18D67CAF" wp14:editId="7779F7FF">
            <wp:extent cx="2463800" cy="3124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6954" cy="317885"/>
                    </a:xfrm>
                    <a:prstGeom prst="rect">
                      <a:avLst/>
                    </a:prstGeom>
                  </pic:spPr>
                </pic:pic>
              </a:graphicData>
            </a:graphic>
          </wp:inline>
        </w:drawing>
      </w:r>
    </w:p>
    <w:p w14:paraId="7F2681B1" w14:textId="77777777" w:rsidR="0081585A" w:rsidRDefault="008E699A" w:rsidP="00600BA8">
      <w:pPr>
        <w:pStyle w:val="ae"/>
        <w:ind w:left="360" w:firstLineChars="0" w:firstLine="0"/>
        <w:rPr>
          <w:rFonts w:ascii="微软雅黑" w:eastAsia="微软雅黑" w:hAnsi="微软雅黑"/>
        </w:rPr>
      </w:pPr>
      <w:r>
        <w:rPr>
          <w:rFonts w:ascii="微软雅黑" w:eastAsia="微软雅黑" w:hAnsi="微软雅黑"/>
        </w:rPr>
        <w:t>ii.</w:t>
      </w:r>
      <w:r w:rsidR="00B94ABD" w:rsidRPr="00B94ABD">
        <w:rPr>
          <w:rFonts w:hint="eastAsia"/>
        </w:rPr>
        <w:t xml:space="preserve"> </w:t>
      </w:r>
      <w:r w:rsidR="00B94ABD" w:rsidRPr="00B94ABD">
        <w:rPr>
          <w:rFonts w:ascii="微软雅黑" w:eastAsia="微软雅黑" w:hAnsi="微软雅黑" w:hint="eastAsia"/>
        </w:rPr>
        <w:t>有红包但没有达到使用条件，文案显示“</w:t>
      </w:r>
      <w:r w:rsidR="00B94ABD" w:rsidRPr="001679B6">
        <w:rPr>
          <w:rFonts w:ascii="微软雅黑" w:eastAsia="微软雅黑" w:hAnsi="微软雅黑" w:hint="eastAsia"/>
          <w:color w:val="948A54" w:themeColor="background2" w:themeShade="80"/>
        </w:rPr>
        <w:t>满xx元可使用红包</w:t>
      </w:r>
      <w:r w:rsidR="00B94ABD" w:rsidRPr="00B94ABD">
        <w:rPr>
          <w:rFonts w:ascii="微软雅黑" w:eastAsia="微软雅黑" w:hAnsi="微软雅黑" w:hint="eastAsia"/>
        </w:rPr>
        <w:t>”，xx</w:t>
      </w:r>
      <w:r w:rsidR="00A306CB">
        <w:rPr>
          <w:rFonts w:ascii="微软雅黑" w:eastAsia="微软雅黑" w:hAnsi="微软雅黑" w:hint="eastAsia"/>
        </w:rPr>
        <w:t>为可使用</w:t>
      </w:r>
      <w:r w:rsidR="00A306CB">
        <w:rPr>
          <w:rFonts w:ascii="微软雅黑" w:eastAsia="微软雅黑" w:hAnsi="微软雅黑"/>
        </w:rPr>
        <w:t>红包的</w:t>
      </w:r>
      <w:r w:rsidR="00A306CB">
        <w:rPr>
          <w:rFonts w:ascii="微软雅黑" w:eastAsia="微软雅黑" w:hAnsi="微软雅黑" w:hint="eastAsia"/>
        </w:rPr>
        <w:t>最低</w:t>
      </w:r>
      <w:r w:rsidR="00A306CB">
        <w:rPr>
          <w:rFonts w:ascii="微软雅黑" w:eastAsia="微软雅黑" w:hAnsi="微软雅黑"/>
        </w:rPr>
        <w:t>出借金额</w:t>
      </w:r>
      <w:r w:rsidR="00A306CB">
        <w:rPr>
          <w:rFonts w:ascii="微软雅黑" w:eastAsia="微软雅黑" w:hAnsi="微软雅黑" w:hint="eastAsia"/>
        </w:rPr>
        <w:t>（这里</w:t>
      </w:r>
      <w:r w:rsidR="00A306CB">
        <w:rPr>
          <w:rFonts w:ascii="微软雅黑" w:eastAsia="微软雅黑" w:hAnsi="微软雅黑"/>
        </w:rPr>
        <w:t>优先展示最小的最低</w:t>
      </w:r>
      <w:r w:rsidR="00A306CB">
        <w:rPr>
          <w:rFonts w:ascii="微软雅黑" w:eastAsia="微软雅黑" w:hAnsi="微软雅黑" w:hint="eastAsia"/>
        </w:rPr>
        <w:t>出借</w:t>
      </w:r>
      <w:r w:rsidR="00A306CB">
        <w:rPr>
          <w:rFonts w:ascii="微软雅黑" w:eastAsia="微软雅黑" w:hAnsi="微软雅黑"/>
        </w:rPr>
        <w:t>金额</w:t>
      </w:r>
      <w:r w:rsidR="00A306CB">
        <w:rPr>
          <w:rFonts w:ascii="微软雅黑" w:eastAsia="微软雅黑" w:hAnsi="微软雅黑" w:hint="eastAsia"/>
        </w:rPr>
        <w:t>）</w:t>
      </w:r>
      <w:r w:rsidR="00B94ABD" w:rsidRPr="00B94ABD">
        <w:rPr>
          <w:rFonts w:ascii="微软雅黑" w:eastAsia="微软雅黑" w:hAnsi="微软雅黑" w:hint="eastAsia"/>
        </w:rPr>
        <w:t>；</w:t>
      </w:r>
      <w:r w:rsidR="00600BA8" w:rsidRPr="00B94ABD">
        <w:rPr>
          <w:rFonts w:ascii="微软雅黑" w:eastAsia="微软雅黑" w:hAnsi="微软雅黑" w:hint="eastAsia"/>
        </w:rPr>
        <w:t>点击&gt;</w:t>
      </w:r>
      <w:r w:rsidR="00600BA8">
        <w:rPr>
          <w:rFonts w:ascii="微软雅黑" w:eastAsia="微软雅黑" w:hAnsi="微软雅黑" w:hint="eastAsia"/>
        </w:rPr>
        <w:t>，</w:t>
      </w:r>
      <w:r w:rsidR="00600BA8">
        <w:rPr>
          <w:rFonts w:ascii="微软雅黑" w:eastAsia="微软雅黑" w:hAnsi="微软雅黑"/>
        </w:rPr>
        <w:t>弹出选择</w:t>
      </w:r>
      <w:r w:rsidR="00600BA8">
        <w:rPr>
          <w:rFonts w:ascii="微软雅黑" w:eastAsia="微软雅黑" w:hAnsi="微软雅黑" w:hint="eastAsia"/>
        </w:rPr>
        <w:t>红包</w:t>
      </w:r>
      <w:r w:rsidR="00600BA8">
        <w:rPr>
          <w:rFonts w:ascii="微软雅黑" w:eastAsia="微软雅黑" w:hAnsi="微软雅黑"/>
        </w:rPr>
        <w:t>弹框</w:t>
      </w:r>
      <w:r w:rsidR="00600BA8" w:rsidRPr="00B94ABD">
        <w:rPr>
          <w:rFonts w:ascii="微软雅黑" w:eastAsia="微软雅黑" w:hAnsi="微软雅黑" w:hint="eastAsia"/>
        </w:rPr>
        <w:t>。</w:t>
      </w:r>
    </w:p>
    <w:p w14:paraId="13115BDF" w14:textId="1760BCC9" w:rsidR="00600BA8" w:rsidRDefault="008E699A" w:rsidP="00600BA8">
      <w:pPr>
        <w:pStyle w:val="ae"/>
        <w:ind w:left="360" w:firstLineChars="0" w:firstLine="0"/>
        <w:rPr>
          <w:rFonts w:ascii="微软雅黑" w:eastAsia="微软雅黑" w:hAnsi="微软雅黑"/>
        </w:rPr>
      </w:pPr>
      <w:r>
        <w:rPr>
          <w:rFonts w:ascii="微软雅黑" w:eastAsia="微软雅黑" w:hAnsi="微软雅黑"/>
        </w:rPr>
        <w:t>iii</w:t>
      </w:r>
      <w:r>
        <w:rPr>
          <w:rFonts w:ascii="微软雅黑" w:eastAsia="微软雅黑" w:hAnsi="微软雅黑" w:hint="eastAsia"/>
        </w:rPr>
        <w:t>.</w:t>
      </w:r>
      <w:r w:rsidR="00B94ABD" w:rsidRPr="00B94ABD">
        <w:rPr>
          <w:rFonts w:hint="eastAsia"/>
        </w:rPr>
        <w:t xml:space="preserve"> </w:t>
      </w:r>
      <w:r w:rsidR="001679B6">
        <w:rPr>
          <w:rFonts w:ascii="微软雅黑" w:eastAsia="微软雅黑" w:hAnsi="微软雅黑" w:hint="eastAsia"/>
        </w:rPr>
        <w:t>用户有可用红包（即输入</w:t>
      </w:r>
      <w:r w:rsidR="00B94ABD" w:rsidRPr="00B94ABD">
        <w:rPr>
          <w:rFonts w:ascii="微软雅黑" w:eastAsia="微软雅黑" w:hAnsi="微软雅黑" w:hint="eastAsia"/>
        </w:rPr>
        <w:t>金额</w:t>
      </w:r>
      <w:r w:rsidR="001679B6">
        <w:rPr>
          <w:rFonts w:ascii="微软雅黑" w:eastAsia="微软雅黑" w:hAnsi="微软雅黑" w:hint="eastAsia"/>
        </w:rPr>
        <w:t>&gt;</w:t>
      </w:r>
      <w:r w:rsidR="00A306CB">
        <w:rPr>
          <w:rFonts w:ascii="微软雅黑" w:eastAsia="微软雅黑" w:hAnsi="微软雅黑"/>
        </w:rPr>
        <w:t>使用</w:t>
      </w:r>
      <w:r w:rsidR="001679B6">
        <w:rPr>
          <w:rFonts w:ascii="微软雅黑" w:eastAsia="微软雅黑" w:hAnsi="微软雅黑" w:hint="eastAsia"/>
        </w:rPr>
        <w:t>红包</w:t>
      </w:r>
      <w:r w:rsidR="00A306CB">
        <w:rPr>
          <w:rFonts w:ascii="微软雅黑" w:eastAsia="微软雅黑" w:hAnsi="微软雅黑" w:hint="eastAsia"/>
        </w:rPr>
        <w:t>最低</w:t>
      </w:r>
      <w:r w:rsidR="00A306CB">
        <w:rPr>
          <w:rFonts w:ascii="微软雅黑" w:eastAsia="微软雅黑" w:hAnsi="微软雅黑"/>
        </w:rPr>
        <w:t>出借</w:t>
      </w:r>
      <w:r w:rsidR="001679B6">
        <w:rPr>
          <w:rFonts w:ascii="微软雅黑" w:eastAsia="微软雅黑" w:hAnsi="微软雅黑"/>
        </w:rPr>
        <w:t>金额</w:t>
      </w:r>
      <w:r w:rsidR="00B94ABD" w:rsidRPr="00B94ABD">
        <w:rPr>
          <w:rFonts w:ascii="微软雅黑" w:eastAsia="微软雅黑" w:hAnsi="微软雅黑" w:hint="eastAsia"/>
        </w:rPr>
        <w:t>），显示：</w:t>
      </w:r>
      <w:r w:rsidR="00B94ABD" w:rsidRPr="001679B6">
        <w:rPr>
          <w:rFonts w:ascii="微软雅黑" w:eastAsia="微软雅黑" w:hAnsi="微软雅黑" w:hint="eastAsia"/>
          <w:color w:val="948A54" w:themeColor="background2" w:themeShade="80"/>
        </w:rPr>
        <w:t>-{抵扣红包金额</w:t>
      </w:r>
      <w:proofErr w:type="gramStart"/>
      <w:r w:rsidR="00B94ABD" w:rsidRPr="001679B6">
        <w:rPr>
          <w:rFonts w:ascii="微软雅黑" w:eastAsia="微软雅黑" w:hAnsi="微软雅黑" w:hint="eastAsia"/>
          <w:color w:val="948A54" w:themeColor="background2" w:themeShade="80"/>
        </w:rPr>
        <w:t>}</w:t>
      </w:r>
      <w:r w:rsidR="00B94ABD" w:rsidRPr="00B94ABD">
        <w:rPr>
          <w:rFonts w:ascii="微软雅黑" w:eastAsia="微软雅黑" w:hAnsi="微软雅黑" w:hint="eastAsia"/>
        </w:rPr>
        <w:t>元</w:t>
      </w:r>
      <w:proofErr w:type="gramEnd"/>
      <w:r w:rsidR="00B94ABD" w:rsidRPr="00B94ABD">
        <w:rPr>
          <w:rFonts w:ascii="微软雅黑" w:eastAsia="微软雅黑" w:hAnsi="微软雅黑" w:hint="eastAsia"/>
        </w:rPr>
        <w:t>，</w:t>
      </w:r>
      <w:r w:rsidR="0051530A">
        <w:rPr>
          <w:rFonts w:ascii="微软雅黑" w:eastAsia="微软雅黑" w:hAnsi="微软雅黑" w:hint="eastAsia"/>
        </w:rPr>
        <w:t>合并</w:t>
      </w:r>
      <w:r w:rsidR="0051530A">
        <w:rPr>
          <w:rFonts w:ascii="微软雅黑" w:eastAsia="微软雅黑" w:hAnsi="微软雅黑"/>
        </w:rPr>
        <w:t>多个红包时显示</w:t>
      </w:r>
      <w:r w:rsidR="0051530A">
        <w:rPr>
          <w:rFonts w:ascii="微软雅黑" w:eastAsia="微软雅黑" w:hAnsi="微软雅黑" w:hint="eastAsia"/>
        </w:rPr>
        <w:t>合并后</w:t>
      </w:r>
      <w:r w:rsidR="0051530A">
        <w:rPr>
          <w:rFonts w:ascii="微软雅黑" w:eastAsia="微软雅黑" w:hAnsi="微软雅黑"/>
        </w:rPr>
        <w:t>总额</w:t>
      </w:r>
      <w:r w:rsidR="0081585A">
        <w:rPr>
          <w:rFonts w:ascii="微软雅黑" w:eastAsia="微软雅黑" w:hAnsi="微软雅黑" w:hint="eastAsia"/>
        </w:rPr>
        <w:t>。</w:t>
      </w:r>
      <w:r w:rsidR="00B94ABD" w:rsidRPr="00B94ABD">
        <w:rPr>
          <w:rFonts w:ascii="微软雅黑" w:eastAsia="微软雅黑" w:hAnsi="微软雅黑" w:hint="eastAsia"/>
        </w:rPr>
        <w:t>点击&gt;</w:t>
      </w:r>
      <w:r w:rsidR="00600BA8">
        <w:rPr>
          <w:rFonts w:ascii="微软雅黑" w:eastAsia="微软雅黑" w:hAnsi="微软雅黑" w:hint="eastAsia"/>
        </w:rPr>
        <w:t>，</w:t>
      </w:r>
      <w:r w:rsidR="00600BA8">
        <w:rPr>
          <w:rFonts w:ascii="微软雅黑" w:eastAsia="微软雅黑" w:hAnsi="微软雅黑"/>
        </w:rPr>
        <w:t>弹出选择</w:t>
      </w:r>
      <w:r w:rsidR="00600BA8">
        <w:rPr>
          <w:rFonts w:ascii="微软雅黑" w:eastAsia="微软雅黑" w:hAnsi="微软雅黑" w:hint="eastAsia"/>
        </w:rPr>
        <w:t>红包</w:t>
      </w:r>
      <w:r w:rsidR="00600BA8">
        <w:rPr>
          <w:rFonts w:ascii="微软雅黑" w:eastAsia="微软雅黑" w:hAnsi="微软雅黑"/>
        </w:rPr>
        <w:t>弹框</w:t>
      </w:r>
      <w:r w:rsidR="00600BA8" w:rsidRPr="00B94ABD">
        <w:rPr>
          <w:rFonts w:ascii="微软雅黑" w:eastAsia="微软雅黑" w:hAnsi="微软雅黑" w:hint="eastAsia"/>
        </w:rPr>
        <w:t>。</w:t>
      </w:r>
      <w:r w:rsidR="0081585A">
        <w:rPr>
          <w:rFonts w:ascii="微软雅黑" w:eastAsia="微软雅黑" w:hAnsi="微软雅黑" w:hint="eastAsia"/>
        </w:rPr>
        <w:t>红包推荐选择</w:t>
      </w:r>
      <w:r w:rsidR="0081585A">
        <w:rPr>
          <w:rFonts w:ascii="微软雅黑" w:eastAsia="微软雅黑" w:hAnsi="微软雅黑"/>
        </w:rPr>
        <w:t>：</w:t>
      </w:r>
      <w:r w:rsidR="007265E1">
        <w:rPr>
          <w:rFonts w:ascii="微软雅黑" w:eastAsia="微软雅黑" w:hAnsi="微软雅黑" w:hint="eastAsia"/>
        </w:rPr>
        <w:t>延用现有</w:t>
      </w:r>
      <w:r w:rsidR="007265E1">
        <w:rPr>
          <w:rFonts w:ascii="微软雅黑" w:eastAsia="微软雅黑" w:hAnsi="微软雅黑"/>
        </w:rPr>
        <w:t>推荐</w:t>
      </w:r>
      <w:r w:rsidR="007265E1">
        <w:rPr>
          <w:rFonts w:ascii="微软雅黑" w:eastAsia="微软雅黑" w:hAnsi="微软雅黑" w:hint="eastAsia"/>
        </w:rPr>
        <w:t>算法</w:t>
      </w:r>
      <w:r w:rsidR="007265E1">
        <w:rPr>
          <w:rFonts w:ascii="微软雅黑" w:eastAsia="微软雅黑" w:hAnsi="微软雅黑"/>
        </w:rPr>
        <w:t>逻辑</w:t>
      </w:r>
      <w:r w:rsidR="007265E1">
        <w:rPr>
          <w:rFonts w:ascii="微软雅黑" w:eastAsia="微软雅黑" w:hAnsi="微软雅黑" w:hint="eastAsia"/>
        </w:rPr>
        <w:t>。</w:t>
      </w:r>
    </w:p>
    <w:p w14:paraId="60BF587E" w14:textId="67EE942B" w:rsidR="0081585A" w:rsidRDefault="0081585A" w:rsidP="00600BA8">
      <w:pPr>
        <w:pStyle w:val="ae"/>
        <w:ind w:left="360" w:firstLineChars="0" w:firstLine="0"/>
        <w:rPr>
          <w:rFonts w:ascii="微软雅黑" w:eastAsia="微软雅黑" w:hAnsi="微软雅黑"/>
        </w:rPr>
      </w:pPr>
      <w:r>
        <w:rPr>
          <w:rFonts w:ascii="微软雅黑" w:eastAsia="微软雅黑" w:hAnsi="微软雅黑"/>
        </w:rPr>
        <w:t>i</w:t>
      </w:r>
      <w:r>
        <w:rPr>
          <w:rFonts w:ascii="微软雅黑" w:eastAsia="微软雅黑" w:hAnsi="微软雅黑" w:hint="eastAsia"/>
        </w:rPr>
        <w:t>v.</w:t>
      </w:r>
      <w:r>
        <w:rPr>
          <w:rFonts w:ascii="微软雅黑" w:eastAsia="微软雅黑" w:hAnsi="微软雅黑"/>
        </w:rPr>
        <w:t xml:space="preserve"> VIP</w:t>
      </w:r>
      <w:r>
        <w:rPr>
          <w:rFonts w:ascii="微软雅黑" w:eastAsia="微软雅黑" w:hAnsi="微软雅黑" w:hint="eastAsia"/>
        </w:rPr>
        <w:t>用户红包推荐</w:t>
      </w:r>
    </w:p>
    <w:p w14:paraId="54F2F25E" w14:textId="39E15D8F" w:rsidR="00704A1F" w:rsidRPr="00704A1F" w:rsidRDefault="00704A1F" w:rsidP="00704A1F">
      <w:pPr>
        <w:rPr>
          <w:rFonts w:ascii="微软雅黑" w:eastAsia="微软雅黑" w:hAnsi="微软雅黑"/>
        </w:rPr>
      </w:pPr>
      <w:r w:rsidRPr="00704A1F">
        <w:rPr>
          <w:rFonts w:ascii="微软雅黑" w:eastAsia="微软雅黑" w:hAnsi="微软雅黑"/>
        </w:rPr>
        <w:tab/>
      </w:r>
      <w:r w:rsidR="00F3222E">
        <w:rPr>
          <w:rFonts w:ascii="微软雅黑" w:eastAsia="微软雅黑" w:hAnsi="微软雅黑"/>
        </w:rPr>
        <w:t xml:space="preserve">   </w:t>
      </w:r>
      <w:r w:rsidR="000D103A">
        <w:rPr>
          <w:rFonts w:ascii="微软雅黑" w:eastAsia="微软雅黑" w:hAnsi="微软雅黑"/>
        </w:rPr>
        <w:t>VIP</w:t>
      </w:r>
      <w:r w:rsidR="000D103A">
        <w:rPr>
          <w:rFonts w:ascii="微软雅黑" w:eastAsia="微软雅黑" w:hAnsi="微软雅黑" w:hint="eastAsia"/>
        </w:rPr>
        <w:t>可以</w:t>
      </w:r>
      <w:r w:rsidR="000D103A">
        <w:rPr>
          <w:rFonts w:ascii="微软雅黑" w:eastAsia="微软雅黑" w:hAnsi="微软雅黑"/>
        </w:rPr>
        <w:t>合并使用红包，</w:t>
      </w:r>
      <w:r>
        <w:rPr>
          <w:rFonts w:ascii="微软雅黑" w:eastAsia="微软雅黑" w:hAnsi="微软雅黑" w:hint="eastAsia"/>
        </w:rPr>
        <w:t>用户</w:t>
      </w:r>
      <w:r w:rsidRPr="00704A1F">
        <w:rPr>
          <w:rFonts w:ascii="微软雅黑" w:eastAsia="微软雅黑" w:hAnsi="微软雅黑" w:hint="eastAsia"/>
        </w:rPr>
        <w:t>输入加入金额，需要按算法帮用户</w:t>
      </w:r>
      <w:proofErr w:type="gramStart"/>
      <w:r w:rsidRPr="00704A1F">
        <w:rPr>
          <w:rFonts w:ascii="微软雅黑" w:eastAsia="微软雅黑" w:hAnsi="微软雅黑" w:hint="eastAsia"/>
        </w:rPr>
        <w:t>推荐勾选红包</w:t>
      </w:r>
      <w:proofErr w:type="gramEnd"/>
      <w:r w:rsidRPr="00704A1F">
        <w:rPr>
          <w:rFonts w:ascii="微软雅黑" w:eastAsia="微软雅黑" w:hAnsi="微软雅黑" w:hint="eastAsia"/>
        </w:rPr>
        <w:t>，规则如下：</w:t>
      </w:r>
    </w:p>
    <w:p w14:paraId="7B71270A" w14:textId="412345F4" w:rsidR="00704A1F" w:rsidRDefault="00704A1F" w:rsidP="00B97F4A">
      <w:pPr>
        <w:pStyle w:val="ae"/>
        <w:numPr>
          <w:ilvl w:val="0"/>
          <w:numId w:val="9"/>
        </w:numPr>
        <w:ind w:firstLineChars="0"/>
        <w:rPr>
          <w:rFonts w:ascii="微软雅黑" w:eastAsia="微软雅黑" w:hAnsi="微软雅黑"/>
        </w:rPr>
      </w:pPr>
      <w:r w:rsidRPr="00704A1F">
        <w:rPr>
          <w:rFonts w:ascii="微软雅黑" w:eastAsia="微软雅黑" w:hAnsi="微软雅黑" w:hint="eastAsia"/>
        </w:rPr>
        <w:lastRenderedPageBreak/>
        <w:t>抵扣金额最大优先：需使用推荐算法，</w:t>
      </w:r>
      <w:r>
        <w:rPr>
          <w:rFonts w:ascii="微软雅黑" w:eastAsia="微软雅黑" w:hAnsi="微软雅黑" w:hint="eastAsia"/>
        </w:rPr>
        <w:t>计算用户当前投资额能使用的最优红包组合，该组合能使抵扣金额最大。</w:t>
      </w:r>
    </w:p>
    <w:p w14:paraId="15CF0C4C" w14:textId="3770721D" w:rsidR="000D103A" w:rsidRPr="00273F86" w:rsidRDefault="00704A1F" w:rsidP="00B97F4A">
      <w:pPr>
        <w:pStyle w:val="ae"/>
        <w:numPr>
          <w:ilvl w:val="0"/>
          <w:numId w:val="9"/>
        </w:numPr>
        <w:ind w:firstLineChars="0"/>
        <w:rPr>
          <w:rFonts w:ascii="微软雅黑" w:eastAsia="微软雅黑" w:hAnsi="微软雅黑"/>
        </w:rPr>
      </w:pPr>
      <w:r w:rsidRPr="00704A1F">
        <w:rPr>
          <w:rFonts w:ascii="微软雅黑" w:eastAsia="微软雅黑" w:hAnsi="微软雅黑" w:hint="eastAsia"/>
        </w:rPr>
        <w:t>有效期次之：最低使用金额与抵扣比例相同的两个红包，临近过期的优先使用；有效期相同则随机选取。</w:t>
      </w:r>
    </w:p>
    <w:p w14:paraId="1BFE3030" w14:textId="77777777" w:rsidR="00BA7430" w:rsidRDefault="00BA7430" w:rsidP="00B94ABD">
      <w:pPr>
        <w:pStyle w:val="ae"/>
        <w:ind w:left="360" w:firstLineChars="0" w:firstLine="0"/>
        <w:rPr>
          <w:rFonts w:ascii="微软雅黑" w:eastAsia="微软雅黑" w:hAnsi="微软雅黑"/>
        </w:rPr>
      </w:pPr>
      <w:r>
        <w:rPr>
          <w:rFonts w:ascii="微软雅黑" w:eastAsia="微软雅黑" w:hAnsi="微软雅黑" w:hint="eastAsia"/>
        </w:rPr>
        <w:t>6.优惠券</w:t>
      </w:r>
      <w:r>
        <w:rPr>
          <w:rFonts w:ascii="微软雅黑" w:eastAsia="微软雅黑" w:hAnsi="微软雅黑"/>
        </w:rPr>
        <w:t>弹框</w:t>
      </w:r>
    </w:p>
    <w:p w14:paraId="018B616E" w14:textId="307DD0EA" w:rsidR="004060FD" w:rsidRDefault="00B673D6" w:rsidP="00B94ABD">
      <w:pPr>
        <w:pStyle w:val="ae"/>
        <w:ind w:left="360" w:firstLineChars="0" w:firstLine="0"/>
        <w:rPr>
          <w:rFonts w:ascii="微软雅黑" w:eastAsia="微软雅黑" w:hAnsi="微软雅黑"/>
        </w:rPr>
      </w:pPr>
      <w:r>
        <w:rPr>
          <w:noProof/>
        </w:rPr>
        <w:drawing>
          <wp:inline distT="0" distB="0" distL="0" distR="0" wp14:anchorId="025A07F0" wp14:editId="36317554">
            <wp:extent cx="3489306" cy="1318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5384"/>
                    <a:stretch/>
                  </pic:blipFill>
                  <pic:spPr bwMode="auto">
                    <a:xfrm>
                      <a:off x="0" y="0"/>
                      <a:ext cx="3489306" cy="1318260"/>
                    </a:xfrm>
                    <a:prstGeom prst="rect">
                      <a:avLst/>
                    </a:prstGeom>
                    <a:ln>
                      <a:noFill/>
                    </a:ln>
                    <a:extLst>
                      <a:ext uri="{53640926-AAD7-44D8-BBD7-CCE9431645EC}">
                        <a14:shadowObscured xmlns:a14="http://schemas.microsoft.com/office/drawing/2010/main"/>
                      </a:ext>
                    </a:extLst>
                  </pic:spPr>
                </pic:pic>
              </a:graphicData>
            </a:graphic>
          </wp:inline>
        </w:drawing>
      </w:r>
      <w:r w:rsidR="00C019FE">
        <w:rPr>
          <w:noProof/>
        </w:rPr>
        <w:drawing>
          <wp:inline distT="0" distB="0" distL="0" distR="0" wp14:anchorId="65C46FAE" wp14:editId="3BFD5BC6">
            <wp:extent cx="1475382" cy="103074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80705" cy="1034465"/>
                    </a:xfrm>
                    <a:prstGeom prst="rect">
                      <a:avLst/>
                    </a:prstGeom>
                  </pic:spPr>
                </pic:pic>
              </a:graphicData>
            </a:graphic>
          </wp:inline>
        </w:drawing>
      </w:r>
    </w:p>
    <w:p w14:paraId="5B257115" w14:textId="77777777" w:rsidR="00FB05C2" w:rsidRDefault="00FB05C2" w:rsidP="00B94ABD">
      <w:pPr>
        <w:pStyle w:val="ae"/>
        <w:ind w:left="360" w:firstLineChars="0" w:firstLine="0"/>
        <w:rPr>
          <w:rFonts w:ascii="微软雅黑" w:eastAsia="微软雅黑" w:hAnsi="微软雅黑"/>
        </w:rPr>
      </w:pPr>
      <w:r>
        <w:rPr>
          <w:rFonts w:ascii="微软雅黑" w:eastAsia="微软雅黑" w:hAnsi="微软雅黑" w:hint="eastAsia"/>
        </w:rPr>
        <w:t>①</w:t>
      </w:r>
      <w:r w:rsidR="00922A51">
        <w:rPr>
          <w:rFonts w:ascii="微软雅黑" w:eastAsia="微软雅黑" w:hAnsi="微软雅黑" w:hint="eastAsia"/>
        </w:rPr>
        <w:t>选择</w:t>
      </w:r>
      <w:proofErr w:type="spellStart"/>
      <w:r w:rsidR="0032589E">
        <w:rPr>
          <w:rFonts w:ascii="微软雅黑" w:eastAsia="微软雅黑" w:hAnsi="微软雅黑"/>
        </w:rPr>
        <w:t>Ycode</w:t>
      </w:r>
      <w:proofErr w:type="spellEnd"/>
      <w:r w:rsidR="00922A51">
        <w:rPr>
          <w:rFonts w:ascii="微软雅黑" w:eastAsia="微软雅黑" w:hAnsi="微软雅黑" w:hint="eastAsia"/>
        </w:rPr>
        <w:t>弹框</w:t>
      </w:r>
    </w:p>
    <w:p w14:paraId="2BC2A726" w14:textId="5D921D6B" w:rsidR="00C019FE" w:rsidRPr="00333F8F" w:rsidRDefault="006A0C73" w:rsidP="00333F8F">
      <w:pPr>
        <w:pStyle w:val="ae"/>
        <w:ind w:left="360" w:firstLineChars="0" w:firstLine="0"/>
        <w:rPr>
          <w:rFonts w:ascii="微软雅黑" w:eastAsia="微软雅黑" w:hAnsi="微软雅黑"/>
          <w:color w:val="548DD4" w:themeColor="text2" w:themeTint="99"/>
        </w:rPr>
      </w:pPr>
      <w:proofErr w:type="spellStart"/>
      <w:r>
        <w:rPr>
          <w:rFonts w:ascii="微软雅黑" w:eastAsia="微软雅黑" w:hAnsi="微软雅黑" w:hint="eastAsia"/>
        </w:rPr>
        <w:t>i</w:t>
      </w:r>
      <w:proofErr w:type="spellEnd"/>
      <w:r>
        <w:rPr>
          <w:rFonts w:ascii="微软雅黑" w:eastAsia="微软雅黑" w:hAnsi="微软雅黑"/>
        </w:rPr>
        <w:t>.</w:t>
      </w:r>
      <w:r>
        <w:rPr>
          <w:rFonts w:ascii="微软雅黑" w:eastAsia="微软雅黑" w:hAnsi="微软雅黑" w:hint="eastAsia"/>
        </w:rPr>
        <w:t>用户</w:t>
      </w:r>
      <w:r>
        <w:rPr>
          <w:rFonts w:ascii="微软雅黑" w:eastAsia="微软雅黑" w:hAnsi="微软雅黑"/>
        </w:rPr>
        <w:t>点击</w:t>
      </w:r>
      <w:r>
        <w:rPr>
          <w:rFonts w:ascii="微软雅黑" w:eastAsia="微软雅黑" w:hAnsi="微软雅黑" w:hint="eastAsia"/>
        </w:rPr>
        <w:t>【</w:t>
      </w:r>
      <w:r w:rsidR="00C019FE">
        <w:rPr>
          <w:rFonts w:ascii="微软雅黑" w:eastAsia="微软雅黑" w:hAnsi="微软雅黑" w:hint="eastAsia"/>
        </w:rPr>
        <w:t>输入</w:t>
      </w:r>
      <w:proofErr w:type="spellStart"/>
      <w:r w:rsidR="00C019FE">
        <w:rPr>
          <w:rFonts w:ascii="微软雅黑" w:eastAsia="微软雅黑" w:hAnsi="微软雅黑" w:hint="eastAsia"/>
        </w:rPr>
        <w:t>Y</w:t>
      </w:r>
      <w:r w:rsidR="00C019FE">
        <w:rPr>
          <w:rFonts w:ascii="微软雅黑" w:eastAsia="微软雅黑" w:hAnsi="微软雅黑"/>
        </w:rPr>
        <w:t>code</w:t>
      </w:r>
      <w:proofErr w:type="spellEnd"/>
      <w:r>
        <w:rPr>
          <w:rFonts w:ascii="微软雅黑" w:eastAsia="微软雅黑" w:hAnsi="微软雅黑" w:hint="eastAsia"/>
        </w:rPr>
        <w:t>】，</w:t>
      </w:r>
      <w:r w:rsidR="00C019FE">
        <w:rPr>
          <w:rFonts w:ascii="微软雅黑" w:eastAsia="微软雅黑" w:hAnsi="微软雅黑"/>
        </w:rPr>
        <w:t>弹出</w:t>
      </w:r>
      <w:r w:rsidR="00C019FE">
        <w:rPr>
          <w:rFonts w:ascii="微软雅黑" w:eastAsia="微软雅黑" w:hAnsi="微软雅黑" w:hint="eastAsia"/>
        </w:rPr>
        <w:t>输入</w:t>
      </w:r>
      <w:r w:rsidR="00C019FE">
        <w:rPr>
          <w:rFonts w:ascii="微软雅黑" w:eastAsia="微软雅黑" w:hAnsi="微软雅黑"/>
        </w:rPr>
        <w:t>弹窗。点击</w:t>
      </w:r>
      <w:r w:rsidR="00C019FE">
        <w:rPr>
          <w:rFonts w:ascii="微软雅黑" w:eastAsia="微软雅黑" w:hAnsi="微软雅黑" w:hint="eastAsia"/>
        </w:rPr>
        <w:t>弹窗</w:t>
      </w:r>
      <w:r w:rsidR="00C019FE">
        <w:rPr>
          <w:rFonts w:ascii="微软雅黑" w:eastAsia="微软雅黑" w:hAnsi="微软雅黑"/>
        </w:rPr>
        <w:t>中输入框，弹出数字</w:t>
      </w:r>
      <w:r>
        <w:rPr>
          <w:rFonts w:ascii="微软雅黑" w:eastAsia="微软雅黑" w:hAnsi="微软雅黑"/>
        </w:rPr>
        <w:t>键盘</w:t>
      </w:r>
      <w:r>
        <w:rPr>
          <w:rFonts w:ascii="微软雅黑" w:eastAsia="微软雅黑" w:hAnsi="微软雅黑" w:hint="eastAsia"/>
        </w:rPr>
        <w:t>。</w:t>
      </w:r>
      <w:r>
        <w:rPr>
          <w:rFonts w:ascii="微软雅黑" w:eastAsia="微软雅黑" w:hAnsi="微软雅黑"/>
        </w:rPr>
        <w:t>输入</w:t>
      </w:r>
      <w:r>
        <w:rPr>
          <w:rFonts w:ascii="微软雅黑" w:eastAsia="微软雅黑" w:hAnsi="微软雅黑" w:hint="eastAsia"/>
        </w:rPr>
        <w:t>框</w:t>
      </w:r>
      <w:r>
        <w:rPr>
          <w:rFonts w:ascii="微软雅黑" w:eastAsia="微软雅黑" w:hAnsi="微软雅黑"/>
        </w:rPr>
        <w:t>限制</w:t>
      </w:r>
      <w:r>
        <w:rPr>
          <w:rFonts w:ascii="微软雅黑" w:eastAsia="微软雅黑" w:hAnsi="微软雅黑" w:hint="eastAsia"/>
        </w:rPr>
        <w:t>14个</w:t>
      </w:r>
      <w:r>
        <w:rPr>
          <w:rFonts w:ascii="微软雅黑" w:eastAsia="微软雅黑" w:hAnsi="微软雅黑"/>
        </w:rPr>
        <w:t>字符。点击</w:t>
      </w:r>
      <w:r>
        <w:rPr>
          <w:rFonts w:ascii="微软雅黑" w:eastAsia="微软雅黑" w:hAnsi="微软雅黑" w:hint="eastAsia"/>
        </w:rPr>
        <w:t>【确认】验证</w:t>
      </w:r>
      <w:proofErr w:type="spellStart"/>
      <w:r>
        <w:rPr>
          <w:rFonts w:ascii="微软雅黑" w:eastAsia="微软雅黑" w:hAnsi="微软雅黑" w:hint="eastAsia"/>
        </w:rPr>
        <w:t>Y</w:t>
      </w:r>
      <w:r>
        <w:rPr>
          <w:rFonts w:ascii="微软雅黑" w:eastAsia="微软雅黑" w:hAnsi="微软雅黑"/>
        </w:rPr>
        <w:t>code</w:t>
      </w:r>
      <w:proofErr w:type="spellEnd"/>
      <w:proofErr w:type="gramStart"/>
      <w:r>
        <w:rPr>
          <w:rFonts w:ascii="微软雅黑" w:eastAsia="微软雅黑" w:hAnsi="微软雅黑"/>
        </w:rPr>
        <w:t>码是否</w:t>
      </w:r>
      <w:proofErr w:type="gramEnd"/>
      <w:r>
        <w:rPr>
          <w:rFonts w:ascii="微软雅黑" w:eastAsia="微软雅黑" w:hAnsi="微软雅黑" w:hint="eastAsia"/>
        </w:rPr>
        <w:t>有效</w:t>
      </w:r>
      <w:r>
        <w:rPr>
          <w:rFonts w:ascii="微软雅黑" w:eastAsia="微软雅黑" w:hAnsi="微软雅黑"/>
        </w:rPr>
        <w:t>，否则</w:t>
      </w:r>
      <w:r>
        <w:rPr>
          <w:rFonts w:ascii="微软雅黑" w:eastAsia="微软雅黑" w:hAnsi="微软雅黑" w:hint="eastAsia"/>
        </w:rPr>
        <w:t>T</w:t>
      </w:r>
      <w:r>
        <w:rPr>
          <w:rFonts w:ascii="微软雅黑" w:eastAsia="微软雅黑" w:hAnsi="微软雅黑"/>
        </w:rPr>
        <w:t>oast提示</w:t>
      </w:r>
      <w:proofErr w:type="spellStart"/>
      <w:r w:rsidRPr="00272FAF">
        <w:rPr>
          <w:rFonts w:ascii="微软雅黑" w:eastAsia="微软雅黑" w:hAnsi="微软雅黑" w:hint="eastAsia"/>
          <w:color w:val="948A54" w:themeColor="background2" w:themeShade="80"/>
        </w:rPr>
        <w:t>Y</w:t>
      </w:r>
      <w:r w:rsidRPr="00272FAF">
        <w:rPr>
          <w:rFonts w:ascii="微软雅黑" w:eastAsia="微软雅黑" w:hAnsi="微软雅黑"/>
          <w:color w:val="948A54" w:themeColor="background2" w:themeShade="80"/>
        </w:rPr>
        <w:t>code</w:t>
      </w:r>
      <w:proofErr w:type="spellEnd"/>
      <w:r w:rsidRPr="00272FAF">
        <w:rPr>
          <w:rFonts w:ascii="微软雅黑" w:eastAsia="微软雅黑" w:hAnsi="微软雅黑" w:hint="eastAsia"/>
          <w:color w:val="948A54" w:themeColor="background2" w:themeShade="80"/>
        </w:rPr>
        <w:t>无效</w:t>
      </w:r>
      <w:r w:rsidRPr="006A0C73">
        <w:rPr>
          <w:rFonts w:ascii="微软雅黑" w:eastAsia="微软雅黑" w:hAnsi="微软雅黑" w:hint="eastAsia"/>
        </w:rPr>
        <w:t>，</w:t>
      </w:r>
      <w:r w:rsidRPr="006A0C73">
        <w:rPr>
          <w:rFonts w:ascii="微软雅黑" w:eastAsia="微软雅黑" w:hAnsi="微软雅黑"/>
        </w:rPr>
        <w:t>有效则输入框收回，页面显示</w:t>
      </w:r>
      <w:r w:rsidRPr="001679B6">
        <w:rPr>
          <w:rFonts w:ascii="微软雅黑" w:eastAsia="微软雅黑" w:hAnsi="微软雅黑"/>
          <w:color w:val="948A54" w:themeColor="background2" w:themeShade="80"/>
        </w:rPr>
        <w:t>+{</w:t>
      </w:r>
      <w:proofErr w:type="spellStart"/>
      <w:r w:rsidRPr="001679B6">
        <w:rPr>
          <w:rFonts w:ascii="微软雅黑" w:eastAsia="微软雅黑" w:hAnsi="微软雅黑"/>
          <w:color w:val="948A54" w:themeColor="background2" w:themeShade="80"/>
        </w:rPr>
        <w:t>Ycode</w:t>
      </w:r>
      <w:proofErr w:type="spellEnd"/>
      <w:r w:rsidRPr="001679B6">
        <w:rPr>
          <w:rFonts w:ascii="微软雅黑" w:eastAsia="微软雅黑" w:hAnsi="微软雅黑"/>
          <w:color w:val="948A54" w:themeColor="background2" w:themeShade="80"/>
        </w:rPr>
        <w:t>加息</w:t>
      </w:r>
      <w:r w:rsidR="00A306CB">
        <w:rPr>
          <w:rFonts w:ascii="微软雅黑" w:eastAsia="微软雅黑" w:hAnsi="微软雅黑" w:hint="eastAsia"/>
          <w:color w:val="948A54" w:themeColor="background2" w:themeShade="80"/>
        </w:rPr>
        <w:t>率</w:t>
      </w:r>
      <w:r w:rsidRPr="001679B6">
        <w:rPr>
          <w:rFonts w:ascii="微软雅黑" w:eastAsia="微软雅黑" w:hAnsi="微软雅黑"/>
          <w:color w:val="948A54" w:themeColor="background2" w:themeShade="80"/>
        </w:rPr>
        <w:t>}</w:t>
      </w:r>
      <w:r>
        <w:rPr>
          <w:rFonts w:ascii="微软雅黑" w:eastAsia="微软雅黑" w:hAnsi="微软雅黑" w:hint="eastAsia"/>
          <w:color w:val="C4BC96" w:themeColor="background2" w:themeShade="BF"/>
        </w:rPr>
        <w:t>。</w:t>
      </w:r>
      <w:r w:rsidRPr="006A0C73">
        <w:rPr>
          <w:rFonts w:ascii="微软雅黑" w:eastAsia="微软雅黑" w:hAnsi="微软雅黑" w:hint="eastAsia"/>
        </w:rPr>
        <w:t>输入</w:t>
      </w:r>
      <w:proofErr w:type="spellStart"/>
      <w:r w:rsidRPr="006A0C73">
        <w:rPr>
          <w:rFonts w:ascii="微软雅黑" w:eastAsia="微软雅黑" w:hAnsi="微软雅黑" w:hint="eastAsia"/>
        </w:rPr>
        <w:t>Y</w:t>
      </w:r>
      <w:r w:rsidRPr="006A0C73">
        <w:rPr>
          <w:rFonts w:ascii="微软雅黑" w:eastAsia="微软雅黑" w:hAnsi="微软雅黑"/>
        </w:rPr>
        <w:t>code</w:t>
      </w:r>
      <w:proofErr w:type="spellEnd"/>
      <w:proofErr w:type="gramStart"/>
      <w:r w:rsidRPr="006A0C73">
        <w:rPr>
          <w:rFonts w:ascii="微软雅黑" w:eastAsia="微软雅黑" w:hAnsi="微软雅黑"/>
        </w:rPr>
        <w:t>码</w:t>
      </w:r>
      <w:r w:rsidRPr="006A0C73">
        <w:rPr>
          <w:rFonts w:ascii="微软雅黑" w:eastAsia="微软雅黑" w:hAnsi="微软雅黑" w:hint="eastAsia"/>
        </w:rPr>
        <w:t>错误</w:t>
      </w:r>
      <w:proofErr w:type="gramEnd"/>
      <w:r w:rsidRPr="006A0C73">
        <w:rPr>
          <w:rFonts w:ascii="微软雅黑" w:eastAsia="微软雅黑" w:hAnsi="微软雅黑" w:hint="eastAsia"/>
        </w:rPr>
        <w:t>次数</w:t>
      </w:r>
      <w:r w:rsidRPr="006A0C73">
        <w:rPr>
          <w:rFonts w:ascii="微软雅黑" w:eastAsia="微软雅黑" w:hAnsi="微软雅黑"/>
        </w:rPr>
        <w:t>过多</w:t>
      </w:r>
      <w:r w:rsidRPr="006A0C73">
        <w:rPr>
          <w:rFonts w:ascii="微软雅黑" w:eastAsia="微软雅黑" w:hAnsi="微软雅黑" w:hint="eastAsia"/>
        </w:rPr>
        <w:t>（</w:t>
      </w:r>
      <w:r w:rsidR="00A306CB">
        <w:rPr>
          <w:rFonts w:ascii="微软雅黑" w:eastAsia="微软雅黑" w:hAnsi="微软雅黑" w:hint="eastAsia"/>
        </w:rPr>
        <w:t>次数</w:t>
      </w:r>
      <w:r w:rsidRPr="006A0C73">
        <w:rPr>
          <w:rFonts w:ascii="微软雅黑" w:eastAsia="微软雅黑" w:hAnsi="微软雅黑" w:hint="eastAsia"/>
        </w:rPr>
        <w:t>规则</w:t>
      </w:r>
      <w:r w:rsidR="00A306CB">
        <w:rPr>
          <w:rFonts w:ascii="微软雅黑" w:eastAsia="微软雅黑" w:hAnsi="微软雅黑" w:hint="eastAsia"/>
        </w:rPr>
        <w:t>同</w:t>
      </w:r>
      <w:r w:rsidR="00A306CB">
        <w:rPr>
          <w:rFonts w:ascii="微软雅黑" w:eastAsia="微软雅黑" w:hAnsi="微软雅黑"/>
        </w:rPr>
        <w:t>现在</w:t>
      </w:r>
      <w:r w:rsidRPr="006A0C73">
        <w:rPr>
          <w:rFonts w:ascii="微软雅黑" w:eastAsia="微软雅黑" w:hAnsi="微软雅黑" w:hint="eastAsia"/>
        </w:rPr>
        <w:t>），</w:t>
      </w:r>
      <w:r>
        <w:rPr>
          <w:rFonts w:ascii="微软雅黑" w:eastAsia="微软雅黑" w:hAnsi="微软雅黑"/>
        </w:rPr>
        <w:t>Toast</w:t>
      </w:r>
      <w:r>
        <w:rPr>
          <w:rFonts w:ascii="微软雅黑" w:eastAsia="微软雅黑" w:hAnsi="微软雅黑" w:hint="eastAsia"/>
        </w:rPr>
        <w:t>提示</w:t>
      </w:r>
      <w:r>
        <w:rPr>
          <w:rFonts w:ascii="微软雅黑" w:eastAsia="微软雅黑" w:hAnsi="微软雅黑"/>
        </w:rPr>
        <w:t>：</w:t>
      </w:r>
      <w:r w:rsidRPr="00B11805">
        <w:rPr>
          <w:rFonts w:ascii="微软雅黑" w:eastAsia="微软雅黑" w:hAnsi="微软雅黑"/>
          <w:color w:val="948A54" w:themeColor="background2" w:themeShade="80"/>
        </w:rPr>
        <w:t>错误次数过多，当天不可添加</w:t>
      </w:r>
      <w:proofErr w:type="spellStart"/>
      <w:r w:rsidRPr="00B11805">
        <w:rPr>
          <w:rFonts w:ascii="微软雅黑" w:eastAsia="微软雅黑" w:hAnsi="微软雅黑" w:hint="eastAsia"/>
          <w:color w:val="948A54" w:themeColor="background2" w:themeShade="80"/>
        </w:rPr>
        <w:t>Y</w:t>
      </w:r>
      <w:r w:rsidRPr="00B11805">
        <w:rPr>
          <w:rFonts w:ascii="微软雅黑" w:eastAsia="微软雅黑" w:hAnsi="微软雅黑"/>
          <w:color w:val="948A54" w:themeColor="background2" w:themeShade="80"/>
        </w:rPr>
        <w:t>code</w:t>
      </w:r>
      <w:proofErr w:type="spellEnd"/>
      <w:r w:rsidRPr="00B11805">
        <w:rPr>
          <w:rFonts w:ascii="微软雅黑" w:eastAsia="微软雅黑" w:hAnsi="微软雅黑" w:hint="eastAsia"/>
          <w:color w:val="948A54" w:themeColor="background2" w:themeShade="80"/>
        </w:rPr>
        <w:t>。</w:t>
      </w:r>
      <w:r w:rsidR="00AE0EBD" w:rsidRPr="00AE0EBD">
        <w:rPr>
          <w:rFonts w:ascii="微软雅黑" w:eastAsia="微软雅黑" w:hAnsi="微软雅黑" w:hint="eastAsia"/>
        </w:rPr>
        <w:t>如果</w:t>
      </w:r>
      <w:proofErr w:type="spellStart"/>
      <w:r w:rsidR="00AE0EBD" w:rsidRPr="00AE0EBD">
        <w:rPr>
          <w:rFonts w:ascii="微软雅黑" w:eastAsia="微软雅黑" w:hAnsi="微软雅黑" w:hint="eastAsia"/>
        </w:rPr>
        <w:t>Y</w:t>
      </w:r>
      <w:r w:rsidR="00AE0EBD" w:rsidRPr="00AE0EBD">
        <w:rPr>
          <w:rFonts w:ascii="微软雅黑" w:eastAsia="微软雅黑" w:hAnsi="微软雅黑"/>
        </w:rPr>
        <w:t>code</w:t>
      </w:r>
      <w:proofErr w:type="spellEnd"/>
      <w:r w:rsidR="00AE0EBD" w:rsidRPr="00AE0EBD">
        <w:rPr>
          <w:rFonts w:ascii="微软雅黑" w:eastAsia="微软雅黑" w:hAnsi="微软雅黑"/>
        </w:rPr>
        <w:t>仅限自己使用,</w:t>
      </w:r>
      <w:r w:rsidR="00AE0EBD" w:rsidRPr="00AE0EBD">
        <w:rPr>
          <w:rFonts w:ascii="微软雅黑" w:eastAsia="微软雅黑" w:hAnsi="微软雅黑" w:hint="eastAsia"/>
        </w:rPr>
        <w:t>其他</w:t>
      </w:r>
      <w:r w:rsidR="00AE0EBD" w:rsidRPr="00AE0EBD">
        <w:rPr>
          <w:rFonts w:ascii="微软雅黑" w:eastAsia="微软雅黑" w:hAnsi="微软雅黑"/>
        </w:rPr>
        <w:t>用户输入后</w:t>
      </w:r>
      <w:r w:rsidR="00AE0EBD" w:rsidRPr="00AE0EBD">
        <w:rPr>
          <w:rFonts w:ascii="微软雅黑" w:eastAsia="微软雅黑" w:hAnsi="微软雅黑" w:hint="eastAsia"/>
        </w:rPr>
        <w:t>，T</w:t>
      </w:r>
      <w:r w:rsidR="00AE0EBD" w:rsidRPr="00AE0EBD">
        <w:rPr>
          <w:rFonts w:ascii="微软雅黑" w:eastAsia="微软雅黑" w:hAnsi="微软雅黑"/>
        </w:rPr>
        <w:t>oast提示</w:t>
      </w:r>
      <w:r w:rsidR="00AE0EBD">
        <w:rPr>
          <w:rFonts w:ascii="微软雅黑" w:eastAsia="微软雅黑" w:hAnsi="微软雅黑" w:hint="eastAsia"/>
          <w:color w:val="948A54" w:themeColor="background2" w:themeShade="80"/>
        </w:rPr>
        <w:t>“该</w:t>
      </w:r>
      <w:proofErr w:type="spellStart"/>
      <w:r w:rsidR="00AE0EBD">
        <w:rPr>
          <w:rFonts w:ascii="微软雅黑" w:eastAsia="微软雅黑" w:hAnsi="微软雅黑" w:hint="eastAsia"/>
          <w:color w:val="948A54" w:themeColor="background2" w:themeShade="80"/>
        </w:rPr>
        <w:t>Y</w:t>
      </w:r>
      <w:r w:rsidR="00AE0EBD">
        <w:rPr>
          <w:rFonts w:ascii="微软雅黑" w:eastAsia="微软雅黑" w:hAnsi="微软雅黑"/>
          <w:color w:val="948A54" w:themeColor="background2" w:themeShade="80"/>
        </w:rPr>
        <w:t>code</w:t>
      </w:r>
      <w:proofErr w:type="spellEnd"/>
      <w:r w:rsidR="00AE0EBD">
        <w:rPr>
          <w:rFonts w:ascii="微软雅黑" w:eastAsia="微软雅黑" w:hAnsi="微软雅黑"/>
          <w:color w:val="948A54" w:themeColor="background2" w:themeShade="80"/>
        </w:rPr>
        <w:t>仅限</w:t>
      </w:r>
      <w:r w:rsidR="00AE0EBD">
        <w:rPr>
          <w:rFonts w:ascii="微软雅黑" w:eastAsia="微软雅黑" w:hAnsi="微软雅黑" w:hint="eastAsia"/>
          <w:color w:val="948A54" w:themeColor="background2" w:themeShade="80"/>
        </w:rPr>
        <w:t>指定</w:t>
      </w:r>
      <w:r w:rsidR="00AE0EBD">
        <w:rPr>
          <w:rFonts w:ascii="微软雅黑" w:eastAsia="微软雅黑" w:hAnsi="微软雅黑"/>
          <w:color w:val="948A54" w:themeColor="background2" w:themeShade="80"/>
        </w:rPr>
        <w:t>用户使用</w:t>
      </w:r>
      <w:r w:rsidR="00AE0EBD">
        <w:rPr>
          <w:rFonts w:ascii="微软雅黑" w:eastAsia="微软雅黑" w:hAnsi="微软雅黑" w:hint="eastAsia"/>
          <w:color w:val="948A54" w:themeColor="background2" w:themeShade="80"/>
        </w:rPr>
        <w:t>”。</w:t>
      </w:r>
      <w:r w:rsidR="00333F8F" w:rsidRPr="0065165B">
        <w:rPr>
          <w:rFonts w:ascii="微软雅黑" w:eastAsia="微软雅黑" w:hAnsi="微软雅黑"/>
          <w:color w:val="548DD4" w:themeColor="text2" w:themeTint="99"/>
        </w:rPr>
        <w:t>（</w:t>
      </w:r>
      <w:r w:rsidR="00333F8F" w:rsidRPr="0065165B">
        <w:rPr>
          <w:rFonts w:ascii="微软雅黑" w:eastAsia="微软雅黑" w:hAnsi="微软雅黑" w:hint="eastAsia"/>
          <w:color w:val="548DD4" w:themeColor="text2" w:themeTint="99"/>
        </w:rPr>
        <w:t>12.17</w:t>
      </w:r>
      <w:r w:rsidR="00333F8F">
        <w:rPr>
          <w:rFonts w:ascii="微软雅黑" w:eastAsia="微软雅黑" w:hAnsi="微软雅黑" w:hint="eastAsia"/>
          <w:color w:val="548DD4" w:themeColor="text2" w:themeTint="99"/>
        </w:rPr>
        <w:t>修改</w:t>
      </w:r>
      <w:r w:rsidR="00333F8F" w:rsidRPr="0065165B">
        <w:rPr>
          <w:rFonts w:ascii="微软雅黑" w:eastAsia="微软雅黑" w:hAnsi="微软雅黑"/>
          <w:color w:val="548DD4" w:themeColor="text2" w:themeTint="99"/>
        </w:rPr>
        <w:t>）</w:t>
      </w:r>
    </w:p>
    <w:p w14:paraId="53E3117F" w14:textId="006E85C3" w:rsidR="00815C96" w:rsidRPr="00815C96" w:rsidRDefault="006A0C73" w:rsidP="00815C96">
      <w:pPr>
        <w:pStyle w:val="ae"/>
        <w:ind w:left="360" w:firstLineChars="0" w:firstLine="0"/>
        <w:rPr>
          <w:rFonts w:ascii="微软雅黑" w:eastAsia="微软雅黑" w:hAnsi="微软雅黑"/>
        </w:rPr>
      </w:pPr>
      <w:r w:rsidRPr="006A0C73">
        <w:rPr>
          <w:rFonts w:ascii="微软雅黑" w:eastAsia="微软雅黑" w:hAnsi="微软雅黑" w:hint="eastAsia"/>
        </w:rPr>
        <w:t>ii.</w:t>
      </w:r>
      <w:r w:rsidR="005F452A">
        <w:rPr>
          <w:rFonts w:ascii="微软雅黑" w:eastAsia="微软雅黑" w:hAnsi="微软雅黑"/>
        </w:rPr>
        <w:t xml:space="preserve"> </w:t>
      </w:r>
      <w:proofErr w:type="spellStart"/>
      <w:r w:rsidR="005F452A">
        <w:rPr>
          <w:rFonts w:ascii="微软雅黑" w:eastAsia="微软雅黑" w:hAnsi="微软雅黑"/>
        </w:rPr>
        <w:t>Ycode</w:t>
      </w:r>
      <w:proofErr w:type="spellEnd"/>
      <w:r w:rsidR="005F452A">
        <w:rPr>
          <w:rFonts w:ascii="微软雅黑" w:eastAsia="微软雅黑" w:hAnsi="微软雅黑" w:hint="eastAsia"/>
        </w:rPr>
        <w:t>选项</w:t>
      </w:r>
      <w:r w:rsidR="005F452A">
        <w:rPr>
          <w:rFonts w:ascii="微软雅黑" w:eastAsia="微软雅黑" w:hAnsi="微软雅黑"/>
        </w:rPr>
        <w:t>：</w:t>
      </w:r>
      <w:r w:rsidR="005F452A">
        <w:rPr>
          <w:rFonts w:ascii="微软雅黑" w:eastAsia="微软雅黑" w:hAnsi="微软雅黑" w:hint="eastAsia"/>
        </w:rPr>
        <w:t>展示</w:t>
      </w:r>
      <w:r w:rsidR="005F452A">
        <w:rPr>
          <w:rFonts w:ascii="微软雅黑" w:eastAsia="微软雅黑" w:hAnsi="微软雅黑"/>
        </w:rPr>
        <w:t>适用于该标的的</w:t>
      </w:r>
      <w:proofErr w:type="spellStart"/>
      <w:r w:rsidR="005F452A">
        <w:rPr>
          <w:rFonts w:ascii="微软雅黑" w:eastAsia="微软雅黑" w:hAnsi="微软雅黑" w:hint="eastAsia"/>
        </w:rPr>
        <w:t>Y</w:t>
      </w:r>
      <w:r w:rsidR="005F452A">
        <w:rPr>
          <w:rFonts w:ascii="微软雅黑" w:eastAsia="微软雅黑" w:hAnsi="微软雅黑"/>
        </w:rPr>
        <w:t>code</w:t>
      </w:r>
      <w:proofErr w:type="spellEnd"/>
      <w:r w:rsidR="005F452A">
        <w:rPr>
          <w:rFonts w:ascii="微软雅黑" w:eastAsia="微软雅黑" w:hAnsi="微软雅黑" w:hint="eastAsia"/>
        </w:rPr>
        <w:t>。选项</w:t>
      </w:r>
      <w:r w:rsidR="005F452A">
        <w:rPr>
          <w:rFonts w:ascii="微软雅黑" w:eastAsia="微软雅黑" w:hAnsi="微软雅黑"/>
        </w:rPr>
        <w:t>元素：</w:t>
      </w:r>
      <w:r w:rsidR="00824A44">
        <w:rPr>
          <w:rFonts w:ascii="微软雅黑" w:eastAsia="微软雅黑" w:hAnsi="微软雅黑" w:hint="eastAsia"/>
        </w:rPr>
        <w:t>加息比率</w:t>
      </w:r>
      <w:r w:rsidR="005F452A">
        <w:rPr>
          <w:rFonts w:ascii="微软雅黑" w:eastAsia="微软雅黑" w:hAnsi="微软雅黑"/>
        </w:rPr>
        <w:t>、</w:t>
      </w:r>
      <w:r w:rsidR="002C0E5D">
        <w:rPr>
          <w:rFonts w:ascii="微软雅黑" w:eastAsia="微软雅黑" w:hAnsi="微软雅黑" w:hint="eastAsia"/>
        </w:rPr>
        <w:t>返利</w:t>
      </w:r>
      <w:r w:rsidR="002C0E5D">
        <w:rPr>
          <w:rFonts w:ascii="微软雅黑" w:eastAsia="微软雅黑" w:hAnsi="微软雅黑"/>
        </w:rPr>
        <w:t>比率、</w:t>
      </w:r>
      <w:r w:rsidR="005F452A">
        <w:rPr>
          <w:rFonts w:ascii="微软雅黑" w:eastAsia="微软雅黑" w:hAnsi="微软雅黑"/>
        </w:rPr>
        <w:t>有效期。</w:t>
      </w:r>
      <w:r w:rsidR="00A306CB">
        <w:rPr>
          <w:rFonts w:ascii="微软雅黑" w:eastAsia="微软雅黑" w:hAnsi="微软雅黑" w:hint="eastAsia"/>
        </w:rPr>
        <w:t>“</w:t>
      </w:r>
    </w:p>
    <w:p w14:paraId="49231292" w14:textId="3C2C10DC" w:rsidR="004A0FBE" w:rsidRDefault="006A0C73" w:rsidP="004A0FBE">
      <w:pPr>
        <w:pStyle w:val="ae"/>
        <w:ind w:left="360" w:firstLineChars="0" w:firstLine="0"/>
        <w:rPr>
          <w:rFonts w:ascii="微软雅黑" w:eastAsia="微软雅黑" w:hAnsi="微软雅黑"/>
        </w:rPr>
      </w:pPr>
      <w:r>
        <w:rPr>
          <w:rFonts w:ascii="微软雅黑" w:eastAsia="微软雅黑" w:hAnsi="微软雅黑"/>
        </w:rPr>
        <w:t>iii</w:t>
      </w:r>
      <w:r>
        <w:rPr>
          <w:rFonts w:ascii="微软雅黑" w:eastAsia="微软雅黑" w:hAnsi="微软雅黑" w:hint="eastAsia"/>
        </w:rPr>
        <w:t>.</w:t>
      </w:r>
      <w:r w:rsidR="004A0FBE">
        <w:rPr>
          <w:rFonts w:ascii="微软雅黑" w:eastAsia="微软雅黑" w:hAnsi="微软雅黑" w:hint="eastAsia"/>
        </w:rPr>
        <w:t>排序</w:t>
      </w:r>
      <w:r w:rsidR="005F452A">
        <w:rPr>
          <w:rFonts w:ascii="微软雅黑" w:eastAsia="微软雅黑" w:hAnsi="微软雅黑"/>
        </w:rPr>
        <w:t>：</w:t>
      </w:r>
      <w:r w:rsidR="004A0FBE">
        <w:rPr>
          <w:rFonts w:ascii="微软雅黑" w:eastAsia="微软雅黑" w:hAnsi="微软雅黑" w:hint="eastAsia"/>
        </w:rPr>
        <w:t>优先</w:t>
      </w:r>
      <w:r w:rsidR="004A0FBE">
        <w:rPr>
          <w:rFonts w:ascii="微软雅黑" w:eastAsia="微软雅黑" w:hAnsi="微软雅黑"/>
        </w:rPr>
        <w:t>根据</w:t>
      </w:r>
      <w:r w:rsidR="004A0FBE">
        <w:rPr>
          <w:rFonts w:ascii="微软雅黑" w:eastAsia="微软雅黑" w:hAnsi="微软雅黑" w:hint="eastAsia"/>
        </w:rPr>
        <w:t>加息</w:t>
      </w:r>
      <w:r w:rsidR="004A0FBE">
        <w:rPr>
          <w:rFonts w:ascii="微软雅黑" w:eastAsia="微软雅黑" w:hAnsi="微软雅黑"/>
        </w:rPr>
        <w:t>比率排序</w:t>
      </w:r>
      <w:r w:rsidR="004A0FBE">
        <w:rPr>
          <w:rFonts w:ascii="微软雅黑" w:eastAsia="微软雅黑" w:hAnsi="微软雅黑" w:hint="eastAsia"/>
        </w:rPr>
        <w:t>，比率由</w:t>
      </w:r>
      <w:r w:rsidR="004A0FBE">
        <w:rPr>
          <w:rFonts w:ascii="微软雅黑" w:eastAsia="微软雅黑" w:hAnsi="微软雅黑"/>
        </w:rPr>
        <w:t>大</w:t>
      </w:r>
      <w:r w:rsidR="004A0FBE">
        <w:rPr>
          <w:rFonts w:ascii="微软雅黑" w:eastAsia="微软雅黑" w:hAnsi="微软雅黑" w:hint="eastAsia"/>
        </w:rPr>
        <w:t>至</w:t>
      </w:r>
      <w:r w:rsidR="004A0FBE">
        <w:rPr>
          <w:rFonts w:ascii="微软雅黑" w:eastAsia="微软雅黑" w:hAnsi="微软雅黑"/>
        </w:rPr>
        <w:t>小</w:t>
      </w:r>
      <w:r w:rsidR="004A0FBE">
        <w:rPr>
          <w:rFonts w:ascii="微软雅黑" w:eastAsia="微软雅黑" w:hAnsi="微软雅黑" w:hint="eastAsia"/>
        </w:rPr>
        <w:t>，</w:t>
      </w:r>
      <w:r w:rsidR="004A0FBE">
        <w:rPr>
          <w:rFonts w:ascii="微软雅黑" w:eastAsia="微软雅黑" w:hAnsi="微软雅黑"/>
        </w:rPr>
        <w:t>从上到下排列</w:t>
      </w:r>
      <w:r w:rsidR="00A306CB">
        <w:rPr>
          <w:rFonts w:ascii="微软雅黑" w:eastAsia="微软雅黑" w:hAnsi="微软雅黑" w:hint="eastAsia"/>
        </w:rPr>
        <w:t>；同加息率</w:t>
      </w:r>
      <w:r w:rsidR="004A0FBE">
        <w:rPr>
          <w:rFonts w:ascii="微软雅黑" w:eastAsia="微软雅黑" w:hAnsi="微软雅黑"/>
        </w:rPr>
        <w:t>情况下，根据有效期时间近至远，从上到下排列。</w:t>
      </w:r>
      <w:r w:rsidR="00A72B5E">
        <w:rPr>
          <w:rFonts w:ascii="微软雅黑" w:eastAsia="微软雅黑" w:hAnsi="微软雅黑" w:hint="eastAsia"/>
        </w:rPr>
        <w:t>产品</w:t>
      </w:r>
      <w:r w:rsidR="00A72B5E">
        <w:rPr>
          <w:rFonts w:ascii="微软雅黑" w:eastAsia="微软雅黑" w:hAnsi="微软雅黑"/>
        </w:rPr>
        <w:t>类型不适用的</w:t>
      </w:r>
      <w:proofErr w:type="spellStart"/>
      <w:r w:rsidR="00A72B5E">
        <w:rPr>
          <w:rFonts w:ascii="微软雅黑" w:eastAsia="微软雅黑" w:hAnsi="微软雅黑" w:hint="eastAsia"/>
        </w:rPr>
        <w:t>Y</w:t>
      </w:r>
      <w:r w:rsidR="00A72B5E">
        <w:rPr>
          <w:rFonts w:ascii="微软雅黑" w:eastAsia="微软雅黑" w:hAnsi="微软雅黑"/>
        </w:rPr>
        <w:t>code</w:t>
      </w:r>
      <w:proofErr w:type="spellEnd"/>
      <w:r w:rsidR="00A72B5E">
        <w:rPr>
          <w:rFonts w:ascii="微软雅黑" w:eastAsia="微软雅黑" w:hAnsi="微软雅黑"/>
        </w:rPr>
        <w:t xml:space="preserve"> </w:t>
      </w:r>
      <w:r w:rsidR="00A72B5E">
        <w:rPr>
          <w:rFonts w:ascii="微软雅黑" w:eastAsia="微软雅黑" w:hAnsi="微软雅黑" w:hint="eastAsia"/>
        </w:rPr>
        <w:t>不展示</w:t>
      </w:r>
      <w:r w:rsidR="00A72B5E">
        <w:rPr>
          <w:rFonts w:ascii="微软雅黑" w:eastAsia="微软雅黑" w:hAnsi="微软雅黑"/>
        </w:rPr>
        <w:t>。</w:t>
      </w:r>
    </w:p>
    <w:p w14:paraId="618C5848" w14:textId="44F8FC99" w:rsidR="00815C96" w:rsidRPr="0065165B" w:rsidRDefault="005F452A" w:rsidP="0028266A">
      <w:pPr>
        <w:pStyle w:val="ae"/>
        <w:ind w:left="360" w:firstLineChars="0" w:firstLine="0"/>
        <w:rPr>
          <w:rFonts w:ascii="微软雅黑" w:eastAsia="微软雅黑" w:hAnsi="微软雅黑"/>
          <w:color w:val="548DD4" w:themeColor="text2" w:themeTint="99"/>
        </w:rPr>
      </w:pPr>
      <w:r>
        <w:rPr>
          <w:rFonts w:ascii="微软雅黑" w:eastAsia="微软雅黑" w:hAnsi="微软雅黑"/>
        </w:rPr>
        <w:t>iv.</w:t>
      </w:r>
      <w:r w:rsidR="00815C96" w:rsidRPr="00815C96">
        <w:rPr>
          <w:rFonts w:ascii="微软雅黑" w:eastAsia="微软雅黑" w:hAnsi="微软雅黑" w:hint="eastAsia"/>
        </w:rPr>
        <w:t xml:space="preserve"> </w:t>
      </w:r>
      <w:r w:rsidR="00815C96">
        <w:rPr>
          <w:rFonts w:ascii="微软雅黑" w:eastAsia="微软雅黑" w:hAnsi="微软雅黑" w:hint="eastAsia"/>
        </w:rPr>
        <w:t>交互</w:t>
      </w:r>
      <w:r w:rsidR="00815C96">
        <w:rPr>
          <w:rFonts w:ascii="微软雅黑" w:eastAsia="微软雅黑" w:hAnsi="微软雅黑"/>
        </w:rPr>
        <w:t>：</w:t>
      </w:r>
      <w:r w:rsidR="00815C96">
        <w:rPr>
          <w:rFonts w:ascii="微软雅黑" w:eastAsia="微软雅黑" w:hAnsi="微软雅黑" w:hint="eastAsia"/>
        </w:rPr>
        <w:t>选中</w:t>
      </w:r>
      <w:r w:rsidR="00815C96">
        <w:rPr>
          <w:rFonts w:ascii="微软雅黑" w:eastAsia="微软雅黑" w:hAnsi="微软雅黑"/>
        </w:rPr>
        <w:t>选项，</w:t>
      </w:r>
      <w:r w:rsidR="0065165B">
        <w:rPr>
          <w:rFonts w:ascii="微软雅黑" w:eastAsia="微软雅黑" w:hAnsi="微软雅黑" w:hint="eastAsia"/>
        </w:rPr>
        <w:t>保存</w:t>
      </w:r>
      <w:r w:rsidR="0065165B">
        <w:rPr>
          <w:rFonts w:ascii="微软雅黑" w:eastAsia="微软雅黑" w:hAnsi="微软雅黑"/>
        </w:rPr>
        <w:t>选择且</w:t>
      </w:r>
      <w:r w:rsidR="00815C96">
        <w:rPr>
          <w:rFonts w:ascii="微软雅黑" w:eastAsia="微软雅黑" w:hAnsi="微软雅黑"/>
        </w:rPr>
        <w:t>弹框</w:t>
      </w:r>
      <w:r w:rsidR="00815C96">
        <w:rPr>
          <w:rFonts w:ascii="微软雅黑" w:eastAsia="微软雅黑" w:hAnsi="微软雅黑" w:hint="eastAsia"/>
        </w:rPr>
        <w:t>向下</w:t>
      </w:r>
      <w:r w:rsidR="00815C96">
        <w:rPr>
          <w:rFonts w:ascii="微软雅黑" w:eastAsia="微软雅黑" w:hAnsi="微软雅黑"/>
        </w:rPr>
        <w:t>收回</w:t>
      </w:r>
      <w:r w:rsidR="00815C96">
        <w:rPr>
          <w:rFonts w:ascii="微软雅黑" w:eastAsia="微软雅黑" w:hAnsi="微软雅黑" w:hint="eastAsia"/>
        </w:rPr>
        <w:t>。</w:t>
      </w:r>
      <w:r w:rsidR="0028266A">
        <w:rPr>
          <w:rFonts w:ascii="微软雅黑" w:eastAsia="微软雅黑" w:hAnsi="微软雅黑" w:hint="eastAsia"/>
        </w:rPr>
        <w:t>点击【</w:t>
      </w:r>
      <w:r w:rsidR="0065165B">
        <w:rPr>
          <w:rFonts w:ascii="微软雅黑" w:eastAsia="微软雅黑" w:hAnsi="微软雅黑" w:hint="eastAsia"/>
        </w:rPr>
        <w:t>x</w:t>
      </w:r>
      <w:r w:rsidR="0028266A">
        <w:rPr>
          <w:rFonts w:ascii="微软雅黑" w:eastAsia="微软雅黑" w:hAnsi="微软雅黑" w:hint="eastAsia"/>
        </w:rPr>
        <w:t>】</w:t>
      </w:r>
      <w:r w:rsidR="0065165B">
        <w:rPr>
          <w:rFonts w:ascii="微软雅黑" w:eastAsia="微软雅黑" w:hAnsi="微软雅黑" w:hint="eastAsia"/>
        </w:rPr>
        <w:t>关闭弹框</w:t>
      </w:r>
      <w:r w:rsidR="0065165B">
        <w:rPr>
          <w:rFonts w:ascii="微软雅黑" w:eastAsia="微软雅黑" w:hAnsi="微软雅黑"/>
        </w:rPr>
        <w:t>。</w:t>
      </w:r>
      <w:r w:rsidR="0065165B" w:rsidRPr="0065165B">
        <w:rPr>
          <w:rFonts w:ascii="微软雅黑" w:eastAsia="微软雅黑" w:hAnsi="微软雅黑"/>
          <w:color w:val="548DD4" w:themeColor="text2" w:themeTint="99"/>
        </w:rPr>
        <w:t>（</w:t>
      </w:r>
      <w:r w:rsidR="0065165B" w:rsidRPr="0065165B">
        <w:rPr>
          <w:rFonts w:ascii="微软雅黑" w:eastAsia="微软雅黑" w:hAnsi="微软雅黑" w:hint="eastAsia"/>
          <w:color w:val="548DD4" w:themeColor="text2" w:themeTint="99"/>
        </w:rPr>
        <w:t>12.17</w:t>
      </w:r>
      <w:r w:rsidR="0065165B">
        <w:rPr>
          <w:rFonts w:ascii="微软雅黑" w:eastAsia="微软雅黑" w:hAnsi="微软雅黑" w:hint="eastAsia"/>
          <w:color w:val="548DD4" w:themeColor="text2" w:themeTint="99"/>
        </w:rPr>
        <w:t>修改</w:t>
      </w:r>
      <w:r w:rsidR="0065165B" w:rsidRPr="0065165B">
        <w:rPr>
          <w:rFonts w:ascii="微软雅黑" w:eastAsia="微软雅黑" w:hAnsi="微软雅黑"/>
          <w:color w:val="548DD4" w:themeColor="text2" w:themeTint="99"/>
        </w:rPr>
        <w:t>）</w:t>
      </w:r>
    </w:p>
    <w:p w14:paraId="6023BBEA" w14:textId="77777777" w:rsidR="00815C96" w:rsidRDefault="00815C96" w:rsidP="00815C96">
      <w:pPr>
        <w:pStyle w:val="ae"/>
        <w:ind w:left="360" w:firstLineChars="0" w:firstLine="0"/>
        <w:rPr>
          <w:rFonts w:ascii="微软雅黑" w:eastAsia="微软雅黑" w:hAnsi="微软雅黑"/>
        </w:rPr>
      </w:pPr>
      <w:r>
        <w:rPr>
          <w:rFonts w:ascii="微软雅黑" w:eastAsia="微软雅黑" w:hAnsi="微软雅黑" w:hint="eastAsia"/>
        </w:rPr>
        <w:lastRenderedPageBreak/>
        <w:t>v</w:t>
      </w:r>
      <w:r>
        <w:rPr>
          <w:rFonts w:ascii="微软雅黑" w:eastAsia="微软雅黑" w:hAnsi="微软雅黑"/>
        </w:rPr>
        <w:t>.</w:t>
      </w:r>
      <w:r w:rsidRPr="00815C96">
        <w:rPr>
          <w:rFonts w:ascii="微软雅黑" w:eastAsia="微软雅黑" w:hAnsi="微软雅黑" w:hint="eastAsia"/>
        </w:rPr>
        <w:t xml:space="preserve"> </w:t>
      </w:r>
      <w:r>
        <w:rPr>
          <w:rFonts w:ascii="微软雅黑" w:eastAsia="微软雅黑" w:hAnsi="微软雅黑" w:hint="eastAsia"/>
        </w:rPr>
        <w:t>点击</w:t>
      </w:r>
      <w:r>
        <w:rPr>
          <w:rFonts w:ascii="微软雅黑" w:eastAsia="微软雅黑" w:hAnsi="微软雅黑"/>
        </w:rPr>
        <w:t>弹框中【</w:t>
      </w:r>
      <w:r w:rsidR="005E09CF">
        <w:rPr>
          <w:rFonts w:ascii="微软雅黑" w:eastAsia="微软雅黑" w:hAnsi="微软雅黑" w:hint="eastAsia"/>
        </w:rPr>
        <w:t>输入</w:t>
      </w:r>
      <w:proofErr w:type="spellStart"/>
      <w:r>
        <w:rPr>
          <w:rFonts w:ascii="微软雅黑" w:eastAsia="微软雅黑" w:hAnsi="微软雅黑" w:hint="eastAsia"/>
        </w:rPr>
        <w:t>Y</w:t>
      </w:r>
      <w:r>
        <w:rPr>
          <w:rFonts w:ascii="微软雅黑" w:eastAsia="微软雅黑" w:hAnsi="微软雅黑"/>
        </w:rPr>
        <w:t>code</w:t>
      </w:r>
      <w:proofErr w:type="spellEnd"/>
      <w:r>
        <w:rPr>
          <w:rFonts w:ascii="微软雅黑" w:eastAsia="微软雅黑" w:hAnsi="微软雅黑"/>
        </w:rPr>
        <w:t>】</w:t>
      </w:r>
      <w:r>
        <w:rPr>
          <w:rFonts w:ascii="微软雅黑" w:eastAsia="微软雅黑" w:hAnsi="微软雅黑" w:hint="eastAsia"/>
        </w:rPr>
        <w:t>，</w:t>
      </w:r>
      <w:r>
        <w:rPr>
          <w:rFonts w:ascii="微软雅黑" w:eastAsia="微软雅黑" w:hAnsi="微软雅黑"/>
        </w:rPr>
        <w:t>弹出键盘</w:t>
      </w:r>
      <w:r w:rsidR="003427A5">
        <w:rPr>
          <w:rFonts w:ascii="微软雅黑" w:eastAsia="微软雅黑" w:hAnsi="微软雅黑" w:hint="eastAsia"/>
        </w:rPr>
        <w:t>和输入框</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键盘</w:t>
      </w:r>
      <w:r>
        <w:rPr>
          <w:rFonts w:ascii="微软雅黑" w:eastAsia="微软雅黑" w:hAnsi="微软雅黑"/>
        </w:rPr>
        <w:t>规则同上</w:t>
      </w:r>
      <w:proofErr w:type="spellStart"/>
      <w:r>
        <w:rPr>
          <w:rFonts w:ascii="微软雅黑" w:eastAsia="微软雅黑" w:hAnsi="微软雅黑"/>
        </w:rPr>
        <w:t>i</w:t>
      </w:r>
      <w:proofErr w:type="spellEnd"/>
      <w:r>
        <w:rPr>
          <w:rFonts w:ascii="微软雅黑" w:eastAsia="微软雅黑" w:hAnsi="微软雅黑"/>
        </w:rPr>
        <w:t>.）</w:t>
      </w:r>
    </w:p>
    <w:p w14:paraId="55ECE037" w14:textId="4EDD9905" w:rsidR="00FB05C2" w:rsidRDefault="00FB05C2" w:rsidP="00B94ABD">
      <w:pPr>
        <w:pStyle w:val="ae"/>
        <w:ind w:left="360" w:firstLineChars="0" w:firstLine="0"/>
        <w:rPr>
          <w:rFonts w:ascii="微软雅黑" w:eastAsia="微软雅黑" w:hAnsi="微软雅黑"/>
        </w:rPr>
      </w:pPr>
      <w:r>
        <w:rPr>
          <w:rFonts w:ascii="微软雅黑" w:eastAsia="微软雅黑" w:hAnsi="微软雅黑" w:hint="eastAsia"/>
        </w:rPr>
        <w:t>②</w:t>
      </w:r>
      <w:r w:rsidR="00922A51">
        <w:rPr>
          <w:rFonts w:ascii="微软雅黑" w:eastAsia="微软雅黑" w:hAnsi="微软雅黑" w:hint="eastAsia"/>
        </w:rPr>
        <w:t>选择</w:t>
      </w:r>
      <w:r w:rsidR="0032589E">
        <w:rPr>
          <w:rFonts w:ascii="微软雅黑" w:eastAsia="微软雅黑" w:hAnsi="微软雅黑" w:hint="eastAsia"/>
        </w:rPr>
        <w:t>红包</w:t>
      </w:r>
      <w:r w:rsidR="00922A51">
        <w:rPr>
          <w:rFonts w:ascii="微软雅黑" w:eastAsia="微软雅黑" w:hAnsi="微软雅黑" w:hint="eastAsia"/>
        </w:rPr>
        <w:t>弹框</w:t>
      </w:r>
      <w:r w:rsidR="008C23B7">
        <w:rPr>
          <w:rFonts w:ascii="微软雅黑" w:eastAsia="微软雅黑" w:hAnsi="微软雅黑" w:hint="eastAsia"/>
        </w:rPr>
        <w:t>（普通用户</w:t>
      </w:r>
      <w:r w:rsidR="008C23B7">
        <w:rPr>
          <w:rFonts w:ascii="微软雅黑" w:eastAsia="微软雅黑" w:hAnsi="微软雅黑"/>
        </w:rPr>
        <w:t>是单选框</w:t>
      </w:r>
      <w:r w:rsidR="008C23B7">
        <w:rPr>
          <w:rFonts w:ascii="微软雅黑" w:eastAsia="微软雅黑" w:hAnsi="微软雅黑" w:hint="eastAsia"/>
        </w:rPr>
        <w:t>）</w:t>
      </w:r>
    </w:p>
    <w:p w14:paraId="7B628082" w14:textId="4B00FBE3" w:rsidR="005F452A" w:rsidRPr="00815C96" w:rsidRDefault="005F452A" w:rsidP="00815C96">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00912CBD" w:rsidRPr="00912CBD">
        <w:rPr>
          <w:rFonts w:ascii="微软雅黑" w:eastAsia="微软雅黑" w:hAnsi="微软雅黑"/>
        </w:rPr>
        <w:t xml:space="preserve"> </w:t>
      </w:r>
      <w:r w:rsidR="00912CBD">
        <w:rPr>
          <w:rFonts w:ascii="微软雅黑" w:eastAsia="微软雅黑" w:hAnsi="微软雅黑" w:hint="eastAsia"/>
        </w:rPr>
        <w:t>红包选项</w:t>
      </w:r>
      <w:r w:rsidR="00912CBD">
        <w:rPr>
          <w:rFonts w:ascii="微软雅黑" w:eastAsia="微软雅黑" w:hAnsi="微软雅黑"/>
        </w:rPr>
        <w:t>：</w:t>
      </w:r>
      <w:r w:rsidR="00912CBD">
        <w:rPr>
          <w:rFonts w:ascii="微软雅黑" w:eastAsia="微软雅黑" w:hAnsi="微软雅黑" w:hint="eastAsia"/>
        </w:rPr>
        <w:t>展示</w:t>
      </w:r>
      <w:r w:rsidR="00912CBD">
        <w:rPr>
          <w:rFonts w:ascii="微软雅黑" w:eastAsia="微软雅黑" w:hAnsi="微软雅黑"/>
        </w:rPr>
        <w:t>适用于该标的的</w:t>
      </w:r>
      <w:r w:rsidR="00912CBD">
        <w:rPr>
          <w:rFonts w:ascii="微软雅黑" w:eastAsia="微软雅黑" w:hAnsi="微软雅黑" w:hint="eastAsia"/>
        </w:rPr>
        <w:t>红包。</w:t>
      </w:r>
      <w:r w:rsidR="00824A44">
        <w:rPr>
          <w:rFonts w:ascii="微软雅黑" w:eastAsia="微软雅黑" w:hAnsi="微软雅黑" w:hint="eastAsia"/>
        </w:rPr>
        <w:t>选项</w:t>
      </w:r>
      <w:r w:rsidR="00824A44">
        <w:rPr>
          <w:rFonts w:ascii="微软雅黑" w:eastAsia="微软雅黑" w:hAnsi="微软雅黑"/>
        </w:rPr>
        <w:t>元素：</w:t>
      </w:r>
      <w:r w:rsidR="00824A44">
        <w:rPr>
          <w:rFonts w:ascii="微软雅黑" w:eastAsia="微软雅黑" w:hAnsi="微软雅黑" w:hint="eastAsia"/>
        </w:rPr>
        <w:t>抵扣金额</w:t>
      </w:r>
      <w:r w:rsidR="00824A44">
        <w:rPr>
          <w:rFonts w:ascii="微软雅黑" w:eastAsia="微软雅黑" w:hAnsi="微软雅黑"/>
        </w:rPr>
        <w:t>、</w:t>
      </w:r>
      <w:r w:rsidR="00824A44">
        <w:rPr>
          <w:rFonts w:ascii="微软雅黑" w:eastAsia="微软雅黑" w:hAnsi="微软雅黑" w:hint="eastAsia"/>
        </w:rPr>
        <w:t>最低</w:t>
      </w:r>
      <w:r w:rsidR="00A306CB">
        <w:rPr>
          <w:rFonts w:ascii="微软雅黑" w:eastAsia="微软雅黑" w:hAnsi="微软雅黑" w:hint="eastAsia"/>
        </w:rPr>
        <w:t>出借</w:t>
      </w:r>
      <w:r w:rsidR="00824A44">
        <w:rPr>
          <w:rFonts w:ascii="微软雅黑" w:eastAsia="微软雅黑" w:hAnsi="微软雅黑"/>
        </w:rPr>
        <w:t>额</w:t>
      </w:r>
      <w:r w:rsidR="00824A44">
        <w:rPr>
          <w:rFonts w:ascii="微软雅黑" w:eastAsia="微软雅黑" w:hAnsi="微软雅黑" w:hint="eastAsia"/>
        </w:rPr>
        <w:t>、</w:t>
      </w:r>
      <w:r w:rsidR="00824A44">
        <w:rPr>
          <w:rFonts w:ascii="微软雅黑" w:eastAsia="微软雅黑" w:hAnsi="微软雅黑"/>
        </w:rPr>
        <w:t>有效期。</w:t>
      </w:r>
      <w:r w:rsidR="00815C96">
        <w:rPr>
          <w:rFonts w:ascii="微软雅黑" w:eastAsia="微软雅黑" w:hAnsi="微软雅黑" w:hint="eastAsia"/>
        </w:rPr>
        <w:t>不可用项</w:t>
      </w:r>
      <w:r w:rsidR="00815C96">
        <w:rPr>
          <w:rFonts w:ascii="微软雅黑" w:eastAsia="微软雅黑" w:hAnsi="微软雅黑"/>
        </w:rPr>
        <w:t>（</w:t>
      </w:r>
      <w:r w:rsidR="00815C96">
        <w:rPr>
          <w:rFonts w:ascii="微软雅黑" w:eastAsia="微软雅黑" w:hAnsi="微软雅黑" w:hint="eastAsia"/>
        </w:rPr>
        <w:t>用户输入金额</w:t>
      </w:r>
      <w:r w:rsidR="00A306CB">
        <w:rPr>
          <w:rFonts w:ascii="微软雅黑" w:eastAsia="微软雅黑" w:hAnsi="微软雅黑"/>
        </w:rPr>
        <w:t>没达到最低</w:t>
      </w:r>
      <w:r w:rsidR="00A306CB">
        <w:rPr>
          <w:rFonts w:ascii="微软雅黑" w:eastAsia="微软雅黑" w:hAnsi="微软雅黑" w:hint="eastAsia"/>
        </w:rPr>
        <w:t>出借</w:t>
      </w:r>
      <w:r w:rsidR="00815C96">
        <w:rPr>
          <w:rFonts w:ascii="微软雅黑" w:eastAsia="微软雅黑" w:hAnsi="微软雅黑"/>
        </w:rPr>
        <w:t>额的红包）</w:t>
      </w:r>
      <w:r w:rsidR="00815C96">
        <w:rPr>
          <w:rFonts w:ascii="微软雅黑" w:eastAsia="微软雅黑" w:hAnsi="微软雅黑" w:hint="eastAsia"/>
        </w:rPr>
        <w:t>展示</w:t>
      </w:r>
      <w:r w:rsidR="00815C96">
        <w:rPr>
          <w:rFonts w:ascii="微软雅黑" w:eastAsia="微软雅黑" w:hAnsi="微软雅黑"/>
        </w:rPr>
        <w:t>在</w:t>
      </w:r>
      <w:r w:rsidR="0098689E">
        <w:rPr>
          <w:rFonts w:ascii="微软雅黑" w:eastAsia="微软雅黑" w:hAnsi="微软雅黑" w:hint="eastAsia"/>
        </w:rPr>
        <w:t>“</w:t>
      </w:r>
      <w:r w:rsidR="0098689E" w:rsidRPr="0098689E">
        <w:rPr>
          <w:rFonts w:ascii="微软雅黑" w:eastAsia="微软雅黑" w:hAnsi="微软雅黑" w:hint="eastAsia"/>
        </w:rPr>
        <w:t>出借金额未满足红包使用条件，不可使用下列红包</w:t>
      </w:r>
      <w:r w:rsidR="0098689E">
        <w:rPr>
          <w:rFonts w:ascii="微软雅黑" w:eastAsia="微软雅黑" w:hAnsi="微软雅黑" w:hint="eastAsia"/>
        </w:rPr>
        <w:t>”区域</w:t>
      </w:r>
      <w:r w:rsidR="00815C96">
        <w:rPr>
          <w:rFonts w:ascii="微软雅黑" w:eastAsia="微软雅黑" w:hAnsi="微软雅黑" w:hint="eastAsia"/>
        </w:rPr>
        <w:t>，且置</w:t>
      </w:r>
      <w:proofErr w:type="gramStart"/>
      <w:r w:rsidR="00815C96">
        <w:rPr>
          <w:rFonts w:ascii="微软雅黑" w:eastAsia="微软雅黑" w:hAnsi="微软雅黑" w:hint="eastAsia"/>
        </w:rPr>
        <w:t>灰</w:t>
      </w:r>
      <w:r w:rsidR="00815C96">
        <w:rPr>
          <w:rFonts w:ascii="微软雅黑" w:eastAsia="微软雅黑" w:hAnsi="微软雅黑"/>
        </w:rPr>
        <w:t>不可</w:t>
      </w:r>
      <w:proofErr w:type="gramEnd"/>
      <w:r w:rsidR="00815C96">
        <w:rPr>
          <w:rFonts w:ascii="微软雅黑" w:eastAsia="微软雅黑" w:hAnsi="微软雅黑"/>
        </w:rPr>
        <w:t>点击。</w:t>
      </w:r>
    </w:p>
    <w:p w14:paraId="0CE8F5F6" w14:textId="30BFB148" w:rsidR="00824A44" w:rsidRDefault="00824A44" w:rsidP="00B94ABD">
      <w:pPr>
        <w:pStyle w:val="ae"/>
        <w:ind w:left="360" w:firstLineChars="0" w:firstLine="0"/>
        <w:rPr>
          <w:rFonts w:ascii="微软雅黑" w:eastAsia="微软雅黑" w:hAnsi="微软雅黑"/>
        </w:rPr>
      </w:pPr>
      <w:r>
        <w:rPr>
          <w:rFonts w:ascii="微软雅黑" w:eastAsia="微软雅黑" w:hAnsi="微软雅黑"/>
        </w:rPr>
        <w:t>ii.排序：</w:t>
      </w:r>
      <w:r w:rsidR="00A72B5E">
        <w:rPr>
          <w:rFonts w:ascii="微软雅黑" w:eastAsia="微软雅黑" w:hAnsi="微软雅黑" w:hint="eastAsia"/>
        </w:rPr>
        <w:t>可用</w:t>
      </w:r>
      <w:r w:rsidR="004A0FBE">
        <w:rPr>
          <w:rFonts w:ascii="微软雅黑" w:eastAsia="微软雅黑" w:hAnsi="微软雅黑"/>
        </w:rPr>
        <w:t>和</w:t>
      </w:r>
      <w:r w:rsidR="00A72B5E">
        <w:rPr>
          <w:rFonts w:ascii="微软雅黑" w:eastAsia="微软雅黑" w:hAnsi="微软雅黑" w:hint="eastAsia"/>
          <w:kern w:val="0"/>
          <w:szCs w:val="21"/>
        </w:rPr>
        <w:t>因</w:t>
      </w:r>
      <w:r w:rsidR="00A72B5E">
        <w:rPr>
          <w:rFonts w:ascii="微软雅黑" w:eastAsia="微软雅黑" w:hAnsi="微软雅黑"/>
          <w:kern w:val="0"/>
          <w:szCs w:val="21"/>
        </w:rPr>
        <w:t>投资金额不足</w:t>
      </w:r>
      <w:proofErr w:type="gramStart"/>
      <w:r w:rsidR="00A72B5E">
        <w:rPr>
          <w:rFonts w:ascii="微软雅黑" w:eastAsia="微软雅黑" w:hAnsi="微软雅黑" w:hint="eastAsia"/>
          <w:kern w:val="0"/>
          <w:szCs w:val="21"/>
        </w:rPr>
        <w:t>不</w:t>
      </w:r>
      <w:proofErr w:type="gramEnd"/>
      <w:r w:rsidR="00A72B5E">
        <w:rPr>
          <w:rFonts w:ascii="微软雅黑" w:eastAsia="微软雅黑" w:hAnsi="微软雅黑" w:hint="eastAsia"/>
          <w:kern w:val="0"/>
          <w:szCs w:val="21"/>
        </w:rPr>
        <w:t>可用</w:t>
      </w:r>
      <w:r w:rsidR="004A0FBE">
        <w:rPr>
          <w:rFonts w:ascii="微软雅黑" w:eastAsia="微软雅黑" w:hAnsi="微软雅黑"/>
        </w:rPr>
        <w:t>分为两组，组内</w:t>
      </w:r>
      <w:r>
        <w:rPr>
          <w:rFonts w:ascii="微软雅黑" w:eastAsia="微软雅黑" w:hAnsi="微软雅黑" w:hint="eastAsia"/>
        </w:rPr>
        <w:t>优先</w:t>
      </w:r>
      <w:r>
        <w:rPr>
          <w:rFonts w:ascii="微软雅黑" w:eastAsia="微软雅黑" w:hAnsi="微软雅黑"/>
        </w:rPr>
        <w:t>根据抵扣金额排序</w:t>
      </w:r>
      <w:r>
        <w:rPr>
          <w:rFonts w:ascii="微软雅黑" w:eastAsia="微软雅黑" w:hAnsi="微软雅黑" w:hint="eastAsia"/>
        </w:rPr>
        <w:t>，</w:t>
      </w:r>
      <w:r>
        <w:rPr>
          <w:rFonts w:ascii="微软雅黑" w:eastAsia="微软雅黑" w:hAnsi="微软雅黑"/>
        </w:rPr>
        <w:t>金额大</w:t>
      </w:r>
      <w:r>
        <w:rPr>
          <w:rFonts w:ascii="微软雅黑" w:eastAsia="微软雅黑" w:hAnsi="微软雅黑" w:hint="eastAsia"/>
        </w:rPr>
        <w:t>至</w:t>
      </w:r>
      <w:r>
        <w:rPr>
          <w:rFonts w:ascii="微软雅黑" w:eastAsia="微软雅黑" w:hAnsi="微软雅黑"/>
        </w:rPr>
        <w:t>小</w:t>
      </w:r>
      <w:r>
        <w:rPr>
          <w:rFonts w:ascii="微软雅黑" w:eastAsia="微软雅黑" w:hAnsi="微软雅黑" w:hint="eastAsia"/>
        </w:rPr>
        <w:t>，</w:t>
      </w:r>
      <w:r>
        <w:rPr>
          <w:rFonts w:ascii="微软雅黑" w:eastAsia="微软雅黑" w:hAnsi="微软雅黑"/>
        </w:rPr>
        <w:t>从上到下排列</w:t>
      </w:r>
      <w:r>
        <w:rPr>
          <w:rFonts w:ascii="微软雅黑" w:eastAsia="微软雅黑" w:hAnsi="微软雅黑" w:hint="eastAsia"/>
        </w:rPr>
        <w:t>；同金额</w:t>
      </w:r>
      <w:r>
        <w:rPr>
          <w:rFonts w:ascii="微软雅黑" w:eastAsia="微软雅黑" w:hAnsi="微软雅黑"/>
        </w:rPr>
        <w:t>情况下，根据有效期时间近至远，从上到下排列。</w:t>
      </w:r>
      <w:r w:rsidR="00443440" w:rsidRPr="00443440">
        <w:rPr>
          <w:rFonts w:ascii="微软雅黑" w:eastAsia="微软雅黑" w:hAnsi="微软雅黑"/>
        </w:rPr>
        <w:t>过期时间相同，抵扣比例高的放前面</w:t>
      </w:r>
      <w:r w:rsidR="00443440">
        <w:rPr>
          <w:rFonts w:ascii="微软雅黑" w:eastAsia="微软雅黑" w:hAnsi="微软雅黑" w:hint="eastAsia"/>
        </w:rPr>
        <w:t>。</w:t>
      </w:r>
    </w:p>
    <w:p w14:paraId="6F878DF7" w14:textId="45D847E3" w:rsidR="0065165B" w:rsidRPr="0065165B" w:rsidRDefault="00815C96" w:rsidP="0065165B">
      <w:pPr>
        <w:pStyle w:val="ae"/>
        <w:ind w:left="360" w:firstLineChars="0" w:firstLine="0"/>
        <w:rPr>
          <w:rFonts w:ascii="微软雅黑" w:eastAsia="微软雅黑" w:hAnsi="微软雅黑"/>
          <w:color w:val="548DD4" w:themeColor="text2" w:themeTint="99"/>
        </w:rPr>
      </w:pPr>
      <w:r>
        <w:rPr>
          <w:rFonts w:ascii="微软雅黑" w:eastAsia="微软雅黑" w:hAnsi="微软雅黑"/>
        </w:rPr>
        <w:t>iii.</w:t>
      </w:r>
      <w:r>
        <w:rPr>
          <w:rFonts w:ascii="微软雅黑" w:eastAsia="微软雅黑" w:hAnsi="微软雅黑" w:hint="eastAsia"/>
        </w:rPr>
        <w:t>交互：选中</w:t>
      </w:r>
      <w:r>
        <w:rPr>
          <w:rFonts w:ascii="微软雅黑" w:eastAsia="微软雅黑" w:hAnsi="微软雅黑"/>
        </w:rPr>
        <w:t>选项，弹框</w:t>
      </w:r>
      <w:r>
        <w:rPr>
          <w:rFonts w:ascii="微软雅黑" w:eastAsia="微软雅黑" w:hAnsi="微软雅黑" w:hint="eastAsia"/>
        </w:rPr>
        <w:t>向下</w:t>
      </w:r>
      <w:r>
        <w:rPr>
          <w:rFonts w:ascii="微软雅黑" w:eastAsia="微软雅黑" w:hAnsi="微软雅黑"/>
        </w:rPr>
        <w:t>收回</w:t>
      </w:r>
      <w:r>
        <w:rPr>
          <w:rFonts w:ascii="微软雅黑" w:eastAsia="微软雅黑" w:hAnsi="微软雅黑" w:hint="eastAsia"/>
        </w:rPr>
        <w:t>。</w:t>
      </w:r>
      <w:r w:rsidR="00545E34">
        <w:rPr>
          <w:rFonts w:ascii="微软雅黑" w:eastAsia="微软雅黑" w:hAnsi="微软雅黑"/>
        </w:rPr>
        <w:t>不展示</w:t>
      </w:r>
      <w:r w:rsidR="00A72B5E">
        <w:rPr>
          <w:rFonts w:ascii="微软雅黑" w:eastAsia="微软雅黑" w:hAnsi="微软雅黑" w:hint="eastAsia"/>
        </w:rPr>
        <w:t>产品类型不适用的</w:t>
      </w:r>
      <w:r w:rsidR="00A72B5E">
        <w:rPr>
          <w:rFonts w:ascii="微软雅黑" w:eastAsia="微软雅黑" w:hAnsi="微软雅黑"/>
        </w:rPr>
        <w:t>红包。</w:t>
      </w:r>
      <w:r w:rsidR="0065165B">
        <w:rPr>
          <w:rFonts w:ascii="微软雅黑" w:eastAsia="微软雅黑" w:hAnsi="微软雅黑" w:hint="eastAsia"/>
        </w:rPr>
        <w:t>选中</w:t>
      </w:r>
      <w:r w:rsidR="0065165B">
        <w:rPr>
          <w:rFonts w:ascii="微软雅黑" w:eastAsia="微软雅黑" w:hAnsi="微软雅黑"/>
        </w:rPr>
        <w:t>选项，</w:t>
      </w:r>
      <w:r w:rsidR="0065165B">
        <w:rPr>
          <w:rFonts w:ascii="微软雅黑" w:eastAsia="微软雅黑" w:hAnsi="微软雅黑" w:hint="eastAsia"/>
        </w:rPr>
        <w:t>保存</w:t>
      </w:r>
      <w:r w:rsidR="0065165B">
        <w:rPr>
          <w:rFonts w:ascii="微软雅黑" w:eastAsia="微软雅黑" w:hAnsi="微软雅黑"/>
        </w:rPr>
        <w:t>选择且弹框</w:t>
      </w:r>
      <w:r w:rsidR="0065165B">
        <w:rPr>
          <w:rFonts w:ascii="微软雅黑" w:eastAsia="微软雅黑" w:hAnsi="微软雅黑" w:hint="eastAsia"/>
        </w:rPr>
        <w:t>向下</w:t>
      </w:r>
      <w:r w:rsidR="0065165B">
        <w:rPr>
          <w:rFonts w:ascii="微软雅黑" w:eastAsia="微软雅黑" w:hAnsi="微软雅黑"/>
        </w:rPr>
        <w:t>收回</w:t>
      </w:r>
      <w:r w:rsidR="0065165B">
        <w:rPr>
          <w:rFonts w:ascii="微软雅黑" w:eastAsia="微软雅黑" w:hAnsi="微软雅黑" w:hint="eastAsia"/>
        </w:rPr>
        <w:t>。点击【x】关闭弹框</w:t>
      </w:r>
      <w:r w:rsidR="0065165B">
        <w:rPr>
          <w:rFonts w:ascii="微软雅黑" w:eastAsia="微软雅黑" w:hAnsi="微软雅黑"/>
        </w:rPr>
        <w:t>。</w:t>
      </w:r>
      <w:r w:rsidR="0065165B" w:rsidRPr="0065165B">
        <w:rPr>
          <w:rFonts w:ascii="微软雅黑" w:eastAsia="微软雅黑" w:hAnsi="微软雅黑"/>
          <w:color w:val="548DD4" w:themeColor="text2" w:themeTint="99"/>
        </w:rPr>
        <w:t>（</w:t>
      </w:r>
      <w:r w:rsidR="0065165B" w:rsidRPr="0065165B">
        <w:rPr>
          <w:rFonts w:ascii="微软雅黑" w:eastAsia="微软雅黑" w:hAnsi="微软雅黑" w:hint="eastAsia"/>
          <w:color w:val="548DD4" w:themeColor="text2" w:themeTint="99"/>
        </w:rPr>
        <w:t>12.17</w:t>
      </w:r>
      <w:r w:rsidR="0065165B">
        <w:rPr>
          <w:rFonts w:ascii="微软雅黑" w:eastAsia="微软雅黑" w:hAnsi="微软雅黑" w:hint="eastAsia"/>
          <w:color w:val="548DD4" w:themeColor="text2" w:themeTint="99"/>
        </w:rPr>
        <w:t>修改</w:t>
      </w:r>
      <w:r w:rsidR="0065165B" w:rsidRPr="0065165B">
        <w:rPr>
          <w:rFonts w:ascii="微软雅黑" w:eastAsia="微软雅黑" w:hAnsi="微软雅黑"/>
          <w:color w:val="548DD4" w:themeColor="text2" w:themeTint="99"/>
        </w:rPr>
        <w:t>）</w:t>
      </w:r>
    </w:p>
    <w:p w14:paraId="268486A1" w14:textId="5D108061" w:rsidR="0028266A" w:rsidRPr="0028266A" w:rsidRDefault="0028266A" w:rsidP="0028266A">
      <w:pPr>
        <w:pStyle w:val="ae"/>
        <w:ind w:left="360" w:firstLineChars="0" w:firstLine="0"/>
        <w:rPr>
          <w:rFonts w:ascii="微软雅黑" w:eastAsia="微软雅黑" w:hAnsi="微软雅黑"/>
        </w:rPr>
      </w:pPr>
      <w:r>
        <w:rPr>
          <w:rFonts w:ascii="微软雅黑" w:eastAsia="微软雅黑" w:hAnsi="微软雅黑"/>
        </w:rPr>
        <w:t>iv.</w:t>
      </w:r>
      <w:r>
        <w:rPr>
          <w:rFonts w:ascii="微软雅黑" w:eastAsia="微软雅黑" w:hAnsi="微软雅黑" w:hint="eastAsia"/>
        </w:rPr>
        <w:t>用户</w:t>
      </w:r>
      <w:r>
        <w:rPr>
          <w:rFonts w:ascii="微软雅黑" w:eastAsia="微软雅黑" w:hAnsi="微软雅黑"/>
        </w:rPr>
        <w:t>更换红包</w:t>
      </w:r>
      <w:r w:rsidR="00F65BD7">
        <w:rPr>
          <w:rFonts w:ascii="微软雅黑" w:eastAsia="微软雅黑" w:hAnsi="微软雅黑" w:hint="eastAsia"/>
        </w:rPr>
        <w:t>：</w:t>
      </w:r>
      <w:r w:rsidR="00F65BD7">
        <w:rPr>
          <w:rFonts w:ascii="微软雅黑" w:eastAsia="微软雅黑" w:hAnsi="微软雅黑"/>
        </w:rPr>
        <w:t>用户修改出借金额</w:t>
      </w:r>
      <w:r w:rsidRPr="0028266A">
        <w:rPr>
          <w:rFonts w:ascii="微软雅黑" w:eastAsia="微软雅黑" w:hAnsi="微软雅黑" w:hint="eastAsia"/>
        </w:rPr>
        <w:t>，按推荐规则为用户自动选择推荐红包。</w:t>
      </w:r>
      <w:r w:rsidR="00F65BD7" w:rsidRPr="0065165B">
        <w:rPr>
          <w:rFonts w:ascii="微软雅黑" w:eastAsia="微软雅黑" w:hAnsi="微软雅黑"/>
          <w:color w:val="548DD4" w:themeColor="text2" w:themeTint="99"/>
        </w:rPr>
        <w:t>（</w:t>
      </w:r>
      <w:r w:rsidR="00F65BD7">
        <w:rPr>
          <w:rFonts w:ascii="微软雅黑" w:eastAsia="微软雅黑" w:hAnsi="微软雅黑" w:hint="eastAsia"/>
          <w:color w:val="548DD4" w:themeColor="text2" w:themeTint="99"/>
        </w:rPr>
        <w:t>12.18修改</w:t>
      </w:r>
      <w:r w:rsidR="00F65BD7" w:rsidRPr="0065165B">
        <w:rPr>
          <w:rFonts w:ascii="微软雅黑" w:eastAsia="微软雅黑" w:hAnsi="微软雅黑"/>
          <w:color w:val="548DD4" w:themeColor="text2" w:themeTint="99"/>
        </w:rPr>
        <w:t>）</w:t>
      </w:r>
    </w:p>
    <w:p w14:paraId="6030A639" w14:textId="14A4BE4B" w:rsidR="00815C96" w:rsidRDefault="0028266A" w:rsidP="00815C96">
      <w:pPr>
        <w:pStyle w:val="ae"/>
        <w:ind w:left="360" w:firstLineChars="0" w:firstLine="0"/>
        <w:rPr>
          <w:rFonts w:ascii="微软雅黑" w:eastAsia="微软雅黑" w:hAnsi="微软雅黑"/>
        </w:rPr>
      </w:pPr>
      <w:r>
        <w:rPr>
          <w:rFonts w:ascii="微软雅黑" w:eastAsia="微软雅黑" w:hAnsi="微软雅黑"/>
        </w:rPr>
        <w:t>③VIP</w:t>
      </w:r>
      <w:r w:rsidR="00F3222E">
        <w:rPr>
          <w:rFonts w:ascii="微软雅黑" w:eastAsia="微软雅黑" w:hAnsi="微软雅黑" w:hint="eastAsia"/>
        </w:rPr>
        <w:t>用户</w:t>
      </w:r>
      <w:r w:rsidR="00F3222E">
        <w:rPr>
          <w:rFonts w:ascii="微软雅黑" w:eastAsia="微软雅黑" w:hAnsi="微软雅黑"/>
        </w:rPr>
        <w:t>红包</w:t>
      </w:r>
      <w:r w:rsidR="00F3222E">
        <w:rPr>
          <w:rFonts w:ascii="微软雅黑" w:eastAsia="微软雅黑" w:hAnsi="微软雅黑" w:hint="eastAsia"/>
        </w:rPr>
        <w:t>弹框</w:t>
      </w:r>
      <w:r w:rsidR="00273F86">
        <w:rPr>
          <w:rFonts w:ascii="微软雅黑" w:eastAsia="微软雅黑" w:hAnsi="微软雅黑" w:hint="eastAsia"/>
        </w:rPr>
        <w:t>（复选框）</w:t>
      </w:r>
    </w:p>
    <w:p w14:paraId="2C11AC42" w14:textId="3DF90563" w:rsidR="0098689E" w:rsidRDefault="00545E34" w:rsidP="0098689E">
      <w:pPr>
        <w:pStyle w:val="ae"/>
        <w:ind w:left="360" w:firstLineChars="0" w:firstLine="0"/>
        <w:rPr>
          <w:rFonts w:ascii="微软雅黑" w:eastAsia="微软雅黑" w:hAnsi="微软雅黑"/>
        </w:rPr>
      </w:pPr>
      <w:r>
        <w:rPr>
          <w:noProof/>
        </w:rPr>
        <w:drawing>
          <wp:inline distT="0" distB="0" distL="0" distR="0" wp14:anchorId="15506B14" wp14:editId="70B6AE43">
            <wp:extent cx="1946606" cy="2338043"/>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9104" cy="2341043"/>
                    </a:xfrm>
                    <a:prstGeom prst="rect">
                      <a:avLst/>
                    </a:prstGeom>
                  </pic:spPr>
                </pic:pic>
              </a:graphicData>
            </a:graphic>
          </wp:inline>
        </w:drawing>
      </w:r>
      <w:r w:rsidR="0038343C" w:rsidRPr="0038343C">
        <w:rPr>
          <w:noProof/>
        </w:rPr>
        <w:t xml:space="preserve"> </w:t>
      </w:r>
    </w:p>
    <w:p w14:paraId="12BE698A" w14:textId="1C1705FC" w:rsidR="0098689E" w:rsidRDefault="0098689E" w:rsidP="0098689E">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提示栏</w:t>
      </w:r>
      <w:r>
        <w:rPr>
          <w:rFonts w:ascii="微软雅黑" w:eastAsia="微软雅黑" w:hAnsi="微软雅黑"/>
        </w:rPr>
        <w:t>：由提示语和</w:t>
      </w:r>
      <w:r>
        <w:rPr>
          <w:rFonts w:ascii="微软雅黑" w:eastAsia="微软雅黑" w:hAnsi="微软雅黑" w:hint="eastAsia"/>
        </w:rPr>
        <w:t>【合并红包</w:t>
      </w:r>
      <w:r>
        <w:rPr>
          <w:rFonts w:ascii="微软雅黑" w:eastAsia="微软雅黑" w:hAnsi="微软雅黑"/>
        </w:rPr>
        <w:t>规则</w:t>
      </w:r>
      <w:r>
        <w:rPr>
          <w:rFonts w:ascii="微软雅黑" w:eastAsia="微软雅黑" w:hAnsi="微软雅黑" w:hint="eastAsia"/>
        </w:rPr>
        <w:t>】。</w:t>
      </w:r>
    </w:p>
    <w:p w14:paraId="7B0FE4EA" w14:textId="65E43E54" w:rsidR="00702715" w:rsidRPr="00702715" w:rsidRDefault="0098689E" w:rsidP="00B97F4A">
      <w:pPr>
        <w:pStyle w:val="ae"/>
        <w:numPr>
          <w:ilvl w:val="0"/>
          <w:numId w:val="3"/>
        </w:numPr>
        <w:ind w:firstLineChars="0"/>
        <w:rPr>
          <w:rFonts w:ascii="微软雅黑" w:eastAsia="微软雅黑" w:hAnsi="微软雅黑"/>
          <w:color w:val="948A54" w:themeColor="background2" w:themeShade="80"/>
        </w:rPr>
      </w:pPr>
      <w:r w:rsidRPr="00545E34">
        <w:rPr>
          <w:rFonts w:ascii="微软雅黑" w:eastAsia="微软雅黑" w:hAnsi="微软雅黑" w:hint="eastAsia"/>
        </w:rPr>
        <w:lastRenderedPageBreak/>
        <w:t>提示语</w:t>
      </w:r>
      <w:r w:rsidRPr="00545E34">
        <w:rPr>
          <w:rFonts w:ascii="微软雅黑" w:eastAsia="微软雅黑" w:hAnsi="微软雅黑"/>
        </w:rPr>
        <w:t>：当用户没有选择红包时</w:t>
      </w:r>
      <w:r w:rsidRPr="00545E34">
        <w:rPr>
          <w:rFonts w:ascii="微软雅黑" w:eastAsia="微软雅黑" w:hAnsi="微软雅黑" w:hint="eastAsia"/>
        </w:rPr>
        <w:t>，</w:t>
      </w:r>
      <w:r w:rsidRPr="00545E34">
        <w:rPr>
          <w:rFonts w:ascii="微软雅黑" w:eastAsia="微软雅黑" w:hAnsi="微软雅黑"/>
        </w:rPr>
        <w:t>提示语</w:t>
      </w:r>
      <w:r w:rsidRPr="00545E34">
        <w:rPr>
          <w:rFonts w:ascii="微软雅黑" w:eastAsia="微软雅黑" w:hAnsi="微软雅黑" w:hint="eastAsia"/>
        </w:rPr>
        <w:t>：</w:t>
      </w:r>
      <w:r w:rsidRPr="00545E34">
        <w:rPr>
          <w:rFonts w:ascii="微软雅黑" w:eastAsia="微软雅黑" w:hAnsi="微软雅黑" w:hint="eastAsia"/>
          <w:color w:val="948A54" w:themeColor="background2" w:themeShade="80"/>
        </w:rPr>
        <w:t xml:space="preserve"> VIP用户可合并使用红包</w:t>
      </w:r>
      <w:r w:rsidRPr="00545E34">
        <w:rPr>
          <w:rFonts w:ascii="微软雅黑" w:eastAsia="微软雅黑" w:hAnsi="微软雅黑" w:hint="eastAsia"/>
        </w:rPr>
        <w:t>；</w:t>
      </w:r>
      <w:r w:rsidRPr="00545E34">
        <w:rPr>
          <w:rFonts w:ascii="微软雅黑" w:eastAsia="微软雅黑" w:hAnsi="微软雅黑"/>
        </w:rPr>
        <w:t>当用户选择了红包</w:t>
      </w:r>
      <w:r w:rsidRPr="00545E34">
        <w:rPr>
          <w:rFonts w:ascii="微软雅黑" w:eastAsia="微软雅黑" w:hAnsi="微软雅黑" w:hint="eastAsia"/>
        </w:rPr>
        <w:t>,提示语</w:t>
      </w:r>
      <w:r w:rsidRPr="00545E34">
        <w:rPr>
          <w:rFonts w:ascii="微软雅黑" w:eastAsia="微软雅黑" w:hAnsi="微软雅黑"/>
        </w:rPr>
        <w:t>为：</w:t>
      </w:r>
      <w:r w:rsidRPr="00545E34">
        <w:rPr>
          <w:rFonts w:ascii="微软雅黑" w:eastAsia="微软雅黑" w:hAnsi="微软雅黑" w:hint="eastAsia"/>
          <w:color w:val="948A54" w:themeColor="background2" w:themeShade="80"/>
        </w:rPr>
        <w:t>使用</w:t>
      </w:r>
      <w:r w:rsidRPr="00545E34">
        <w:rPr>
          <w:rFonts w:ascii="微软雅黑" w:eastAsia="微软雅黑" w:hAnsi="微软雅黑"/>
          <w:color w:val="948A54" w:themeColor="background2" w:themeShade="80"/>
        </w:rPr>
        <w:t>{</w:t>
      </w:r>
      <w:r w:rsidRPr="00545E34">
        <w:rPr>
          <w:rFonts w:ascii="微软雅黑" w:eastAsia="微软雅黑" w:hAnsi="微软雅黑" w:hint="eastAsia"/>
          <w:color w:val="948A54" w:themeColor="background2" w:themeShade="80"/>
        </w:rPr>
        <w:t>用户选择</w:t>
      </w:r>
      <w:r w:rsidRPr="00545E34">
        <w:rPr>
          <w:rFonts w:ascii="微软雅黑" w:eastAsia="微软雅黑" w:hAnsi="微软雅黑"/>
          <w:color w:val="948A54" w:themeColor="background2" w:themeShade="80"/>
        </w:rPr>
        <w:t>红包个数}</w:t>
      </w:r>
      <w:proofErr w:type="gramStart"/>
      <w:r w:rsidRPr="00545E34">
        <w:rPr>
          <w:rFonts w:ascii="微软雅黑" w:eastAsia="微软雅黑" w:hAnsi="微软雅黑" w:hint="eastAsia"/>
          <w:color w:val="948A54" w:themeColor="background2" w:themeShade="80"/>
        </w:rPr>
        <w:t>个</w:t>
      </w:r>
      <w:proofErr w:type="gramEnd"/>
      <w:r w:rsidRPr="00545E34">
        <w:rPr>
          <w:rFonts w:ascii="微软雅黑" w:eastAsia="微软雅黑" w:hAnsi="微软雅黑" w:hint="eastAsia"/>
          <w:color w:val="948A54" w:themeColor="background2" w:themeShade="80"/>
        </w:rPr>
        <w:t>红包，共抵扣{选择</w:t>
      </w:r>
      <w:r w:rsidRPr="00545E34">
        <w:rPr>
          <w:rFonts w:ascii="微软雅黑" w:eastAsia="微软雅黑" w:hAnsi="微软雅黑"/>
          <w:color w:val="948A54" w:themeColor="background2" w:themeShade="80"/>
        </w:rPr>
        <w:t>的红包抵扣金额</w:t>
      </w:r>
      <w:r w:rsidRPr="00545E34">
        <w:rPr>
          <w:rFonts w:ascii="微软雅黑" w:eastAsia="微软雅黑" w:hAnsi="微软雅黑" w:hint="eastAsia"/>
          <w:color w:val="948A54" w:themeColor="background2" w:themeShade="80"/>
        </w:rPr>
        <w:t>合计}元。</w:t>
      </w:r>
    </w:p>
    <w:p w14:paraId="43B6DA21" w14:textId="36D619ED" w:rsidR="000D103A" w:rsidRPr="00545E34" w:rsidRDefault="00702715" w:rsidP="00B97F4A">
      <w:pPr>
        <w:pStyle w:val="ae"/>
        <w:numPr>
          <w:ilvl w:val="0"/>
          <w:numId w:val="3"/>
        </w:numPr>
        <w:ind w:firstLineChars="0"/>
        <w:rPr>
          <w:rFonts w:ascii="微软雅黑" w:eastAsia="微软雅黑" w:hAnsi="微软雅黑"/>
          <w:color w:val="948A54" w:themeColor="background2" w:themeShade="80"/>
        </w:rPr>
      </w:pPr>
      <w:r>
        <w:rPr>
          <w:rFonts w:ascii="微软雅黑" w:eastAsia="微软雅黑" w:hAnsi="微软雅黑" w:hint="eastAsia"/>
          <w:color w:val="948A54" w:themeColor="background2" w:themeShade="80"/>
        </w:rPr>
        <w:t>点击</w:t>
      </w:r>
      <w:r w:rsidR="000D103A" w:rsidRPr="00545E34">
        <w:rPr>
          <w:rFonts w:ascii="微软雅黑" w:eastAsia="微软雅黑" w:hAnsi="微软雅黑" w:hint="eastAsia"/>
        </w:rPr>
        <w:t>【合并红包</w:t>
      </w:r>
      <w:r w:rsidR="000D103A" w:rsidRPr="00545E34">
        <w:rPr>
          <w:rFonts w:ascii="微软雅黑" w:eastAsia="微软雅黑" w:hAnsi="微软雅黑"/>
        </w:rPr>
        <w:t>规则</w:t>
      </w:r>
      <w:r w:rsidR="000D103A" w:rsidRPr="00545E34">
        <w:rPr>
          <w:rFonts w:ascii="微软雅黑" w:eastAsia="微软雅黑" w:hAnsi="微软雅黑" w:hint="eastAsia"/>
        </w:rPr>
        <w:t>】，</w:t>
      </w:r>
      <w:r w:rsidR="000D103A" w:rsidRPr="00545E34">
        <w:rPr>
          <w:rFonts w:ascii="微软雅黑" w:eastAsia="微软雅黑" w:hAnsi="微软雅黑"/>
        </w:rPr>
        <w:t>进入合并红包规则页。</w:t>
      </w:r>
    </w:p>
    <w:p w14:paraId="062FB64A" w14:textId="7A9A7FE6" w:rsidR="00FF069F" w:rsidRPr="00FF069F" w:rsidRDefault="00FF069F" w:rsidP="00FF069F">
      <w:pPr>
        <w:ind w:firstLineChars="437" w:firstLine="978"/>
        <w:rPr>
          <w:rFonts w:ascii="微软雅黑" w:eastAsia="微软雅黑" w:hAnsi="微软雅黑"/>
          <w:color w:val="948A54" w:themeColor="background2" w:themeShade="80"/>
        </w:rPr>
      </w:pPr>
      <w:r w:rsidRPr="00FF069F">
        <w:rPr>
          <w:rFonts w:ascii="微软雅黑" w:eastAsia="微软雅黑" w:hAnsi="微软雅黑" w:hint="eastAsia"/>
        </w:rPr>
        <w:t>文案</w:t>
      </w:r>
      <w:r w:rsidRPr="00FF069F">
        <w:rPr>
          <w:rFonts w:ascii="微软雅黑" w:eastAsia="微软雅黑" w:hAnsi="微软雅黑"/>
        </w:rPr>
        <w:t>：</w:t>
      </w:r>
      <w:r w:rsidRPr="00FF069F">
        <w:rPr>
          <w:rFonts w:ascii="微软雅黑" w:eastAsia="微软雅黑" w:hAnsi="微软雅黑" w:hint="eastAsia"/>
          <w:color w:val="948A54" w:themeColor="background2" w:themeShade="80"/>
        </w:rPr>
        <w:t>1.您是友金所VIP用户，可享受红包合并使用特权；</w:t>
      </w:r>
    </w:p>
    <w:p w14:paraId="6F70E762" w14:textId="22E56DD0" w:rsidR="00FF069F" w:rsidRPr="00FF069F" w:rsidRDefault="00FF069F" w:rsidP="00FF069F">
      <w:pPr>
        <w:pStyle w:val="ae"/>
        <w:ind w:left="987" w:firstLineChars="0" w:firstLine="0"/>
        <w:rPr>
          <w:rFonts w:ascii="微软雅黑" w:eastAsia="微软雅黑" w:hAnsi="微软雅黑"/>
          <w:color w:val="948A54" w:themeColor="background2" w:themeShade="80"/>
        </w:rPr>
      </w:pPr>
      <w:r>
        <w:rPr>
          <w:rFonts w:ascii="微软雅黑" w:eastAsia="微软雅黑" w:hAnsi="微软雅黑" w:hint="eastAsia"/>
          <w:color w:val="948A54" w:themeColor="background2" w:themeShade="80"/>
        </w:rPr>
        <w:t>2.</w:t>
      </w:r>
      <w:r w:rsidRPr="00FF069F">
        <w:rPr>
          <w:rFonts w:ascii="微软雅黑" w:eastAsia="微软雅黑" w:hAnsi="微软雅黑" w:hint="eastAsia"/>
          <w:color w:val="948A54" w:themeColor="background2" w:themeShade="80"/>
        </w:rPr>
        <w:t>投资时您可使用1个红包或合并使用多个红包，选择多个红包并完成投资，即可将多个</w:t>
      </w:r>
      <w:proofErr w:type="gramStart"/>
      <w:r w:rsidRPr="00FF069F">
        <w:rPr>
          <w:rFonts w:ascii="微软雅黑" w:eastAsia="微软雅黑" w:hAnsi="微软雅黑" w:hint="eastAsia"/>
          <w:color w:val="948A54" w:themeColor="background2" w:themeShade="80"/>
        </w:rPr>
        <w:t>红包红包</w:t>
      </w:r>
      <w:proofErr w:type="gramEnd"/>
      <w:r w:rsidRPr="00FF069F">
        <w:rPr>
          <w:rFonts w:ascii="微软雅黑" w:eastAsia="微软雅黑" w:hAnsi="微软雅黑" w:hint="eastAsia"/>
          <w:color w:val="948A54" w:themeColor="background2" w:themeShade="80"/>
        </w:rPr>
        <w:t>合并使用；</w:t>
      </w:r>
    </w:p>
    <w:p w14:paraId="70D3458A" w14:textId="7084F867" w:rsidR="00FF069F" w:rsidRPr="00FF069F" w:rsidRDefault="00FF069F" w:rsidP="00FF069F">
      <w:pPr>
        <w:pStyle w:val="ae"/>
        <w:ind w:left="987" w:firstLineChars="0" w:firstLine="0"/>
        <w:rPr>
          <w:rFonts w:ascii="微软雅黑" w:eastAsia="微软雅黑" w:hAnsi="微软雅黑"/>
          <w:color w:val="948A54" w:themeColor="background2" w:themeShade="80"/>
        </w:rPr>
      </w:pPr>
      <w:r>
        <w:rPr>
          <w:rFonts w:ascii="微软雅黑" w:eastAsia="微软雅黑" w:hAnsi="微软雅黑" w:hint="eastAsia"/>
          <w:color w:val="948A54" w:themeColor="background2" w:themeShade="80"/>
        </w:rPr>
        <w:t>3.</w:t>
      </w:r>
      <w:r w:rsidRPr="00FF069F">
        <w:rPr>
          <w:rFonts w:ascii="微软雅黑" w:eastAsia="微软雅黑" w:hAnsi="微软雅黑" w:hint="eastAsia"/>
          <w:color w:val="948A54" w:themeColor="background2" w:themeShade="80"/>
        </w:rPr>
        <w:t>合并使用多个红包时，各红包的最低投资金额、可抵扣金额将进行叠加，您的加入金额需大于或等于合并红包的最低投资金额。</w:t>
      </w:r>
    </w:p>
    <w:p w14:paraId="3545F7DA" w14:textId="77777777" w:rsidR="00341117" w:rsidRDefault="00FF069F" w:rsidP="00815C96">
      <w:pPr>
        <w:pStyle w:val="ae"/>
        <w:ind w:left="360" w:firstLineChars="0" w:firstLine="0"/>
        <w:rPr>
          <w:rFonts w:ascii="微软雅黑" w:eastAsia="微软雅黑" w:hAnsi="微软雅黑"/>
        </w:rPr>
      </w:pPr>
      <w:r>
        <w:rPr>
          <w:rFonts w:ascii="微软雅黑" w:eastAsia="微软雅黑" w:hAnsi="微软雅黑"/>
        </w:rPr>
        <w:t>i</w:t>
      </w:r>
      <w:r>
        <w:rPr>
          <w:rFonts w:ascii="微软雅黑" w:eastAsia="微软雅黑" w:hAnsi="微软雅黑" w:hint="eastAsia"/>
        </w:rPr>
        <w:t>i</w:t>
      </w:r>
      <w:r>
        <w:rPr>
          <w:rFonts w:ascii="微软雅黑" w:eastAsia="微软雅黑" w:hAnsi="微软雅黑"/>
        </w:rPr>
        <w:t>.</w:t>
      </w:r>
      <w:r w:rsidR="0038343C">
        <w:rPr>
          <w:rFonts w:ascii="微软雅黑" w:eastAsia="微软雅黑" w:hAnsi="微软雅黑"/>
        </w:rPr>
        <w:t>红包排序规则</w:t>
      </w:r>
      <w:r>
        <w:rPr>
          <w:rFonts w:ascii="微软雅黑" w:eastAsia="微软雅黑" w:hAnsi="微软雅黑"/>
        </w:rPr>
        <w:t>与</w:t>
      </w:r>
      <w:r>
        <w:rPr>
          <w:rFonts w:ascii="微软雅黑" w:eastAsia="微软雅黑" w:hAnsi="微软雅黑" w:hint="eastAsia"/>
        </w:rPr>
        <w:t>上述</w:t>
      </w:r>
      <w:r>
        <w:rPr>
          <w:rFonts w:ascii="微软雅黑" w:eastAsia="微软雅黑" w:hAnsi="微软雅黑"/>
        </w:rPr>
        <w:t>红包</w:t>
      </w:r>
      <w:r w:rsidR="0038343C">
        <w:rPr>
          <w:rFonts w:ascii="微软雅黑" w:eastAsia="微软雅黑" w:hAnsi="微软雅黑"/>
        </w:rPr>
        <w:t>选择</w:t>
      </w:r>
      <w:r>
        <w:rPr>
          <w:rFonts w:ascii="微软雅黑" w:eastAsia="微软雅黑" w:hAnsi="微软雅黑"/>
        </w:rPr>
        <w:t>相同。</w:t>
      </w:r>
    </w:p>
    <w:p w14:paraId="3A25017C" w14:textId="28BDFC69" w:rsidR="0028266A" w:rsidRDefault="00341117" w:rsidP="00815C96">
      <w:pPr>
        <w:pStyle w:val="ae"/>
        <w:ind w:left="360" w:firstLineChars="0" w:firstLine="0"/>
        <w:rPr>
          <w:rFonts w:ascii="微软雅黑" w:eastAsia="微软雅黑" w:hAnsi="微软雅黑"/>
        </w:rPr>
      </w:pPr>
      <w:r>
        <w:rPr>
          <w:rFonts w:ascii="微软雅黑" w:eastAsia="微软雅黑" w:hAnsi="微软雅黑" w:hint="eastAsia"/>
        </w:rPr>
        <w:t>iii.</w:t>
      </w:r>
      <w:r w:rsidR="005F6B08">
        <w:rPr>
          <w:rFonts w:ascii="微软雅黑" w:eastAsia="微软雅黑" w:hAnsi="微软雅黑" w:hint="eastAsia"/>
        </w:rPr>
        <w:t>弹框交互</w:t>
      </w:r>
      <w:r w:rsidR="005F6B08">
        <w:rPr>
          <w:rFonts w:ascii="微软雅黑" w:eastAsia="微软雅黑" w:hAnsi="微软雅黑"/>
        </w:rPr>
        <w:t>：</w:t>
      </w:r>
      <w:proofErr w:type="spellStart"/>
      <w:r w:rsidR="005F6B08">
        <w:rPr>
          <w:rFonts w:ascii="微软雅黑" w:eastAsia="微软雅黑" w:hAnsi="微软雅黑"/>
        </w:rPr>
        <w:t>vip</w:t>
      </w:r>
      <w:proofErr w:type="spellEnd"/>
      <w:r w:rsidR="005F6B08">
        <w:rPr>
          <w:rFonts w:ascii="微软雅黑" w:eastAsia="微软雅黑" w:hAnsi="微软雅黑"/>
        </w:rPr>
        <w:t>红包时复选框。用户</w:t>
      </w:r>
      <w:r w:rsidR="005F6B08">
        <w:rPr>
          <w:rFonts w:ascii="微软雅黑" w:eastAsia="微软雅黑" w:hAnsi="微软雅黑" w:hint="eastAsia"/>
        </w:rPr>
        <w:t>选择</w:t>
      </w:r>
      <w:r w:rsidR="00702715">
        <w:rPr>
          <w:rFonts w:ascii="微软雅黑" w:eastAsia="微软雅黑" w:hAnsi="微软雅黑" w:hint="eastAsia"/>
        </w:rPr>
        <w:t>未</w:t>
      </w:r>
      <w:r w:rsidR="00702715">
        <w:rPr>
          <w:rFonts w:ascii="微软雅黑" w:eastAsia="微软雅黑" w:hAnsi="微软雅黑"/>
        </w:rPr>
        <w:t>选择选项，则为选择；</w:t>
      </w:r>
      <w:proofErr w:type="gramStart"/>
      <w:r w:rsidR="00702715">
        <w:rPr>
          <w:rFonts w:ascii="微软雅黑" w:eastAsia="微软雅黑" w:hAnsi="微软雅黑" w:hint="eastAsia"/>
        </w:rPr>
        <w:t>反选</w:t>
      </w:r>
      <w:r w:rsidR="00702715">
        <w:rPr>
          <w:rFonts w:ascii="微软雅黑" w:eastAsia="微软雅黑" w:hAnsi="微软雅黑"/>
        </w:rPr>
        <w:t>则</w:t>
      </w:r>
      <w:proofErr w:type="gramEnd"/>
      <w:r w:rsidR="00702715">
        <w:rPr>
          <w:rFonts w:ascii="微软雅黑" w:eastAsia="微软雅黑" w:hAnsi="微软雅黑"/>
        </w:rPr>
        <w:t>为不选择该选项。</w:t>
      </w:r>
      <w:r w:rsidR="00702715">
        <w:rPr>
          <w:rFonts w:ascii="微软雅黑" w:eastAsia="微软雅黑" w:hAnsi="微软雅黑" w:hint="eastAsia"/>
        </w:rPr>
        <w:t>点击</w:t>
      </w:r>
      <w:r w:rsidR="00702715">
        <w:rPr>
          <w:rFonts w:ascii="微软雅黑" w:eastAsia="微软雅黑" w:hAnsi="微软雅黑"/>
        </w:rPr>
        <w:t>【</w:t>
      </w:r>
      <w:r w:rsidR="00702715">
        <w:rPr>
          <w:rFonts w:ascii="微软雅黑" w:eastAsia="微软雅黑" w:hAnsi="微软雅黑" w:hint="eastAsia"/>
        </w:rPr>
        <w:t>确定</w:t>
      </w:r>
      <w:r w:rsidR="00702715">
        <w:rPr>
          <w:rFonts w:ascii="微软雅黑" w:eastAsia="微软雅黑" w:hAnsi="微软雅黑"/>
        </w:rPr>
        <w:t>】</w:t>
      </w:r>
      <w:r w:rsidR="005F6B08">
        <w:rPr>
          <w:rFonts w:ascii="微软雅黑" w:eastAsia="微软雅黑" w:hAnsi="微软雅黑" w:hint="eastAsia"/>
        </w:rPr>
        <w:t>保存</w:t>
      </w:r>
      <w:r w:rsidR="005F6B08">
        <w:rPr>
          <w:rFonts w:ascii="微软雅黑" w:eastAsia="微软雅黑" w:hAnsi="微软雅黑"/>
        </w:rPr>
        <w:t>选项</w:t>
      </w:r>
      <w:r w:rsidR="00702715">
        <w:rPr>
          <w:rFonts w:ascii="微软雅黑" w:eastAsia="微软雅黑" w:hAnsi="微软雅黑" w:hint="eastAsia"/>
        </w:rPr>
        <w:t>且</w:t>
      </w:r>
      <w:r w:rsidR="005F6B08">
        <w:rPr>
          <w:rFonts w:ascii="微软雅黑" w:eastAsia="微软雅黑" w:hAnsi="微软雅黑"/>
        </w:rPr>
        <w:t>关闭弹框。点击</w:t>
      </w:r>
      <w:r w:rsidR="005F6B08">
        <w:rPr>
          <w:rFonts w:ascii="微软雅黑" w:eastAsia="微软雅黑" w:hAnsi="微软雅黑" w:hint="eastAsia"/>
        </w:rPr>
        <w:t>[</w:t>
      </w:r>
      <w:r w:rsidR="005F6B08">
        <w:rPr>
          <w:rFonts w:ascii="微软雅黑" w:eastAsia="微软雅黑" w:hAnsi="微软雅黑"/>
        </w:rPr>
        <w:t>x</w:t>
      </w:r>
      <w:r w:rsidR="005F6B08">
        <w:rPr>
          <w:rFonts w:ascii="微软雅黑" w:eastAsia="微软雅黑" w:hAnsi="微软雅黑" w:hint="eastAsia"/>
        </w:rPr>
        <w:t>]关闭</w:t>
      </w:r>
      <w:r w:rsidR="005F6B08">
        <w:rPr>
          <w:rFonts w:ascii="微软雅黑" w:eastAsia="微软雅黑" w:hAnsi="微软雅黑"/>
        </w:rPr>
        <w:t>弹框</w:t>
      </w:r>
      <w:r w:rsidR="00702715">
        <w:rPr>
          <w:rFonts w:ascii="微软雅黑" w:eastAsia="微软雅黑" w:hAnsi="微软雅黑" w:hint="eastAsia"/>
        </w:rPr>
        <w:t>，不用</w:t>
      </w:r>
      <w:r w:rsidR="00702715">
        <w:rPr>
          <w:rFonts w:ascii="微软雅黑" w:eastAsia="微软雅黑" w:hAnsi="微软雅黑"/>
        </w:rPr>
        <w:t>保存用户选择</w:t>
      </w:r>
      <w:r w:rsidR="005F6B08">
        <w:rPr>
          <w:rFonts w:ascii="微软雅黑" w:eastAsia="微软雅黑" w:hAnsi="微软雅黑"/>
        </w:rPr>
        <w:t>。</w:t>
      </w:r>
      <w:r w:rsidR="00770A70">
        <w:rPr>
          <w:rFonts w:ascii="微软雅黑" w:eastAsia="微软雅黑" w:hAnsi="微软雅黑" w:hint="eastAsia"/>
        </w:rPr>
        <w:t>如果</w:t>
      </w:r>
      <w:r w:rsidR="00770A70">
        <w:rPr>
          <w:rFonts w:ascii="微软雅黑" w:eastAsia="微软雅黑" w:hAnsi="微软雅黑"/>
        </w:rPr>
        <w:t>用户选择“</w:t>
      </w:r>
      <w:r w:rsidR="00770A70">
        <w:rPr>
          <w:rFonts w:ascii="微软雅黑" w:eastAsia="微软雅黑" w:hAnsi="微软雅黑" w:hint="eastAsia"/>
        </w:rPr>
        <w:t>不使用</w:t>
      </w:r>
      <w:r w:rsidR="00770A70">
        <w:rPr>
          <w:rFonts w:ascii="微软雅黑" w:eastAsia="微软雅黑" w:hAnsi="微软雅黑"/>
        </w:rPr>
        <w:t>优惠”</w:t>
      </w:r>
      <w:r w:rsidR="00770A70">
        <w:rPr>
          <w:rFonts w:ascii="微软雅黑" w:eastAsia="微软雅黑" w:hAnsi="微软雅黑" w:hint="eastAsia"/>
        </w:rPr>
        <w:t>，</w:t>
      </w:r>
      <w:r w:rsidR="00770A70">
        <w:rPr>
          <w:rFonts w:ascii="微软雅黑" w:eastAsia="微软雅黑" w:hAnsi="微软雅黑"/>
        </w:rPr>
        <w:t>则</w:t>
      </w:r>
      <w:r w:rsidR="00770A70">
        <w:rPr>
          <w:rFonts w:ascii="微软雅黑" w:eastAsia="微软雅黑" w:hAnsi="微软雅黑" w:hint="eastAsia"/>
        </w:rPr>
        <w:t>保存</w:t>
      </w:r>
      <w:r w:rsidR="00770A70">
        <w:rPr>
          <w:rFonts w:ascii="微软雅黑" w:eastAsia="微软雅黑" w:hAnsi="微软雅黑"/>
        </w:rPr>
        <w:t>选项且</w:t>
      </w:r>
      <w:r w:rsidR="00770A70">
        <w:rPr>
          <w:rFonts w:ascii="微软雅黑" w:eastAsia="微软雅黑" w:hAnsi="微软雅黑" w:hint="eastAsia"/>
        </w:rPr>
        <w:t>弹框</w:t>
      </w:r>
      <w:r w:rsidR="00770A70">
        <w:rPr>
          <w:rFonts w:ascii="微软雅黑" w:eastAsia="微软雅黑" w:hAnsi="微软雅黑"/>
        </w:rPr>
        <w:t>关闭。</w:t>
      </w:r>
      <w:r w:rsidR="00770A70" w:rsidRPr="00770A70">
        <w:rPr>
          <w:rFonts w:ascii="微软雅黑" w:eastAsia="微软雅黑" w:hAnsi="微软雅黑" w:hint="eastAsia"/>
          <w:color w:val="548DD4" w:themeColor="text2" w:themeTint="99"/>
        </w:rPr>
        <w:t>（12.17补充）</w:t>
      </w:r>
    </w:p>
    <w:p w14:paraId="212D3833" w14:textId="1681C18A" w:rsidR="00FF069F" w:rsidRPr="00542D37" w:rsidRDefault="00341117" w:rsidP="00542D37">
      <w:pPr>
        <w:pStyle w:val="ae"/>
        <w:ind w:left="360" w:firstLineChars="0" w:firstLine="0"/>
        <w:rPr>
          <w:rFonts w:ascii="微软雅黑" w:eastAsia="微软雅黑" w:hAnsi="微软雅黑"/>
        </w:rPr>
      </w:pPr>
      <w:r>
        <w:rPr>
          <w:rFonts w:ascii="微软雅黑" w:eastAsia="微软雅黑" w:hAnsi="微软雅黑"/>
        </w:rPr>
        <w:t>iv.</w:t>
      </w:r>
      <w:r w:rsidR="007046D5">
        <w:rPr>
          <w:rFonts w:ascii="微软雅黑" w:eastAsia="微软雅黑" w:hAnsi="微软雅黑" w:hint="eastAsia"/>
        </w:rPr>
        <w:t>合并</w:t>
      </w:r>
      <w:r w:rsidR="007046D5">
        <w:rPr>
          <w:rFonts w:ascii="微软雅黑" w:eastAsia="微软雅黑" w:hAnsi="微软雅黑"/>
        </w:rPr>
        <w:t>多个红包时</w:t>
      </w:r>
      <w:r w:rsidR="007046D5">
        <w:rPr>
          <w:rFonts w:ascii="微软雅黑" w:eastAsia="微软雅黑" w:hAnsi="微软雅黑" w:hint="eastAsia"/>
        </w:rPr>
        <w:t>，</w:t>
      </w:r>
      <w:r w:rsidR="007046D5" w:rsidRPr="00A90787">
        <w:rPr>
          <w:rFonts w:ascii="微软雅黑" w:eastAsia="微软雅黑" w:hAnsi="微软雅黑" w:hint="eastAsia"/>
        </w:rPr>
        <w:t>各红包的最低投资金额叠加</w:t>
      </w:r>
      <w:r w:rsidR="007046D5">
        <w:rPr>
          <w:rFonts w:ascii="微软雅黑" w:eastAsia="微软雅黑" w:hAnsi="微软雅黑" w:hint="eastAsia"/>
        </w:rPr>
        <w:t>。</w:t>
      </w:r>
      <w:r w:rsidR="00FC2FEF">
        <w:rPr>
          <w:rFonts w:ascii="微软雅黑" w:eastAsia="微软雅黑" w:hAnsi="微软雅黑" w:hint="eastAsia"/>
        </w:rPr>
        <w:t>用户</w:t>
      </w:r>
      <w:r w:rsidR="00FC2FEF">
        <w:rPr>
          <w:rFonts w:ascii="微软雅黑" w:eastAsia="微软雅黑" w:hAnsi="微软雅黑"/>
        </w:rPr>
        <w:t>选择的红包</w:t>
      </w:r>
      <w:r w:rsidR="00FC2FEF">
        <w:rPr>
          <w:rFonts w:ascii="微软雅黑" w:eastAsia="微软雅黑" w:hAnsi="微软雅黑" w:hint="eastAsia"/>
        </w:rPr>
        <w:t>的叠加</w:t>
      </w:r>
      <w:r w:rsidR="00FC2FEF">
        <w:rPr>
          <w:rFonts w:ascii="微软雅黑" w:eastAsia="微软雅黑" w:hAnsi="微软雅黑"/>
        </w:rPr>
        <w:t>的</w:t>
      </w:r>
      <w:r w:rsidR="00FC2FEF" w:rsidRPr="00A90787">
        <w:rPr>
          <w:rFonts w:ascii="微软雅黑" w:eastAsia="微软雅黑" w:hAnsi="微软雅黑" w:hint="eastAsia"/>
        </w:rPr>
        <w:t>最低投资金额</w:t>
      </w:r>
      <w:r w:rsidR="00001B54">
        <w:rPr>
          <w:rFonts w:ascii="微软雅黑" w:eastAsia="微软雅黑" w:hAnsi="微软雅黑" w:hint="eastAsia"/>
        </w:rPr>
        <w:t>小于</w:t>
      </w:r>
      <w:r w:rsidR="00FC2FEF">
        <w:rPr>
          <w:rFonts w:ascii="微软雅黑" w:eastAsia="微软雅黑" w:hAnsi="微软雅黑"/>
        </w:rPr>
        <w:t>用户输入的投资金额时，</w:t>
      </w:r>
      <w:r w:rsidR="00FC2FEF">
        <w:rPr>
          <w:rFonts w:ascii="微软雅黑" w:eastAsia="微软雅黑" w:hAnsi="微软雅黑" w:hint="eastAsia"/>
        </w:rPr>
        <w:t>可以继续</w:t>
      </w:r>
      <w:r w:rsidR="00FC2FEF">
        <w:rPr>
          <w:rFonts w:ascii="微软雅黑" w:eastAsia="微软雅黑" w:hAnsi="微软雅黑"/>
        </w:rPr>
        <w:t>选择红包叠加；</w:t>
      </w:r>
      <w:r w:rsidR="00001B54">
        <w:rPr>
          <w:rFonts w:ascii="微软雅黑" w:eastAsia="微软雅黑" w:hAnsi="微软雅黑" w:hint="eastAsia"/>
        </w:rPr>
        <w:t>当用户</w:t>
      </w:r>
      <w:r w:rsidR="00001B54">
        <w:rPr>
          <w:rFonts w:ascii="微软雅黑" w:eastAsia="微软雅黑" w:hAnsi="微软雅黑"/>
        </w:rPr>
        <w:t>选择一个红包后，所有已选红包</w:t>
      </w:r>
      <w:r w:rsidR="00001B54">
        <w:rPr>
          <w:rFonts w:ascii="微软雅黑" w:eastAsia="微软雅黑" w:hAnsi="微软雅黑" w:hint="eastAsia"/>
        </w:rPr>
        <w:t>的</w:t>
      </w:r>
      <w:r w:rsidR="00FC2FEF">
        <w:rPr>
          <w:rFonts w:ascii="微软雅黑" w:eastAsia="微软雅黑" w:hAnsi="微软雅黑" w:hint="eastAsia"/>
        </w:rPr>
        <w:t>叠加</w:t>
      </w:r>
      <w:r w:rsidR="00FC2FEF" w:rsidRPr="00A90787">
        <w:rPr>
          <w:rFonts w:ascii="微软雅黑" w:eastAsia="微软雅黑" w:hAnsi="微软雅黑" w:hint="eastAsia"/>
        </w:rPr>
        <w:t>最低投资金额</w:t>
      </w:r>
      <w:r w:rsidR="00001B54">
        <w:rPr>
          <w:rFonts w:ascii="微软雅黑" w:eastAsia="微软雅黑" w:hAnsi="微软雅黑" w:hint="eastAsia"/>
        </w:rPr>
        <w:t>＞</w:t>
      </w:r>
      <w:r w:rsidR="007957C1" w:rsidRPr="00A90787">
        <w:rPr>
          <w:rFonts w:ascii="微软雅黑" w:eastAsia="微软雅黑" w:hAnsi="微软雅黑"/>
        </w:rPr>
        <w:t>用户输入的投资金额</w:t>
      </w:r>
      <w:r w:rsidR="007046D5" w:rsidRPr="00A90787">
        <w:rPr>
          <w:rFonts w:ascii="微软雅黑" w:eastAsia="微软雅黑" w:hAnsi="微软雅黑"/>
        </w:rPr>
        <w:t>，则</w:t>
      </w:r>
      <w:r>
        <w:rPr>
          <w:rFonts w:ascii="微软雅黑" w:eastAsia="微软雅黑" w:hAnsi="微软雅黑" w:hint="eastAsia"/>
        </w:rPr>
        <w:t>T</w:t>
      </w:r>
      <w:r>
        <w:rPr>
          <w:rFonts w:ascii="微软雅黑" w:eastAsia="微软雅黑" w:hAnsi="微软雅黑"/>
        </w:rPr>
        <w:t>oast提示：</w:t>
      </w:r>
      <w:r w:rsidRPr="00341117">
        <w:rPr>
          <w:rFonts w:ascii="微软雅黑" w:eastAsia="微软雅黑" w:hAnsi="微软雅黑"/>
          <w:color w:val="948A54" w:themeColor="background2" w:themeShade="80"/>
        </w:rPr>
        <w:t>加入金额不足，</w:t>
      </w:r>
      <w:proofErr w:type="gramStart"/>
      <w:r w:rsidRPr="00341117">
        <w:rPr>
          <w:rFonts w:ascii="微软雅黑" w:eastAsia="微软雅黑" w:hAnsi="微软雅黑"/>
          <w:color w:val="948A54" w:themeColor="background2" w:themeShade="80"/>
        </w:rPr>
        <w:t>请增加</w:t>
      </w:r>
      <w:proofErr w:type="gramEnd"/>
      <w:r w:rsidRPr="00341117">
        <w:rPr>
          <w:rFonts w:ascii="微软雅黑" w:eastAsia="微软雅黑" w:hAnsi="微软雅黑"/>
          <w:color w:val="948A54" w:themeColor="background2" w:themeShade="80"/>
        </w:rPr>
        <w:t>出借金额或更换红包方案</w:t>
      </w:r>
      <w:r w:rsidR="00333F8F">
        <w:rPr>
          <w:rFonts w:ascii="微软雅黑" w:eastAsia="微软雅黑" w:hAnsi="微软雅黑" w:hint="eastAsia"/>
        </w:rPr>
        <w:t>，</w:t>
      </w:r>
      <w:r w:rsidR="00333F8F">
        <w:rPr>
          <w:rFonts w:ascii="微软雅黑" w:eastAsia="微软雅黑" w:hAnsi="微软雅黑"/>
        </w:rPr>
        <w:t>且引起</w:t>
      </w:r>
      <w:r w:rsidR="00333F8F">
        <w:rPr>
          <w:rFonts w:ascii="微软雅黑" w:eastAsia="微软雅黑" w:hAnsi="微软雅黑" w:hint="eastAsia"/>
        </w:rPr>
        <w:t>T</w:t>
      </w:r>
      <w:r w:rsidR="00333F8F">
        <w:rPr>
          <w:rFonts w:ascii="微软雅黑" w:eastAsia="微软雅黑" w:hAnsi="微软雅黑"/>
        </w:rPr>
        <w:t>oast的红包没有选中。</w:t>
      </w:r>
      <w:r w:rsidR="00542D37">
        <w:rPr>
          <w:rFonts w:ascii="微软雅黑" w:eastAsia="微软雅黑" w:hAnsi="微软雅黑" w:hint="eastAsia"/>
        </w:rPr>
        <w:t>当</w:t>
      </w:r>
      <w:r w:rsidR="00542D37">
        <w:rPr>
          <w:rFonts w:ascii="微软雅黑" w:eastAsia="微软雅黑" w:hAnsi="微软雅黑"/>
        </w:rPr>
        <w:t>用户没有选中任何红包，默认选择“</w:t>
      </w:r>
      <w:r w:rsidR="00542D37">
        <w:rPr>
          <w:rFonts w:ascii="微软雅黑" w:eastAsia="微软雅黑" w:hAnsi="微软雅黑" w:hint="eastAsia"/>
        </w:rPr>
        <w:t>不使用</w:t>
      </w:r>
      <w:r w:rsidR="00542D37">
        <w:rPr>
          <w:rFonts w:ascii="微软雅黑" w:eastAsia="微软雅黑" w:hAnsi="微软雅黑"/>
        </w:rPr>
        <w:t>优惠”</w:t>
      </w:r>
      <w:r w:rsidR="00542D37">
        <w:rPr>
          <w:rFonts w:ascii="微软雅黑" w:eastAsia="微软雅黑" w:hAnsi="微软雅黑" w:hint="eastAsia"/>
        </w:rPr>
        <w:t>。</w:t>
      </w:r>
      <w:r w:rsidR="00542D37" w:rsidRPr="00542D37">
        <w:rPr>
          <w:rFonts w:ascii="微软雅黑" w:eastAsia="微软雅黑" w:hAnsi="微软雅黑" w:hint="eastAsia"/>
          <w:color w:val="548DD4" w:themeColor="text2" w:themeTint="99"/>
        </w:rPr>
        <w:t xml:space="preserve"> </w:t>
      </w:r>
      <w:r w:rsidR="00542D37" w:rsidRPr="00770A70">
        <w:rPr>
          <w:rFonts w:ascii="微软雅黑" w:eastAsia="微软雅黑" w:hAnsi="微软雅黑" w:hint="eastAsia"/>
          <w:color w:val="548DD4" w:themeColor="text2" w:themeTint="99"/>
        </w:rPr>
        <w:t>（12.17补充）</w:t>
      </w:r>
    </w:p>
    <w:p w14:paraId="066A519F" w14:textId="321C0441" w:rsidR="00FC2FEF" w:rsidRDefault="00FC2FEF" w:rsidP="00B97F4A">
      <w:pPr>
        <w:pStyle w:val="ae"/>
        <w:numPr>
          <w:ilvl w:val="0"/>
          <w:numId w:val="8"/>
        </w:numPr>
        <w:ind w:firstLineChars="0"/>
        <w:rPr>
          <w:rFonts w:ascii="微软雅黑" w:eastAsia="微软雅黑" w:hAnsi="微软雅黑"/>
        </w:rPr>
      </w:pPr>
      <w:r>
        <w:rPr>
          <w:rFonts w:ascii="微软雅黑" w:eastAsia="微软雅黑" w:hAnsi="微软雅黑" w:hint="eastAsia"/>
        </w:rPr>
        <w:t>例子：VIP</w:t>
      </w:r>
      <w:r>
        <w:rPr>
          <w:rFonts w:ascii="微软雅黑" w:eastAsia="微软雅黑" w:hAnsi="微软雅黑"/>
        </w:rPr>
        <w:t>用户</w:t>
      </w:r>
      <w:r>
        <w:rPr>
          <w:rFonts w:ascii="微软雅黑" w:eastAsia="微软雅黑" w:hAnsi="微软雅黑" w:hint="eastAsia"/>
        </w:rPr>
        <w:t>有2个50元</w:t>
      </w:r>
      <w:r>
        <w:rPr>
          <w:rFonts w:ascii="微软雅黑" w:eastAsia="微软雅黑" w:hAnsi="微软雅黑"/>
        </w:rPr>
        <w:t>最低投资金额为</w:t>
      </w:r>
      <w:r>
        <w:rPr>
          <w:rFonts w:ascii="微软雅黑" w:eastAsia="微软雅黑" w:hAnsi="微软雅黑" w:hint="eastAsia"/>
        </w:rPr>
        <w:t>10000元</w:t>
      </w:r>
      <w:r>
        <w:rPr>
          <w:rFonts w:ascii="微软雅黑" w:eastAsia="微软雅黑" w:hAnsi="微软雅黑"/>
        </w:rPr>
        <w:t>的红包</w:t>
      </w:r>
      <w:r>
        <w:rPr>
          <w:rFonts w:ascii="微软雅黑" w:eastAsia="微软雅黑" w:hAnsi="微软雅黑" w:hint="eastAsia"/>
        </w:rPr>
        <w:t>和1个</w:t>
      </w:r>
      <w:r w:rsidR="000D10AB">
        <w:rPr>
          <w:rFonts w:ascii="微软雅黑" w:eastAsia="微软雅黑" w:hAnsi="微软雅黑" w:hint="eastAsia"/>
        </w:rPr>
        <w:t>80元</w:t>
      </w:r>
      <w:r w:rsidR="000D10AB">
        <w:rPr>
          <w:rFonts w:ascii="微软雅黑" w:eastAsia="微软雅黑" w:hAnsi="微软雅黑"/>
        </w:rPr>
        <w:t>最低投资金额为</w:t>
      </w:r>
      <w:r w:rsidR="000D10AB">
        <w:rPr>
          <w:rFonts w:ascii="微软雅黑" w:eastAsia="微软雅黑" w:hAnsi="微软雅黑" w:hint="eastAsia"/>
        </w:rPr>
        <w:t>2000</w:t>
      </w:r>
      <w:r w:rsidR="000D10AB">
        <w:rPr>
          <w:rFonts w:ascii="微软雅黑" w:eastAsia="微软雅黑" w:hAnsi="微软雅黑"/>
        </w:rPr>
        <w:t>0</w:t>
      </w:r>
      <w:r w:rsidR="000D10AB">
        <w:rPr>
          <w:rFonts w:ascii="微软雅黑" w:eastAsia="微软雅黑" w:hAnsi="微软雅黑" w:hint="eastAsia"/>
        </w:rPr>
        <w:t>元</w:t>
      </w:r>
      <w:r w:rsidR="000D10AB">
        <w:rPr>
          <w:rFonts w:ascii="微软雅黑" w:eastAsia="微软雅黑" w:hAnsi="微软雅黑"/>
        </w:rPr>
        <w:t>红包。</w:t>
      </w:r>
      <w:r>
        <w:rPr>
          <w:rFonts w:ascii="微软雅黑" w:eastAsia="微软雅黑" w:hAnsi="微软雅黑"/>
        </w:rPr>
        <w:t>输入</w:t>
      </w:r>
      <w:r>
        <w:rPr>
          <w:rFonts w:ascii="微软雅黑" w:eastAsia="微软雅黑" w:hAnsi="微软雅黑" w:hint="eastAsia"/>
        </w:rPr>
        <w:t>投资金额20000元</w:t>
      </w:r>
      <w:r>
        <w:rPr>
          <w:rFonts w:ascii="微软雅黑" w:eastAsia="微软雅黑" w:hAnsi="微软雅黑"/>
        </w:rPr>
        <w:t>，点击</w:t>
      </w:r>
      <w:r>
        <w:rPr>
          <w:rFonts w:ascii="微软雅黑" w:eastAsia="微软雅黑" w:hAnsi="微软雅黑" w:hint="eastAsia"/>
        </w:rPr>
        <w:t>红包</w:t>
      </w:r>
      <w:r>
        <w:rPr>
          <w:rFonts w:ascii="微软雅黑" w:eastAsia="微软雅黑" w:hAnsi="微软雅黑"/>
        </w:rPr>
        <w:t>，弹框</w:t>
      </w:r>
      <w:r>
        <w:rPr>
          <w:rFonts w:ascii="微软雅黑" w:eastAsia="微软雅黑" w:hAnsi="微软雅黑" w:hint="eastAsia"/>
        </w:rPr>
        <w:t>显示</w:t>
      </w:r>
      <w:r>
        <w:rPr>
          <w:rFonts w:ascii="微软雅黑" w:eastAsia="微软雅黑" w:hAnsi="微软雅黑"/>
        </w:rPr>
        <w:t>情况</w:t>
      </w:r>
      <w:r>
        <w:rPr>
          <w:rFonts w:ascii="微软雅黑" w:eastAsia="微软雅黑" w:hAnsi="微软雅黑"/>
        </w:rPr>
        <w:lastRenderedPageBreak/>
        <w:t>如下</w:t>
      </w:r>
      <w:r w:rsidR="000D10AB">
        <w:rPr>
          <w:rFonts w:ascii="微软雅黑" w:eastAsia="微软雅黑" w:hAnsi="微软雅黑" w:hint="eastAsia"/>
        </w:rPr>
        <w:t>：</w:t>
      </w:r>
    </w:p>
    <w:p w14:paraId="174105F4" w14:textId="77777777" w:rsidR="000D10AB" w:rsidRDefault="000D10AB" w:rsidP="000D10AB">
      <w:pPr>
        <w:pStyle w:val="ae"/>
        <w:ind w:left="360" w:firstLineChars="0" w:firstLine="0"/>
        <w:rPr>
          <w:rFonts w:ascii="微软雅黑" w:eastAsia="微软雅黑" w:hAnsi="微软雅黑"/>
        </w:rPr>
      </w:pPr>
      <w:r>
        <w:rPr>
          <w:noProof/>
        </w:rPr>
        <w:drawing>
          <wp:inline distT="0" distB="0" distL="0" distR="0" wp14:anchorId="79BF081A" wp14:editId="7297A7AC">
            <wp:extent cx="1267819" cy="1519316"/>
            <wp:effectExtent l="0" t="0" r="889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80547" cy="1534568"/>
                    </a:xfrm>
                    <a:prstGeom prst="rect">
                      <a:avLst/>
                    </a:prstGeom>
                  </pic:spPr>
                </pic:pic>
              </a:graphicData>
            </a:graphic>
          </wp:inline>
        </w:drawing>
      </w:r>
      <w:r>
        <w:rPr>
          <w:rFonts w:ascii="微软雅黑" w:eastAsia="微软雅黑" w:hAnsi="微软雅黑" w:hint="eastAsia"/>
        </w:rPr>
        <w:t>；此时选择80元</w:t>
      </w:r>
      <w:r>
        <w:rPr>
          <w:rFonts w:ascii="微软雅黑" w:eastAsia="微软雅黑" w:hAnsi="微软雅黑"/>
        </w:rPr>
        <w:t>红包</w:t>
      </w:r>
      <w:r>
        <w:rPr>
          <w:rFonts w:ascii="微软雅黑" w:eastAsia="微软雅黑" w:hAnsi="微软雅黑" w:hint="eastAsia"/>
        </w:rPr>
        <w:t>，T</w:t>
      </w:r>
      <w:r>
        <w:rPr>
          <w:rFonts w:ascii="微软雅黑" w:eastAsia="微软雅黑" w:hAnsi="微软雅黑"/>
        </w:rPr>
        <w:t>oast提示</w:t>
      </w:r>
      <w:r>
        <w:rPr>
          <w:rFonts w:ascii="微软雅黑" w:eastAsia="微软雅黑" w:hAnsi="微软雅黑" w:hint="eastAsia"/>
        </w:rPr>
        <w:t>：</w:t>
      </w:r>
      <w:r w:rsidRPr="00341117">
        <w:rPr>
          <w:rFonts w:ascii="微软雅黑" w:eastAsia="微软雅黑" w:hAnsi="微软雅黑"/>
          <w:color w:val="948A54" w:themeColor="background2" w:themeShade="80"/>
        </w:rPr>
        <w:t>加入金额不足，</w:t>
      </w:r>
      <w:proofErr w:type="gramStart"/>
      <w:r w:rsidRPr="00341117">
        <w:rPr>
          <w:rFonts w:ascii="微软雅黑" w:eastAsia="微软雅黑" w:hAnsi="微软雅黑"/>
          <w:color w:val="948A54" w:themeColor="background2" w:themeShade="80"/>
        </w:rPr>
        <w:t>请增加</w:t>
      </w:r>
      <w:proofErr w:type="gramEnd"/>
      <w:r w:rsidRPr="00341117">
        <w:rPr>
          <w:rFonts w:ascii="微软雅黑" w:eastAsia="微软雅黑" w:hAnsi="微软雅黑"/>
          <w:color w:val="948A54" w:themeColor="background2" w:themeShade="80"/>
        </w:rPr>
        <w:t>出借金额或更换红包方案</w:t>
      </w:r>
      <w:r>
        <w:rPr>
          <w:rFonts w:ascii="微软雅黑" w:eastAsia="微软雅黑" w:hAnsi="微软雅黑" w:hint="eastAsia"/>
        </w:rPr>
        <w:t>。</w:t>
      </w:r>
    </w:p>
    <w:p w14:paraId="34643288" w14:textId="32006571" w:rsidR="00FC2FEF" w:rsidRPr="00C42E73" w:rsidRDefault="00333F8F" w:rsidP="00C42E73">
      <w:pPr>
        <w:pStyle w:val="ae"/>
        <w:ind w:left="360" w:firstLineChars="0" w:firstLine="0"/>
        <w:rPr>
          <w:rFonts w:ascii="微软雅黑" w:eastAsia="微软雅黑" w:hAnsi="微软雅黑"/>
        </w:rPr>
      </w:pPr>
      <w:r>
        <w:rPr>
          <w:noProof/>
        </w:rPr>
        <w:drawing>
          <wp:inline distT="0" distB="0" distL="0" distR="0" wp14:anchorId="331B6950" wp14:editId="511229EF">
            <wp:extent cx="1319716" cy="15707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28981" cy="1581777"/>
                    </a:xfrm>
                    <a:prstGeom prst="rect">
                      <a:avLst/>
                    </a:prstGeom>
                  </pic:spPr>
                </pic:pic>
              </a:graphicData>
            </a:graphic>
          </wp:inline>
        </w:drawing>
      </w:r>
      <w:r>
        <w:rPr>
          <w:rFonts w:ascii="微软雅黑" w:eastAsia="微软雅黑" w:hAnsi="微软雅黑" w:hint="eastAsia"/>
        </w:rPr>
        <w:t>当</w:t>
      </w:r>
      <w:proofErr w:type="gramStart"/>
      <w:r>
        <w:rPr>
          <w:rFonts w:ascii="微软雅黑" w:eastAsia="微软雅黑" w:hAnsi="微软雅黑" w:hint="eastAsia"/>
        </w:rPr>
        <w:t>用户反选</w:t>
      </w:r>
      <w:r>
        <w:rPr>
          <w:rFonts w:ascii="微软雅黑" w:eastAsia="微软雅黑" w:hAnsi="微软雅黑"/>
        </w:rPr>
        <w:t>一个</w:t>
      </w:r>
      <w:proofErr w:type="gramEnd"/>
      <w:r>
        <w:rPr>
          <w:rFonts w:ascii="微软雅黑" w:eastAsia="微软雅黑" w:hAnsi="微软雅黑" w:hint="eastAsia"/>
        </w:rPr>
        <w:t>50元</w:t>
      </w:r>
      <w:r>
        <w:rPr>
          <w:rFonts w:ascii="微软雅黑" w:eastAsia="微软雅黑" w:hAnsi="微软雅黑"/>
        </w:rPr>
        <w:t>红包</w:t>
      </w:r>
      <w:r>
        <w:rPr>
          <w:rFonts w:ascii="微软雅黑" w:eastAsia="微软雅黑" w:hAnsi="微软雅黑" w:hint="eastAsia"/>
        </w:rPr>
        <w:t>后</w:t>
      </w:r>
      <w:r>
        <w:rPr>
          <w:rFonts w:ascii="微软雅黑" w:eastAsia="微软雅黑" w:hAnsi="微软雅黑"/>
        </w:rPr>
        <w:t>，选</w:t>
      </w:r>
      <w:r>
        <w:rPr>
          <w:rFonts w:ascii="微软雅黑" w:eastAsia="微软雅黑" w:hAnsi="微软雅黑" w:hint="eastAsia"/>
        </w:rPr>
        <w:t>择80元</w:t>
      </w:r>
      <w:r>
        <w:rPr>
          <w:rFonts w:ascii="微软雅黑" w:eastAsia="微软雅黑" w:hAnsi="微软雅黑"/>
        </w:rPr>
        <w:t>红包，</w:t>
      </w:r>
      <w:r>
        <w:rPr>
          <w:rFonts w:ascii="微软雅黑" w:eastAsia="微软雅黑" w:hAnsi="微软雅黑" w:hint="eastAsia"/>
        </w:rPr>
        <w:t>还是T</w:t>
      </w:r>
      <w:r>
        <w:rPr>
          <w:rFonts w:ascii="微软雅黑" w:eastAsia="微软雅黑" w:hAnsi="微软雅黑"/>
        </w:rPr>
        <w:t>oast提示</w:t>
      </w:r>
      <w:r>
        <w:rPr>
          <w:rFonts w:ascii="微软雅黑" w:eastAsia="微软雅黑" w:hAnsi="微软雅黑" w:hint="eastAsia"/>
        </w:rPr>
        <w:t>：</w:t>
      </w:r>
      <w:r w:rsidRPr="00341117">
        <w:rPr>
          <w:rFonts w:ascii="微软雅黑" w:eastAsia="微软雅黑" w:hAnsi="微软雅黑"/>
          <w:color w:val="948A54" w:themeColor="background2" w:themeShade="80"/>
        </w:rPr>
        <w:t>加入金额不足，</w:t>
      </w:r>
      <w:proofErr w:type="gramStart"/>
      <w:r w:rsidRPr="00341117">
        <w:rPr>
          <w:rFonts w:ascii="微软雅黑" w:eastAsia="微软雅黑" w:hAnsi="微软雅黑"/>
          <w:color w:val="948A54" w:themeColor="background2" w:themeShade="80"/>
        </w:rPr>
        <w:t>请增加</w:t>
      </w:r>
      <w:proofErr w:type="gramEnd"/>
      <w:r w:rsidRPr="00341117">
        <w:rPr>
          <w:rFonts w:ascii="微软雅黑" w:eastAsia="微软雅黑" w:hAnsi="微软雅黑"/>
          <w:color w:val="948A54" w:themeColor="background2" w:themeShade="80"/>
        </w:rPr>
        <w:t>出借金额或更换红包方案</w:t>
      </w:r>
      <w:r>
        <w:rPr>
          <w:rFonts w:ascii="微软雅黑" w:eastAsia="微软雅黑" w:hAnsi="微软雅黑" w:hint="eastAsia"/>
        </w:rPr>
        <w:t>。当</w:t>
      </w:r>
      <w:proofErr w:type="gramStart"/>
      <w:r>
        <w:rPr>
          <w:rFonts w:ascii="微软雅黑" w:eastAsia="微软雅黑" w:hAnsi="微软雅黑" w:hint="eastAsia"/>
        </w:rPr>
        <w:t>用户反选了</w:t>
      </w:r>
      <w:proofErr w:type="gramEnd"/>
      <w:r>
        <w:rPr>
          <w:rFonts w:ascii="微软雅黑" w:eastAsia="微软雅黑" w:hAnsi="微软雅黑"/>
        </w:rPr>
        <w:t>两个</w:t>
      </w:r>
      <w:r>
        <w:rPr>
          <w:rFonts w:ascii="微软雅黑" w:eastAsia="微软雅黑" w:hAnsi="微软雅黑" w:hint="eastAsia"/>
        </w:rPr>
        <w:t>50元</w:t>
      </w:r>
      <w:r>
        <w:rPr>
          <w:rFonts w:ascii="微软雅黑" w:eastAsia="微软雅黑" w:hAnsi="微软雅黑"/>
        </w:rPr>
        <w:t>红包后</w:t>
      </w:r>
      <w:r w:rsidR="00542D37">
        <w:rPr>
          <w:rFonts w:ascii="微软雅黑" w:eastAsia="微软雅黑" w:hAnsi="微软雅黑" w:hint="eastAsia"/>
        </w:rPr>
        <w:t>（此时</w:t>
      </w:r>
      <w:r w:rsidR="00542D37">
        <w:rPr>
          <w:rFonts w:ascii="微软雅黑" w:eastAsia="微软雅黑" w:hAnsi="微软雅黑"/>
        </w:rPr>
        <w:t>默认选择了“</w:t>
      </w:r>
      <w:r w:rsidR="00542D37">
        <w:rPr>
          <w:rFonts w:ascii="微软雅黑" w:eastAsia="微软雅黑" w:hAnsi="微软雅黑" w:hint="eastAsia"/>
        </w:rPr>
        <w:t>不使用</w:t>
      </w:r>
      <w:r w:rsidR="00542D37">
        <w:rPr>
          <w:rFonts w:ascii="微软雅黑" w:eastAsia="微软雅黑" w:hAnsi="微软雅黑"/>
        </w:rPr>
        <w:t>优惠”</w:t>
      </w:r>
      <w:r w:rsidR="00542D37">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可以</w:t>
      </w:r>
      <w:r>
        <w:rPr>
          <w:rFonts w:ascii="微软雅黑" w:eastAsia="微软雅黑" w:hAnsi="微软雅黑"/>
        </w:rPr>
        <w:t>选择</w:t>
      </w:r>
      <w:r>
        <w:rPr>
          <w:rFonts w:ascii="微软雅黑" w:eastAsia="微软雅黑" w:hAnsi="微软雅黑" w:hint="eastAsia"/>
        </w:rPr>
        <w:t>80元</w:t>
      </w:r>
      <w:r>
        <w:rPr>
          <w:rFonts w:ascii="微软雅黑" w:eastAsia="微软雅黑" w:hAnsi="微软雅黑"/>
        </w:rPr>
        <w:t>红包。</w:t>
      </w:r>
      <w:r w:rsidR="00C42E73" w:rsidRPr="00770A70">
        <w:rPr>
          <w:rFonts w:ascii="微软雅黑" w:eastAsia="微软雅黑" w:hAnsi="微软雅黑" w:hint="eastAsia"/>
          <w:color w:val="548DD4" w:themeColor="text2" w:themeTint="99"/>
        </w:rPr>
        <w:t>（12.17</w:t>
      </w:r>
      <w:r w:rsidR="00C42E73">
        <w:rPr>
          <w:rFonts w:ascii="微软雅黑" w:eastAsia="微软雅黑" w:hAnsi="微软雅黑" w:hint="eastAsia"/>
          <w:color w:val="548DD4" w:themeColor="text2" w:themeTint="99"/>
        </w:rPr>
        <w:t>修改</w:t>
      </w:r>
      <w:r w:rsidR="00C42E73" w:rsidRPr="00770A70">
        <w:rPr>
          <w:rFonts w:ascii="微软雅黑" w:eastAsia="微软雅黑" w:hAnsi="微软雅黑" w:hint="eastAsia"/>
          <w:color w:val="548DD4" w:themeColor="text2" w:themeTint="99"/>
        </w:rPr>
        <w:t>）</w:t>
      </w:r>
    </w:p>
    <w:p w14:paraId="5248E044" w14:textId="760BDC44" w:rsidR="00BB2570" w:rsidRPr="0028266A" w:rsidRDefault="00A90787" w:rsidP="00BB2570">
      <w:pPr>
        <w:pStyle w:val="ae"/>
        <w:ind w:left="360" w:firstLineChars="0" w:firstLine="0"/>
        <w:rPr>
          <w:rFonts w:ascii="微软雅黑" w:eastAsia="微软雅黑" w:hAnsi="微软雅黑"/>
        </w:rPr>
      </w:pPr>
      <w:r>
        <w:rPr>
          <w:rFonts w:ascii="微软雅黑" w:eastAsia="微软雅黑" w:hAnsi="微软雅黑"/>
        </w:rPr>
        <w:t>v.</w:t>
      </w:r>
      <w:r w:rsidR="00BB2570">
        <w:rPr>
          <w:rFonts w:ascii="微软雅黑" w:eastAsia="微软雅黑" w:hAnsi="微软雅黑" w:hint="eastAsia"/>
        </w:rPr>
        <w:t>用户</w:t>
      </w:r>
      <w:r w:rsidR="00BB2570">
        <w:rPr>
          <w:rFonts w:ascii="微软雅黑" w:eastAsia="微软雅黑" w:hAnsi="微软雅黑"/>
        </w:rPr>
        <w:t>更换红包</w:t>
      </w:r>
      <w:r w:rsidR="00BB2570">
        <w:rPr>
          <w:rFonts w:ascii="微软雅黑" w:eastAsia="微软雅黑" w:hAnsi="微软雅黑" w:hint="eastAsia"/>
        </w:rPr>
        <w:t>：</w:t>
      </w:r>
      <w:r w:rsidR="00BB2570">
        <w:rPr>
          <w:rFonts w:ascii="微软雅黑" w:eastAsia="微软雅黑" w:hAnsi="微软雅黑"/>
        </w:rPr>
        <w:t>用户修改出借金额</w:t>
      </w:r>
      <w:r w:rsidR="00BB2570" w:rsidRPr="0028266A">
        <w:rPr>
          <w:rFonts w:ascii="微软雅黑" w:eastAsia="微软雅黑" w:hAnsi="微软雅黑" w:hint="eastAsia"/>
        </w:rPr>
        <w:t>，按推荐规则为用户自动选择推荐红包。</w:t>
      </w:r>
      <w:r w:rsidR="00BB2570" w:rsidRPr="0065165B">
        <w:rPr>
          <w:rFonts w:ascii="微软雅黑" w:eastAsia="微软雅黑" w:hAnsi="微软雅黑"/>
          <w:color w:val="548DD4" w:themeColor="text2" w:themeTint="99"/>
        </w:rPr>
        <w:t>（</w:t>
      </w:r>
      <w:r w:rsidR="00BB2570">
        <w:rPr>
          <w:rFonts w:ascii="微软雅黑" w:eastAsia="微软雅黑" w:hAnsi="微软雅黑" w:hint="eastAsia"/>
          <w:color w:val="548DD4" w:themeColor="text2" w:themeTint="99"/>
        </w:rPr>
        <w:t>12.18修改</w:t>
      </w:r>
      <w:r w:rsidR="00BB2570" w:rsidRPr="0065165B">
        <w:rPr>
          <w:rFonts w:ascii="微软雅黑" w:eastAsia="微软雅黑" w:hAnsi="微软雅黑"/>
          <w:color w:val="548DD4" w:themeColor="text2" w:themeTint="99"/>
        </w:rPr>
        <w:t>）</w:t>
      </w:r>
    </w:p>
    <w:p w14:paraId="4565B9F7" w14:textId="35BA973D" w:rsidR="00800267" w:rsidRDefault="00BA7430" w:rsidP="00F85273">
      <w:pPr>
        <w:pStyle w:val="ae"/>
        <w:ind w:left="360" w:firstLineChars="0" w:firstLine="0"/>
        <w:rPr>
          <w:rFonts w:ascii="微软雅黑" w:eastAsia="微软雅黑" w:hAnsi="微软雅黑"/>
        </w:rPr>
      </w:pPr>
      <w:r>
        <w:rPr>
          <w:rFonts w:ascii="微软雅黑" w:eastAsia="微软雅黑" w:hAnsi="微软雅黑"/>
        </w:rPr>
        <w:t>7</w:t>
      </w:r>
      <w:r w:rsidR="00800267">
        <w:rPr>
          <w:rFonts w:ascii="微软雅黑" w:eastAsia="微软雅黑" w:hAnsi="微软雅黑"/>
        </w:rPr>
        <w:t>.</w:t>
      </w:r>
      <w:r w:rsidR="007A1008" w:rsidRPr="007A1008">
        <w:rPr>
          <w:rFonts w:ascii="微软雅黑" w:eastAsia="微软雅黑" w:hAnsi="微软雅黑"/>
        </w:rPr>
        <w:t xml:space="preserve"> </w:t>
      </w:r>
      <w:r w:rsidR="007A1008">
        <w:rPr>
          <w:rFonts w:ascii="微软雅黑" w:eastAsia="微软雅黑" w:hAnsi="微软雅黑"/>
        </w:rPr>
        <w:t>同意协议</w:t>
      </w:r>
    </w:p>
    <w:p w14:paraId="6A9C09BA" w14:textId="77777777" w:rsidR="007A1008" w:rsidRPr="00776002" w:rsidRDefault="007A1008" w:rsidP="00F85273">
      <w:pPr>
        <w:pStyle w:val="ae"/>
        <w:ind w:left="360" w:firstLineChars="0" w:firstLine="0"/>
        <w:rPr>
          <w:rFonts w:ascii="微软雅黑" w:eastAsia="微软雅黑" w:hAnsi="微软雅黑"/>
          <w:color w:val="948A54" w:themeColor="background2" w:themeShade="80"/>
          <w:u w:val="single"/>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文案</w:t>
      </w:r>
      <w:r>
        <w:rPr>
          <w:rFonts w:ascii="微软雅黑" w:eastAsia="微软雅黑" w:hAnsi="微软雅黑"/>
        </w:rPr>
        <w:t>：</w:t>
      </w:r>
      <w:r w:rsidRPr="007A1008">
        <w:rPr>
          <w:rFonts w:ascii="微软雅黑" w:eastAsia="微软雅黑" w:hAnsi="微软雅黑" w:hint="eastAsia"/>
        </w:rPr>
        <w:t>本</w:t>
      </w:r>
      <w:r w:rsidRPr="00776002">
        <w:rPr>
          <w:rFonts w:ascii="微软雅黑" w:eastAsia="微软雅黑" w:hAnsi="微软雅黑" w:hint="eastAsia"/>
          <w:color w:val="948A54" w:themeColor="background2" w:themeShade="80"/>
        </w:rPr>
        <w:t>人已阅读并接受</w:t>
      </w:r>
      <w:r w:rsidRPr="00776002">
        <w:rPr>
          <w:rFonts w:ascii="微软雅黑" w:eastAsia="微软雅黑" w:hAnsi="微软雅黑" w:hint="eastAsia"/>
          <w:color w:val="948A54" w:themeColor="background2" w:themeShade="80"/>
          <w:u w:val="single"/>
        </w:rPr>
        <w:t>《自动投标工具服务协议》</w:t>
      </w:r>
      <w:r w:rsidRPr="00776002">
        <w:rPr>
          <w:rFonts w:ascii="微软雅黑" w:eastAsia="微软雅黑" w:hAnsi="微软雅黑" w:hint="eastAsia"/>
          <w:color w:val="948A54" w:themeColor="background2" w:themeShade="80"/>
        </w:rPr>
        <w:t>、</w:t>
      </w:r>
      <w:r w:rsidRPr="00776002">
        <w:rPr>
          <w:rFonts w:ascii="微软雅黑" w:eastAsia="微软雅黑" w:hAnsi="微软雅黑" w:hint="eastAsia"/>
          <w:color w:val="948A54" w:themeColor="background2" w:themeShade="80"/>
          <w:u w:val="single"/>
        </w:rPr>
        <w:t>《风险揭示书》</w:t>
      </w:r>
      <w:r w:rsidRPr="00776002">
        <w:rPr>
          <w:rFonts w:ascii="微软雅黑" w:eastAsia="微软雅黑" w:hAnsi="微软雅黑" w:hint="eastAsia"/>
          <w:color w:val="948A54" w:themeColor="background2" w:themeShade="80"/>
        </w:rPr>
        <w:t>,并授权</w:t>
      </w:r>
      <w:proofErr w:type="gramStart"/>
      <w:r w:rsidRPr="00776002">
        <w:rPr>
          <w:rFonts w:ascii="微软雅黑" w:eastAsia="微软雅黑" w:hAnsi="微软雅黑" w:hint="eastAsia"/>
          <w:color w:val="948A54" w:themeColor="background2" w:themeShade="80"/>
        </w:rPr>
        <w:t>友金服</w:t>
      </w:r>
      <w:proofErr w:type="gramEnd"/>
      <w:r w:rsidRPr="00776002">
        <w:rPr>
          <w:rFonts w:ascii="微软雅黑" w:eastAsia="微软雅黑" w:hAnsi="微软雅黑" w:hint="eastAsia"/>
          <w:color w:val="948A54" w:themeColor="background2" w:themeShade="80"/>
        </w:rPr>
        <w:t>调用本人数字证书完成</w:t>
      </w:r>
      <w:r w:rsidRPr="00776002">
        <w:rPr>
          <w:rFonts w:ascii="微软雅黑" w:eastAsia="微软雅黑" w:hAnsi="微软雅黑" w:hint="eastAsia"/>
          <w:color w:val="948A54" w:themeColor="background2" w:themeShade="80"/>
          <w:u w:val="single"/>
        </w:rPr>
        <w:t>电子协议签署。</w:t>
      </w:r>
    </w:p>
    <w:p w14:paraId="7F2E0BF8" w14:textId="77777777" w:rsidR="007A1008" w:rsidRPr="007A1008" w:rsidRDefault="007A1008" w:rsidP="00F85273">
      <w:pPr>
        <w:pStyle w:val="ae"/>
        <w:ind w:left="360" w:firstLineChars="0" w:firstLine="0"/>
        <w:rPr>
          <w:rFonts w:ascii="微软雅黑" w:eastAsia="微软雅黑" w:hAnsi="微软雅黑"/>
        </w:rPr>
      </w:pPr>
      <w:r w:rsidRPr="007A1008">
        <w:rPr>
          <w:rFonts w:ascii="微软雅黑" w:eastAsia="微软雅黑" w:hAnsi="微软雅黑" w:hint="eastAsia"/>
        </w:rPr>
        <w:t>ii.</w:t>
      </w:r>
      <w:r>
        <w:rPr>
          <w:rFonts w:ascii="微软雅黑" w:eastAsia="微软雅黑" w:hAnsi="微软雅黑" w:hint="eastAsia"/>
        </w:rPr>
        <w:t>三个</w:t>
      </w:r>
      <w:r>
        <w:rPr>
          <w:rFonts w:ascii="微软雅黑" w:eastAsia="微软雅黑" w:hAnsi="微软雅黑"/>
        </w:rPr>
        <w:t>文档可点击，点击进入相应页面。（</w:t>
      </w:r>
      <w:r>
        <w:rPr>
          <w:rFonts w:ascii="微软雅黑" w:eastAsia="微软雅黑" w:hAnsi="微软雅黑" w:hint="eastAsia"/>
        </w:rPr>
        <w:t>同现在</w:t>
      </w:r>
      <w:r>
        <w:rPr>
          <w:rFonts w:ascii="微软雅黑" w:eastAsia="微软雅黑" w:hAnsi="微软雅黑"/>
        </w:rPr>
        <w:t>）</w:t>
      </w:r>
    </w:p>
    <w:p w14:paraId="248E1C69" w14:textId="77777777" w:rsidR="007A1008" w:rsidRPr="007A1008" w:rsidRDefault="007A1008" w:rsidP="00F85273">
      <w:pPr>
        <w:pStyle w:val="ae"/>
        <w:ind w:left="360" w:firstLineChars="0" w:firstLine="0"/>
        <w:rPr>
          <w:rFonts w:ascii="微软雅黑" w:eastAsia="微软雅黑" w:hAnsi="微软雅黑"/>
        </w:rPr>
      </w:pPr>
      <w:r w:rsidRPr="007A1008">
        <w:rPr>
          <w:rFonts w:ascii="微软雅黑" w:eastAsia="微软雅黑" w:hAnsi="微软雅黑" w:hint="eastAsia"/>
        </w:rPr>
        <w:t>iii.</w:t>
      </w:r>
      <w:r>
        <w:rPr>
          <w:rFonts w:ascii="微软雅黑" w:eastAsia="微软雅黑" w:hAnsi="微软雅黑" w:hint="eastAsia"/>
        </w:rPr>
        <w:t>默认</w:t>
      </w:r>
      <w:r>
        <w:rPr>
          <w:rFonts w:ascii="微软雅黑" w:eastAsia="微软雅黑" w:hAnsi="微软雅黑"/>
        </w:rPr>
        <w:t>勾选。</w:t>
      </w:r>
    </w:p>
    <w:p w14:paraId="7AE4B099" w14:textId="77777777" w:rsidR="00800267" w:rsidRDefault="004060FD" w:rsidP="00F85273">
      <w:pPr>
        <w:pStyle w:val="ae"/>
        <w:ind w:left="360" w:firstLineChars="0" w:firstLine="0"/>
        <w:rPr>
          <w:rFonts w:ascii="微软雅黑" w:eastAsia="微软雅黑" w:hAnsi="微软雅黑"/>
        </w:rPr>
      </w:pPr>
      <w:r>
        <w:rPr>
          <w:rFonts w:ascii="微软雅黑" w:eastAsia="微软雅黑" w:hAnsi="微软雅黑"/>
        </w:rPr>
        <w:t>8</w:t>
      </w:r>
      <w:r w:rsidR="00800267">
        <w:rPr>
          <w:rFonts w:ascii="微软雅黑" w:eastAsia="微软雅黑" w:hAnsi="微软雅黑"/>
        </w:rPr>
        <w:t>.</w:t>
      </w:r>
      <w:r w:rsidR="008E699A" w:rsidRPr="008E699A">
        <w:rPr>
          <w:rFonts w:ascii="微软雅黑" w:eastAsia="微软雅黑" w:hAnsi="微软雅黑"/>
        </w:rPr>
        <w:t xml:space="preserve"> </w:t>
      </w:r>
      <w:r w:rsidR="008E699A">
        <w:rPr>
          <w:rFonts w:ascii="微软雅黑" w:eastAsia="微软雅黑" w:hAnsi="微软雅黑"/>
        </w:rPr>
        <w:t>【</w:t>
      </w:r>
      <w:r w:rsidR="008E699A">
        <w:rPr>
          <w:rFonts w:ascii="微软雅黑" w:eastAsia="微软雅黑" w:hAnsi="微软雅黑" w:hint="eastAsia"/>
        </w:rPr>
        <w:t>授权</w:t>
      </w:r>
      <w:r w:rsidR="008E699A">
        <w:rPr>
          <w:rFonts w:ascii="微软雅黑" w:eastAsia="微软雅黑" w:hAnsi="微软雅黑"/>
        </w:rPr>
        <w:t>出借按键】</w:t>
      </w:r>
    </w:p>
    <w:p w14:paraId="23BFC713" w14:textId="48A5E455" w:rsidR="0046020B" w:rsidRDefault="005C0AE1" w:rsidP="003F4846">
      <w:pPr>
        <w:rPr>
          <w:rFonts w:ascii="微软雅黑" w:eastAsia="微软雅黑" w:hAnsi="微软雅黑"/>
        </w:rPr>
      </w:pPr>
      <w:proofErr w:type="spellStart"/>
      <w:r>
        <w:rPr>
          <w:rFonts w:ascii="微软雅黑" w:eastAsia="微软雅黑" w:hAnsi="微软雅黑"/>
        </w:rPr>
        <w:lastRenderedPageBreak/>
        <w:t>i</w:t>
      </w:r>
      <w:proofErr w:type="spellEnd"/>
      <w:r w:rsidR="0046020B">
        <w:rPr>
          <w:rFonts w:ascii="微软雅黑" w:eastAsia="微软雅黑" w:hAnsi="微软雅黑" w:hint="eastAsia"/>
        </w:rPr>
        <w:t>.未</w:t>
      </w:r>
      <w:r w:rsidR="0046020B">
        <w:rPr>
          <w:rFonts w:ascii="微软雅黑" w:eastAsia="微软雅黑" w:hAnsi="微软雅黑"/>
        </w:rPr>
        <w:t>输入金额</w:t>
      </w:r>
      <w:r w:rsidR="0046020B" w:rsidRPr="005F6B08">
        <w:rPr>
          <w:rFonts w:ascii="微软雅黑" w:eastAsia="微软雅黑" w:hAnsi="微软雅黑"/>
          <w:u w:val="single" w:color="548DD4" w:themeColor="text2" w:themeTint="99"/>
        </w:rPr>
        <w:t>或</w:t>
      </w:r>
      <w:r w:rsidR="0046020B" w:rsidRPr="005F6B08">
        <w:rPr>
          <w:rFonts w:ascii="微软雅黑" w:eastAsia="微软雅黑" w:hAnsi="微软雅黑" w:hint="eastAsia"/>
          <w:u w:val="single" w:color="548DD4" w:themeColor="text2" w:themeTint="99"/>
        </w:rPr>
        <w:t>输入金额不正确</w:t>
      </w:r>
      <w:r w:rsidR="0046020B" w:rsidRPr="005F6B08">
        <w:rPr>
          <w:rFonts w:ascii="微软雅黑" w:eastAsia="微软雅黑" w:hAnsi="微软雅黑"/>
          <w:u w:val="single" w:color="548DD4" w:themeColor="text2" w:themeTint="99"/>
        </w:rPr>
        <w:t>（有错误提示）</w:t>
      </w:r>
      <w:r w:rsidR="0046020B" w:rsidRPr="007A6C89">
        <w:rPr>
          <w:rFonts w:ascii="微软雅黑" w:eastAsia="微软雅黑" w:hAnsi="微软雅黑" w:hint="eastAsia"/>
        </w:rPr>
        <w:t>，</w:t>
      </w:r>
      <w:r w:rsidR="0046020B">
        <w:rPr>
          <w:rFonts w:ascii="微软雅黑" w:eastAsia="微软雅黑" w:hAnsi="微软雅黑" w:hint="eastAsia"/>
        </w:rPr>
        <w:t>按键置</w:t>
      </w:r>
      <w:proofErr w:type="gramStart"/>
      <w:r w:rsidR="0046020B">
        <w:rPr>
          <w:rFonts w:ascii="微软雅黑" w:eastAsia="微软雅黑" w:hAnsi="微软雅黑" w:hint="eastAsia"/>
        </w:rPr>
        <w:t>灰不可</w:t>
      </w:r>
      <w:proofErr w:type="gramEnd"/>
      <w:r w:rsidR="0046020B">
        <w:rPr>
          <w:rFonts w:ascii="微软雅黑" w:eastAsia="微软雅黑" w:hAnsi="微软雅黑" w:hint="eastAsia"/>
        </w:rPr>
        <w:t>点击</w:t>
      </w:r>
      <w:r w:rsidR="0046020B" w:rsidRPr="007A6C89">
        <w:rPr>
          <w:rFonts w:ascii="微软雅黑" w:eastAsia="微软雅黑" w:hAnsi="微软雅黑" w:hint="eastAsia"/>
        </w:rPr>
        <w:t>；输入金额正确但大于可用余额，</w:t>
      </w:r>
      <w:r w:rsidR="0046020B">
        <w:rPr>
          <w:rFonts w:ascii="微软雅黑" w:eastAsia="微软雅黑" w:hAnsi="微软雅黑" w:hint="eastAsia"/>
        </w:rPr>
        <w:t>按键</w:t>
      </w:r>
      <w:r w:rsidR="0046020B">
        <w:rPr>
          <w:rFonts w:ascii="微软雅黑" w:eastAsia="微软雅黑" w:hAnsi="微软雅黑"/>
        </w:rPr>
        <w:t>文案</w:t>
      </w:r>
      <w:r w:rsidR="0046020B">
        <w:rPr>
          <w:rFonts w:ascii="微软雅黑" w:eastAsia="微软雅黑" w:hAnsi="微软雅黑" w:hint="eastAsia"/>
        </w:rPr>
        <w:t>：</w:t>
      </w:r>
      <w:r w:rsidR="0046020B" w:rsidRPr="007A6C89">
        <w:rPr>
          <w:rFonts w:ascii="微软雅黑" w:eastAsia="微软雅黑" w:hAnsi="微软雅黑" w:hint="eastAsia"/>
        </w:rPr>
        <w:t>【</w:t>
      </w:r>
      <w:r w:rsidR="0046020B" w:rsidRPr="0082754F">
        <w:rPr>
          <w:rFonts w:ascii="微软雅黑" w:eastAsia="微软雅黑" w:hAnsi="微软雅黑" w:hint="eastAsia"/>
        </w:rPr>
        <w:t>还需</w:t>
      </w:r>
      <w:r w:rsidR="0046020B" w:rsidRPr="0082754F">
        <w:rPr>
          <w:rFonts w:ascii="微软雅黑" w:eastAsia="微软雅黑" w:hAnsi="微软雅黑"/>
        </w:rPr>
        <w:t>充值</w:t>
      </w:r>
      <w:r w:rsidR="0046020B" w:rsidRPr="0082754F">
        <w:rPr>
          <w:rFonts w:ascii="微软雅黑" w:eastAsia="微软雅黑" w:hAnsi="微软雅黑" w:hint="eastAsia"/>
        </w:rPr>
        <w:t>{实际</w:t>
      </w:r>
      <w:r w:rsidR="0046020B" w:rsidRPr="0082754F">
        <w:rPr>
          <w:rFonts w:ascii="微软雅黑" w:eastAsia="微软雅黑" w:hAnsi="微软雅黑"/>
        </w:rPr>
        <w:t>支付金额</w:t>
      </w:r>
      <w:r w:rsidR="0046020B" w:rsidRPr="0082754F">
        <w:rPr>
          <w:rFonts w:ascii="微软雅黑" w:eastAsia="微软雅黑" w:hAnsi="微软雅黑" w:hint="eastAsia"/>
        </w:rPr>
        <w:t>}元</w:t>
      </w:r>
      <w:r w:rsidR="0046020B" w:rsidRPr="007A6C89">
        <w:rPr>
          <w:rFonts w:ascii="微软雅黑" w:eastAsia="微软雅黑" w:hAnsi="微软雅黑" w:hint="eastAsia"/>
        </w:rPr>
        <w:t>】，点击前往充值页</w:t>
      </w:r>
      <w:r w:rsidR="0046020B">
        <w:rPr>
          <w:rFonts w:ascii="微软雅黑" w:eastAsia="微软雅黑" w:hAnsi="微软雅黑" w:hint="eastAsia"/>
        </w:rPr>
        <w:t>，</w:t>
      </w:r>
      <w:proofErr w:type="gramStart"/>
      <w:r w:rsidR="0046020B">
        <w:rPr>
          <w:rFonts w:ascii="微软雅黑" w:eastAsia="微软雅黑" w:hAnsi="微软雅黑"/>
        </w:rPr>
        <w:t>充值页输入</w:t>
      </w:r>
      <w:proofErr w:type="gramEnd"/>
      <w:r w:rsidR="0046020B">
        <w:rPr>
          <w:rFonts w:ascii="微软雅黑" w:eastAsia="微软雅黑" w:hAnsi="微软雅黑"/>
        </w:rPr>
        <w:t>框自动填入{</w:t>
      </w:r>
      <w:r w:rsidR="0046020B">
        <w:rPr>
          <w:rFonts w:ascii="微软雅黑" w:eastAsia="微软雅黑" w:hAnsi="微软雅黑" w:hint="eastAsia"/>
        </w:rPr>
        <w:t>实际</w:t>
      </w:r>
      <w:r w:rsidR="0046020B">
        <w:rPr>
          <w:rFonts w:ascii="微软雅黑" w:eastAsia="微软雅黑" w:hAnsi="微软雅黑"/>
        </w:rPr>
        <w:t>支付金额}</w:t>
      </w:r>
      <w:r w:rsidR="0046020B">
        <w:rPr>
          <w:rFonts w:ascii="微软雅黑" w:eastAsia="微软雅黑" w:hAnsi="微软雅黑" w:hint="eastAsia"/>
        </w:rPr>
        <w:t>，</w:t>
      </w:r>
      <w:r w:rsidR="0046020B" w:rsidRPr="00D11D3F">
        <w:rPr>
          <w:rFonts w:ascii="微软雅黑" w:eastAsia="微软雅黑" w:hAnsi="微软雅黑"/>
        </w:rPr>
        <w:t>充值完成后不需要跳到“</w:t>
      </w:r>
      <w:r w:rsidR="0046020B" w:rsidRPr="00D11D3F">
        <w:rPr>
          <w:rFonts w:ascii="微软雅黑" w:eastAsia="微软雅黑" w:hAnsi="微软雅黑" w:hint="eastAsia"/>
        </w:rPr>
        <w:t>充值</w:t>
      </w:r>
      <w:r w:rsidR="0046020B" w:rsidRPr="00D11D3F">
        <w:rPr>
          <w:rFonts w:ascii="微软雅黑" w:eastAsia="微软雅黑" w:hAnsi="微软雅黑"/>
        </w:rPr>
        <w:t>成功</w:t>
      </w:r>
      <w:r w:rsidR="0046020B" w:rsidRPr="00D11D3F">
        <w:rPr>
          <w:rFonts w:ascii="微软雅黑" w:eastAsia="微软雅黑" w:hAnsi="微软雅黑" w:hint="eastAsia"/>
        </w:rPr>
        <w:t>页</w:t>
      </w:r>
      <w:r w:rsidR="0046020B" w:rsidRPr="00D11D3F">
        <w:rPr>
          <w:rFonts w:ascii="微软雅黑" w:eastAsia="微软雅黑" w:hAnsi="微软雅黑"/>
        </w:rPr>
        <w:t>”</w:t>
      </w:r>
      <w:r w:rsidR="0046020B" w:rsidRPr="00D11D3F">
        <w:rPr>
          <w:rFonts w:ascii="微软雅黑" w:eastAsia="微软雅黑" w:hAnsi="微软雅黑" w:hint="eastAsia"/>
        </w:rPr>
        <w:t>，</w:t>
      </w:r>
      <w:r w:rsidR="0046020B">
        <w:rPr>
          <w:rFonts w:ascii="微软雅黑" w:eastAsia="微软雅黑" w:hAnsi="微软雅黑" w:hint="eastAsia"/>
        </w:rPr>
        <w:t>T</w:t>
      </w:r>
      <w:r w:rsidR="0046020B">
        <w:rPr>
          <w:rFonts w:ascii="微软雅黑" w:eastAsia="微软雅黑" w:hAnsi="微软雅黑"/>
        </w:rPr>
        <w:t>oast提示：</w:t>
      </w:r>
      <w:r w:rsidR="0046020B" w:rsidRPr="005F6B08">
        <w:rPr>
          <w:rFonts w:ascii="微软雅黑" w:eastAsia="微软雅黑" w:hAnsi="微软雅黑"/>
          <w:color w:val="948A54" w:themeColor="background2" w:themeShade="80"/>
          <w:u w:val="single" w:color="548DD4" w:themeColor="text2" w:themeTint="99"/>
        </w:rPr>
        <w:t>充</w:t>
      </w:r>
      <w:proofErr w:type="gramStart"/>
      <w:r w:rsidR="0046020B" w:rsidRPr="005F6B08">
        <w:rPr>
          <w:rFonts w:ascii="微软雅黑" w:eastAsia="微软雅黑" w:hAnsi="微软雅黑"/>
          <w:color w:val="948A54" w:themeColor="background2" w:themeShade="80"/>
          <w:u w:val="single" w:color="548DD4" w:themeColor="text2" w:themeTint="99"/>
        </w:rPr>
        <w:t>值成功</w:t>
      </w:r>
      <w:proofErr w:type="gramEnd"/>
      <w:r w:rsidR="0046020B" w:rsidRPr="005F6B08">
        <w:rPr>
          <w:rFonts w:ascii="微软雅黑" w:eastAsia="微软雅黑" w:hAnsi="微软雅黑"/>
          <w:u w:val="single" w:color="548DD4" w:themeColor="text2" w:themeTint="99"/>
        </w:rPr>
        <w:t>且返回出借页面</w:t>
      </w:r>
      <w:r w:rsidR="0046020B">
        <w:rPr>
          <w:rFonts w:ascii="微软雅黑" w:eastAsia="微软雅黑" w:hAnsi="微软雅黑" w:hint="eastAsia"/>
        </w:rPr>
        <w:t>（</w:t>
      </w:r>
      <w:r w:rsidR="0046020B" w:rsidRPr="00A4621F">
        <w:rPr>
          <w:rFonts w:ascii="微软雅黑" w:eastAsia="微软雅黑" w:hAnsi="微软雅黑" w:hint="eastAsia"/>
          <w:color w:val="548DD4" w:themeColor="text2" w:themeTint="99"/>
        </w:rPr>
        <w:t>12.17补充</w:t>
      </w:r>
      <w:r w:rsidR="0046020B">
        <w:rPr>
          <w:rFonts w:ascii="微软雅黑" w:eastAsia="微软雅黑" w:hAnsi="微软雅黑" w:hint="eastAsia"/>
        </w:rPr>
        <w:t>）</w:t>
      </w:r>
    </w:p>
    <w:p w14:paraId="7196384D" w14:textId="5FA7E260" w:rsidR="0046020B" w:rsidRDefault="005C0AE1" w:rsidP="0046020B">
      <w:pPr>
        <w:rPr>
          <w:rFonts w:ascii="微软雅黑" w:eastAsia="微软雅黑" w:hAnsi="微软雅黑"/>
        </w:rPr>
      </w:pPr>
      <w:r>
        <w:rPr>
          <w:rFonts w:ascii="微软雅黑" w:eastAsia="微软雅黑" w:hAnsi="微软雅黑"/>
        </w:rPr>
        <w:t>i</w:t>
      </w:r>
      <w:r w:rsidR="0046020B">
        <w:rPr>
          <w:rFonts w:ascii="微软雅黑" w:eastAsia="微软雅黑" w:hAnsi="微软雅黑"/>
        </w:rPr>
        <w:t>i</w:t>
      </w:r>
      <w:r w:rsidR="0046020B">
        <w:rPr>
          <w:rFonts w:ascii="微软雅黑" w:eastAsia="微软雅黑" w:hAnsi="微软雅黑" w:hint="eastAsia"/>
        </w:rPr>
        <w:t>.</w:t>
      </w:r>
      <w:r w:rsidR="0046020B" w:rsidRPr="007A6C89">
        <w:rPr>
          <w:rFonts w:ascii="微软雅黑" w:eastAsia="微软雅黑" w:hAnsi="微软雅黑" w:hint="eastAsia"/>
        </w:rPr>
        <w:t>输入金额正确，则按键文案显示实际支付金额，</w:t>
      </w:r>
      <w:r w:rsidR="0046020B">
        <w:rPr>
          <w:rFonts w:ascii="微软雅黑" w:eastAsia="微软雅黑" w:hAnsi="微软雅黑" w:hint="eastAsia"/>
        </w:rPr>
        <w:t>按键</w:t>
      </w:r>
      <w:r w:rsidR="0046020B">
        <w:rPr>
          <w:rFonts w:ascii="微软雅黑" w:eastAsia="微软雅黑" w:hAnsi="微软雅黑"/>
        </w:rPr>
        <w:t>文案：【</w:t>
      </w:r>
      <w:r w:rsidR="0046020B">
        <w:rPr>
          <w:rFonts w:ascii="微软雅黑" w:eastAsia="微软雅黑" w:hAnsi="微软雅黑" w:hint="eastAsia"/>
        </w:rPr>
        <w:t>实际</w:t>
      </w:r>
      <w:r w:rsidR="0046020B">
        <w:rPr>
          <w:rFonts w:ascii="微软雅黑" w:eastAsia="微软雅黑" w:hAnsi="微软雅黑"/>
        </w:rPr>
        <w:t>支付xxx</w:t>
      </w:r>
      <w:r w:rsidR="0046020B" w:rsidRPr="004A27BB">
        <w:rPr>
          <w:rFonts w:ascii="微软雅黑" w:eastAsia="微软雅黑" w:hAnsi="微软雅黑" w:hint="eastAsia"/>
        </w:rPr>
        <w:t>元</w:t>
      </w:r>
      <w:r w:rsidR="0046020B">
        <w:rPr>
          <w:rFonts w:ascii="微软雅黑" w:eastAsia="微软雅黑" w:hAnsi="微软雅黑"/>
        </w:rPr>
        <w:t>】</w:t>
      </w:r>
      <w:r w:rsidR="0046020B">
        <w:rPr>
          <w:rFonts w:ascii="微软雅黑" w:eastAsia="微软雅黑" w:hAnsi="微软雅黑" w:hint="eastAsia"/>
        </w:rPr>
        <w:t>，点击进行出借</w:t>
      </w:r>
      <w:r w:rsidR="0046020B">
        <w:rPr>
          <w:rFonts w:ascii="微软雅黑" w:eastAsia="微软雅黑" w:hAnsi="微软雅黑"/>
        </w:rPr>
        <w:t>，出借成功转跳成功反馈页，失败则</w:t>
      </w:r>
      <w:r w:rsidR="0046020B">
        <w:rPr>
          <w:rFonts w:ascii="微软雅黑" w:eastAsia="微软雅黑" w:hAnsi="微软雅黑" w:hint="eastAsia"/>
        </w:rPr>
        <w:t>T</w:t>
      </w:r>
      <w:r w:rsidR="0046020B">
        <w:rPr>
          <w:rFonts w:ascii="微软雅黑" w:eastAsia="微软雅黑" w:hAnsi="微软雅黑"/>
        </w:rPr>
        <w:t xml:space="preserve">oast </w:t>
      </w:r>
      <w:r w:rsidR="0046020B">
        <w:rPr>
          <w:rFonts w:ascii="微软雅黑" w:eastAsia="微软雅黑" w:hAnsi="微软雅黑" w:hint="eastAsia"/>
        </w:rPr>
        <w:t>提示</w:t>
      </w:r>
      <w:r w:rsidR="007526F3">
        <w:rPr>
          <w:rFonts w:ascii="微软雅黑" w:eastAsia="微软雅黑" w:hAnsi="微软雅黑" w:hint="eastAsia"/>
        </w:rPr>
        <w:t>。</w:t>
      </w:r>
    </w:p>
    <w:p w14:paraId="5EB46021" w14:textId="432447D0" w:rsidR="00BB2570" w:rsidRDefault="00BB2570" w:rsidP="005C0AE1">
      <w:pPr>
        <w:rPr>
          <w:rFonts w:ascii="微软雅黑" w:eastAsia="微软雅黑" w:hAnsi="微软雅黑"/>
        </w:rPr>
      </w:pPr>
      <w:r>
        <w:rPr>
          <w:rFonts w:ascii="微软雅黑" w:eastAsia="微软雅黑" w:hAnsi="微软雅黑"/>
        </w:rPr>
        <w:t>iii.</w:t>
      </w:r>
      <w:r w:rsidR="00DF77BB" w:rsidRPr="00D11D3F">
        <w:rPr>
          <w:rFonts w:ascii="微软雅黑" w:eastAsia="微软雅黑" w:hAnsi="微软雅黑" w:hint="eastAsia"/>
        </w:rPr>
        <w:t>如果标的</w:t>
      </w:r>
      <w:r w:rsidR="00DF77BB" w:rsidRPr="00D11D3F">
        <w:rPr>
          <w:rFonts w:ascii="微软雅黑" w:eastAsia="微软雅黑" w:hAnsi="微软雅黑"/>
        </w:rPr>
        <w:t>正在倒计时，按键同</w:t>
      </w:r>
      <w:r w:rsidR="00DF77BB" w:rsidRPr="00D11D3F">
        <w:rPr>
          <w:rFonts w:ascii="微软雅黑" w:eastAsia="微软雅黑" w:hAnsi="微软雅黑" w:hint="eastAsia"/>
        </w:rPr>
        <w:t>步</w:t>
      </w:r>
      <w:r w:rsidR="00DF77BB" w:rsidRPr="00D11D3F">
        <w:rPr>
          <w:rFonts w:ascii="微软雅黑" w:eastAsia="微软雅黑" w:hAnsi="微软雅黑"/>
        </w:rPr>
        <w:t>显示倒计时的时间</w:t>
      </w:r>
      <w:r w:rsidR="007C1663">
        <w:rPr>
          <w:rFonts w:ascii="微软雅黑" w:eastAsia="微软雅黑" w:hAnsi="微软雅黑" w:hint="eastAsia"/>
        </w:rPr>
        <w:t>，文案</w:t>
      </w:r>
      <w:r w:rsidR="007C1663">
        <w:rPr>
          <w:rFonts w:ascii="微软雅黑" w:eastAsia="微软雅黑" w:hAnsi="微软雅黑"/>
        </w:rPr>
        <w:t>：</w:t>
      </w:r>
      <w:r w:rsidR="007C1663" w:rsidRPr="007C1663">
        <w:rPr>
          <w:rFonts w:ascii="微软雅黑" w:eastAsia="微软雅黑" w:hAnsi="微软雅黑"/>
          <w:color w:val="948A54" w:themeColor="background2" w:themeShade="80"/>
        </w:rPr>
        <w:t>即将开始{</w:t>
      </w:r>
      <w:r w:rsidR="007C1663" w:rsidRPr="007C1663">
        <w:rPr>
          <w:rFonts w:ascii="微软雅黑" w:eastAsia="微软雅黑" w:hAnsi="微软雅黑" w:hint="eastAsia"/>
          <w:color w:val="948A54" w:themeColor="background2" w:themeShade="80"/>
        </w:rPr>
        <w:t>倒计时</w:t>
      </w:r>
      <w:r w:rsidR="007C1663" w:rsidRPr="007C1663">
        <w:rPr>
          <w:rFonts w:ascii="微软雅黑" w:eastAsia="微软雅黑" w:hAnsi="微软雅黑"/>
          <w:color w:val="948A54" w:themeColor="background2" w:themeShade="80"/>
        </w:rPr>
        <w:t>}</w:t>
      </w:r>
      <w:r w:rsidR="00380DC7">
        <w:rPr>
          <w:rFonts w:ascii="微软雅黑" w:eastAsia="微软雅黑" w:hAnsi="微软雅黑" w:hint="eastAsia"/>
          <w:color w:val="948A54" w:themeColor="background2" w:themeShade="80"/>
        </w:rPr>
        <w:t>。</w:t>
      </w:r>
      <w:r w:rsidR="007C1663" w:rsidRPr="007C1663">
        <w:rPr>
          <w:rFonts w:ascii="微软雅黑" w:eastAsia="微软雅黑" w:hAnsi="微软雅黑"/>
          <w:color w:val="404040" w:themeColor="text1" w:themeTint="BF"/>
        </w:rPr>
        <w:t>开</w:t>
      </w:r>
      <w:proofErr w:type="gramStart"/>
      <w:r w:rsidR="007C1663" w:rsidRPr="007C1663">
        <w:rPr>
          <w:rFonts w:ascii="微软雅黑" w:eastAsia="微软雅黑" w:hAnsi="微软雅黑"/>
          <w:color w:val="404040" w:themeColor="text1" w:themeTint="BF"/>
        </w:rPr>
        <w:t>售</w:t>
      </w:r>
      <w:r w:rsidR="007C1663" w:rsidRPr="007C1663">
        <w:rPr>
          <w:rFonts w:ascii="微软雅黑" w:eastAsia="微软雅黑" w:hAnsi="微软雅黑" w:hint="eastAsia"/>
          <w:color w:val="404040" w:themeColor="text1" w:themeTint="BF"/>
        </w:rPr>
        <w:t>时间</w:t>
      </w:r>
      <w:proofErr w:type="gramEnd"/>
      <w:r w:rsidR="00380DC7">
        <w:rPr>
          <w:rFonts w:ascii="微软雅黑" w:eastAsia="微软雅黑" w:hAnsi="微软雅黑" w:hint="eastAsia"/>
          <w:color w:val="404040" w:themeColor="text1" w:themeTint="BF"/>
        </w:rPr>
        <w:t>倒计时大于</w:t>
      </w:r>
      <w:r w:rsidR="007C1663" w:rsidRPr="007C1663">
        <w:rPr>
          <w:rFonts w:ascii="微软雅黑" w:eastAsia="微软雅黑" w:hAnsi="微软雅黑" w:hint="eastAsia"/>
          <w:color w:val="404040" w:themeColor="text1" w:themeTint="BF"/>
        </w:rPr>
        <w:t>一小时，</w:t>
      </w:r>
      <w:r w:rsidR="007C1663" w:rsidRPr="007C1663">
        <w:rPr>
          <w:rFonts w:ascii="微软雅黑" w:eastAsia="微软雅黑" w:hAnsi="微软雅黑"/>
          <w:color w:val="404040" w:themeColor="text1" w:themeTint="BF"/>
        </w:rPr>
        <w:t>文案同列表页按键</w:t>
      </w:r>
      <w:r w:rsidR="00380DC7">
        <w:rPr>
          <w:rFonts w:ascii="微软雅黑" w:eastAsia="微软雅黑" w:hAnsi="微软雅黑" w:hint="eastAsia"/>
        </w:rPr>
        <w:t>：</w:t>
      </w:r>
      <w:r w:rsidR="00380DC7" w:rsidRPr="007C1663">
        <w:rPr>
          <w:rFonts w:ascii="微软雅黑" w:eastAsia="微软雅黑" w:hAnsi="微软雅黑"/>
          <w:color w:val="948A54" w:themeColor="background2" w:themeShade="80"/>
        </w:rPr>
        <w:t xml:space="preserve"> </w:t>
      </w:r>
      <w:r w:rsidR="007C1663" w:rsidRPr="007C1663">
        <w:rPr>
          <w:rFonts w:ascii="微软雅黑" w:eastAsia="微软雅黑" w:hAnsi="微软雅黑"/>
          <w:color w:val="948A54" w:themeColor="background2" w:themeShade="80"/>
        </w:rPr>
        <w:t>{</w:t>
      </w:r>
      <w:r w:rsidR="007C1663" w:rsidRPr="007C1663">
        <w:rPr>
          <w:rFonts w:ascii="微软雅黑" w:eastAsia="微软雅黑" w:hAnsi="微软雅黑" w:hint="eastAsia"/>
          <w:color w:val="948A54" w:themeColor="background2" w:themeShade="80"/>
        </w:rPr>
        <w:t>开始时间</w:t>
      </w:r>
      <w:r w:rsidR="007C1663" w:rsidRPr="007C1663">
        <w:rPr>
          <w:rFonts w:ascii="微软雅黑" w:eastAsia="微软雅黑" w:hAnsi="微软雅黑"/>
          <w:color w:val="948A54" w:themeColor="background2" w:themeShade="80"/>
        </w:rPr>
        <w:t>}</w:t>
      </w:r>
      <w:r w:rsidR="00380DC7" w:rsidRPr="007C1663">
        <w:rPr>
          <w:rFonts w:ascii="微软雅黑" w:eastAsia="微软雅黑" w:hAnsi="微软雅黑"/>
          <w:color w:val="948A54" w:themeColor="background2" w:themeShade="80"/>
        </w:rPr>
        <w:t>开始</w:t>
      </w:r>
      <w:r w:rsidR="007C1663">
        <w:rPr>
          <w:rFonts w:ascii="微软雅黑" w:eastAsia="微软雅黑" w:hAnsi="微软雅黑" w:hint="eastAsia"/>
        </w:rPr>
        <w:t>（</w:t>
      </w:r>
      <w:r w:rsidR="007C1663">
        <w:rPr>
          <w:rFonts w:ascii="微软雅黑" w:eastAsia="微软雅黑" w:hAnsi="微软雅黑" w:hint="eastAsia"/>
          <w:color w:val="548DD4" w:themeColor="text2" w:themeTint="99"/>
        </w:rPr>
        <w:t>12.18</w:t>
      </w:r>
      <w:r w:rsidR="007C1663" w:rsidRPr="00A4621F">
        <w:rPr>
          <w:rFonts w:ascii="微软雅黑" w:eastAsia="微软雅黑" w:hAnsi="微软雅黑" w:hint="eastAsia"/>
          <w:color w:val="548DD4" w:themeColor="text2" w:themeTint="99"/>
        </w:rPr>
        <w:t>补充</w:t>
      </w:r>
      <w:r w:rsidR="007C1663">
        <w:rPr>
          <w:rFonts w:ascii="微软雅黑" w:eastAsia="微软雅黑" w:hAnsi="微软雅黑" w:hint="eastAsia"/>
        </w:rPr>
        <w:t>）</w:t>
      </w:r>
      <w:r w:rsidR="00DF77BB" w:rsidRPr="00D11D3F">
        <w:rPr>
          <w:rFonts w:ascii="微软雅黑" w:eastAsia="微软雅黑" w:hAnsi="微软雅黑"/>
        </w:rPr>
        <w:t>。</w:t>
      </w:r>
    </w:p>
    <w:p w14:paraId="3257D039" w14:textId="3FB9E258" w:rsidR="007A6C89" w:rsidRDefault="00BB2570" w:rsidP="005C0AE1">
      <w:pPr>
        <w:rPr>
          <w:rFonts w:ascii="微软雅黑" w:eastAsia="微软雅黑" w:hAnsi="微软雅黑"/>
        </w:rPr>
      </w:pPr>
      <w:r>
        <w:rPr>
          <w:rFonts w:ascii="微软雅黑" w:eastAsia="微软雅黑" w:hAnsi="微软雅黑"/>
        </w:rPr>
        <w:t>iv.</w:t>
      </w:r>
      <w:r w:rsidR="007007AF">
        <w:rPr>
          <w:rFonts w:ascii="微软雅黑" w:eastAsia="微软雅黑" w:hAnsi="微软雅黑" w:hint="eastAsia"/>
        </w:rPr>
        <w:t>如果</w:t>
      </w:r>
      <w:r w:rsidR="007007AF">
        <w:rPr>
          <w:rFonts w:ascii="微软雅黑" w:eastAsia="微软雅黑" w:hAnsi="微软雅黑"/>
        </w:rPr>
        <w:t>出现中途失去登录态的情况，处理方式同上。</w:t>
      </w:r>
    </w:p>
    <w:p w14:paraId="29C2F639" w14:textId="15FDC5BC" w:rsidR="008E699A" w:rsidRDefault="00423583" w:rsidP="00F85273">
      <w:pPr>
        <w:pStyle w:val="ae"/>
        <w:ind w:left="360" w:firstLineChars="0" w:firstLine="0"/>
        <w:rPr>
          <w:rFonts w:ascii="微软雅黑" w:eastAsia="微软雅黑" w:hAnsi="微软雅黑"/>
        </w:rPr>
      </w:pPr>
      <w:r>
        <w:rPr>
          <w:noProof/>
        </w:rPr>
        <w:drawing>
          <wp:inline distT="0" distB="0" distL="0" distR="0" wp14:anchorId="43978335" wp14:editId="77617D75">
            <wp:extent cx="3992814" cy="267652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6060"/>
                    <a:stretch/>
                  </pic:blipFill>
                  <pic:spPr bwMode="auto">
                    <a:xfrm>
                      <a:off x="0" y="0"/>
                      <a:ext cx="3992814" cy="2676525"/>
                    </a:xfrm>
                    <a:prstGeom prst="rect">
                      <a:avLst/>
                    </a:prstGeom>
                    <a:ln>
                      <a:noFill/>
                    </a:ln>
                    <a:extLst>
                      <a:ext uri="{53640926-AAD7-44D8-BBD7-CCE9431645EC}">
                        <a14:shadowObscured xmlns:a14="http://schemas.microsoft.com/office/drawing/2010/main"/>
                      </a:ext>
                    </a:extLst>
                  </pic:spPr>
                </pic:pic>
              </a:graphicData>
            </a:graphic>
          </wp:inline>
        </w:drawing>
      </w:r>
    </w:p>
    <w:p w14:paraId="376CB7C2" w14:textId="77777777" w:rsidR="00800267" w:rsidRDefault="004060FD" w:rsidP="00F85273">
      <w:pPr>
        <w:pStyle w:val="ae"/>
        <w:ind w:left="360" w:firstLineChars="0" w:firstLine="0"/>
        <w:rPr>
          <w:rFonts w:ascii="微软雅黑" w:eastAsia="微软雅黑" w:hAnsi="微软雅黑"/>
        </w:rPr>
      </w:pPr>
      <w:r>
        <w:rPr>
          <w:rFonts w:ascii="微软雅黑" w:eastAsia="微软雅黑" w:hAnsi="微软雅黑"/>
        </w:rPr>
        <w:t>9</w:t>
      </w:r>
      <w:r w:rsidR="00800267">
        <w:rPr>
          <w:rFonts w:ascii="微软雅黑" w:eastAsia="微软雅黑" w:hAnsi="微软雅黑"/>
        </w:rPr>
        <w:t>.</w:t>
      </w:r>
      <w:r w:rsidR="008E699A">
        <w:rPr>
          <w:rFonts w:ascii="微软雅黑" w:eastAsia="微软雅黑" w:hAnsi="微软雅黑" w:hint="eastAsia"/>
        </w:rPr>
        <w:t>出借</w:t>
      </w:r>
      <w:r w:rsidR="008E699A">
        <w:rPr>
          <w:rFonts w:ascii="微软雅黑" w:eastAsia="微软雅黑" w:hAnsi="微软雅黑"/>
        </w:rPr>
        <w:t>成功反馈（</w:t>
      </w:r>
      <w:r w:rsidR="008E699A">
        <w:rPr>
          <w:rFonts w:ascii="微软雅黑" w:eastAsia="微软雅黑" w:hAnsi="微软雅黑" w:hint="eastAsia"/>
        </w:rPr>
        <w:t>非新手标</w:t>
      </w:r>
      <w:r w:rsidR="008E699A">
        <w:rPr>
          <w:rFonts w:ascii="微软雅黑" w:eastAsia="微软雅黑" w:hAnsi="微软雅黑"/>
        </w:rPr>
        <w:t>）</w:t>
      </w:r>
    </w:p>
    <w:p w14:paraId="60D25927" w14:textId="6F6D2876" w:rsidR="00AF026B" w:rsidRPr="00AF026B" w:rsidRDefault="00AF026B" w:rsidP="00AF026B">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sidRPr="00AF026B">
        <w:rPr>
          <w:rFonts w:ascii="微软雅黑" w:eastAsia="微软雅黑" w:hAnsi="微软雅黑" w:hint="eastAsia"/>
        </w:rPr>
        <w:t>成功反馈文案:</w:t>
      </w:r>
      <w:r w:rsidR="00423583">
        <w:rPr>
          <w:rFonts w:ascii="微软雅黑" w:eastAsia="微软雅黑" w:hAnsi="微软雅黑" w:hint="eastAsia"/>
        </w:rPr>
        <w:t>文案样式如图，显示授权出借</w:t>
      </w:r>
      <w:proofErr w:type="spellStart"/>
      <w:r w:rsidR="00515373">
        <w:rPr>
          <w:rFonts w:ascii="微软雅黑" w:eastAsia="微软雅黑" w:hAnsi="微软雅黑" w:hint="eastAsia"/>
        </w:rPr>
        <w:t>yyyy</w:t>
      </w:r>
      <w:proofErr w:type="spellEnd"/>
      <w:r w:rsidR="00515373">
        <w:rPr>
          <w:rFonts w:ascii="微软雅黑" w:eastAsia="微软雅黑" w:hAnsi="微软雅黑" w:hint="eastAsia"/>
        </w:rPr>
        <w:t>-mm-</w:t>
      </w:r>
      <w:proofErr w:type="spellStart"/>
      <w:r w:rsidR="00515373">
        <w:rPr>
          <w:rFonts w:ascii="微软雅黑" w:eastAsia="微软雅黑" w:hAnsi="微软雅黑" w:hint="eastAsia"/>
        </w:rPr>
        <w:t>dd</w:t>
      </w:r>
      <w:proofErr w:type="spellEnd"/>
      <w:r w:rsidRPr="00AF026B">
        <w:rPr>
          <w:rFonts w:ascii="微软雅黑" w:eastAsia="微软雅黑" w:hAnsi="微软雅黑" w:hint="eastAsia"/>
        </w:rPr>
        <w:t>、</w:t>
      </w:r>
      <w:r w:rsidR="00423583">
        <w:rPr>
          <w:rFonts w:ascii="微软雅黑" w:eastAsia="微软雅黑" w:hAnsi="微软雅黑" w:hint="eastAsia"/>
        </w:rPr>
        <w:t>撮合</w:t>
      </w:r>
      <w:r w:rsidR="00423583">
        <w:rPr>
          <w:rFonts w:ascii="微软雅黑" w:eastAsia="微软雅黑" w:hAnsi="微软雅黑"/>
        </w:rPr>
        <w:t>出借</w:t>
      </w:r>
      <w:proofErr w:type="spellStart"/>
      <w:r w:rsidR="00515373">
        <w:rPr>
          <w:rFonts w:ascii="微软雅黑" w:eastAsia="微软雅黑" w:hAnsi="微软雅黑" w:hint="eastAsia"/>
        </w:rPr>
        <w:t>yyyy</w:t>
      </w:r>
      <w:proofErr w:type="spellEnd"/>
      <w:r w:rsidR="00515373">
        <w:rPr>
          <w:rFonts w:ascii="微软雅黑" w:eastAsia="微软雅黑" w:hAnsi="微软雅黑" w:hint="eastAsia"/>
        </w:rPr>
        <w:t>-mm-</w:t>
      </w:r>
      <w:proofErr w:type="spellStart"/>
      <w:r w:rsidR="00515373">
        <w:rPr>
          <w:rFonts w:ascii="微软雅黑" w:eastAsia="微软雅黑" w:hAnsi="微软雅黑" w:hint="eastAsia"/>
        </w:rPr>
        <w:t>dd</w:t>
      </w:r>
      <w:proofErr w:type="spellEnd"/>
      <w:r w:rsidR="00AA7291">
        <w:rPr>
          <w:rFonts w:ascii="微软雅黑" w:eastAsia="微软雅黑" w:hAnsi="微软雅黑" w:hint="eastAsia"/>
        </w:rPr>
        <w:t>（</w:t>
      </w:r>
      <w:r w:rsidR="00AA7291" w:rsidRPr="00AA7291">
        <w:rPr>
          <w:rFonts w:ascii="微软雅黑" w:eastAsia="微软雅黑" w:hAnsi="微软雅黑" w:hint="eastAsia"/>
          <w:color w:val="548DD4" w:themeColor="text2" w:themeTint="99"/>
        </w:rPr>
        <w:t>新手标</w:t>
      </w:r>
      <w:r w:rsidR="00AA7291" w:rsidRPr="00AA7291">
        <w:rPr>
          <w:rFonts w:ascii="微软雅黑" w:eastAsia="微软雅黑" w:hAnsi="微软雅黑"/>
          <w:color w:val="548DD4" w:themeColor="text2" w:themeTint="99"/>
        </w:rPr>
        <w:t>为</w:t>
      </w:r>
      <w:r w:rsidR="00AA7291" w:rsidRPr="00AA7291">
        <w:rPr>
          <w:rFonts w:ascii="微软雅黑" w:eastAsia="微软雅黑" w:hAnsi="微软雅黑" w:hint="eastAsia"/>
          <w:color w:val="548DD4" w:themeColor="text2" w:themeTint="99"/>
        </w:rPr>
        <w:t>T+1工作日</w:t>
      </w:r>
      <w:r w:rsidR="00AA7291" w:rsidRPr="00AA7291">
        <w:rPr>
          <w:rFonts w:ascii="微软雅黑" w:eastAsia="微软雅黑" w:hAnsi="微软雅黑"/>
          <w:color w:val="548DD4" w:themeColor="text2" w:themeTint="99"/>
        </w:rPr>
        <w:t>，其他为</w:t>
      </w:r>
      <w:r w:rsidR="00AA7291" w:rsidRPr="00AA7291">
        <w:rPr>
          <w:rFonts w:ascii="微软雅黑" w:eastAsia="微软雅黑" w:hAnsi="微软雅黑" w:hint="eastAsia"/>
          <w:color w:val="548DD4" w:themeColor="text2" w:themeTint="99"/>
        </w:rPr>
        <w:t>T+2工作日，</w:t>
      </w:r>
      <w:r w:rsidR="00AA7291" w:rsidRPr="00AA7291">
        <w:rPr>
          <w:rFonts w:ascii="微软雅黑" w:eastAsia="微软雅黑" w:hAnsi="微软雅黑"/>
          <w:color w:val="548DD4" w:themeColor="text2" w:themeTint="99"/>
        </w:rPr>
        <w:t>拉取后台</w:t>
      </w:r>
      <w:r w:rsidR="00AA7291" w:rsidRPr="00AA7291">
        <w:rPr>
          <w:rFonts w:ascii="微软雅黑" w:eastAsia="微软雅黑" w:hAnsi="微软雅黑" w:hint="eastAsia"/>
          <w:color w:val="548DD4" w:themeColor="text2" w:themeTint="99"/>
        </w:rPr>
        <w:t>字段</w:t>
      </w:r>
      <w:r w:rsidR="00AA7291" w:rsidRPr="00AA7291">
        <w:rPr>
          <w:rFonts w:ascii="微软雅黑" w:eastAsia="微软雅黑" w:hAnsi="微软雅黑"/>
          <w:color w:val="548DD4" w:themeColor="text2" w:themeTint="99"/>
        </w:rPr>
        <w:t>。</w:t>
      </w:r>
      <w:r w:rsidR="00AA7291" w:rsidRPr="00AA7291">
        <w:rPr>
          <w:rFonts w:ascii="微软雅黑" w:eastAsia="微软雅黑" w:hAnsi="微软雅黑" w:hint="eastAsia"/>
          <w:color w:val="548DD4" w:themeColor="text2" w:themeTint="99"/>
        </w:rPr>
        <w:t>1</w:t>
      </w:r>
      <w:r w:rsidR="00AA7291" w:rsidRPr="00AA7291">
        <w:rPr>
          <w:rFonts w:ascii="微软雅黑" w:eastAsia="微软雅黑" w:hAnsi="微软雅黑"/>
          <w:color w:val="548DD4" w:themeColor="text2" w:themeTint="99"/>
        </w:rPr>
        <w:t>2.18</w:t>
      </w:r>
      <w:r w:rsidR="00AA7291" w:rsidRPr="00AA7291">
        <w:rPr>
          <w:rFonts w:ascii="微软雅黑" w:eastAsia="微软雅黑" w:hAnsi="微软雅黑" w:hint="eastAsia"/>
          <w:color w:val="548DD4" w:themeColor="text2" w:themeTint="99"/>
        </w:rPr>
        <w:t>补充）</w:t>
      </w:r>
      <w:r w:rsidRPr="00AF026B">
        <w:rPr>
          <w:rFonts w:ascii="微软雅黑" w:eastAsia="微软雅黑" w:hAnsi="微软雅黑" w:hint="eastAsia"/>
        </w:rPr>
        <w:t>、出借金额</w:t>
      </w:r>
      <w:r w:rsidR="00515373">
        <w:rPr>
          <w:rFonts w:ascii="微软雅黑" w:eastAsia="微软雅黑" w:hAnsi="微软雅黑" w:hint="eastAsia"/>
        </w:rPr>
        <w:t xml:space="preserve"> </w:t>
      </w:r>
      <w:proofErr w:type="spellStart"/>
      <w:r w:rsidR="00515373">
        <w:rPr>
          <w:rFonts w:ascii="微软雅黑" w:eastAsia="微软雅黑" w:hAnsi="微软雅黑" w:hint="eastAsia"/>
        </w:rPr>
        <w:t>xxxx</w:t>
      </w:r>
      <w:r w:rsidR="007007AF">
        <w:rPr>
          <w:rFonts w:ascii="微软雅黑" w:eastAsia="微软雅黑" w:hAnsi="微软雅黑"/>
        </w:rPr>
        <w:t>.xx</w:t>
      </w:r>
      <w:proofErr w:type="spellEnd"/>
      <w:r w:rsidR="00515373">
        <w:rPr>
          <w:rFonts w:ascii="微软雅黑" w:eastAsia="微软雅黑" w:hAnsi="微软雅黑" w:hint="eastAsia"/>
        </w:rPr>
        <w:t>元</w:t>
      </w:r>
      <w:r w:rsidR="007007AF">
        <w:rPr>
          <w:rFonts w:ascii="微软雅黑" w:eastAsia="微软雅黑" w:hAnsi="微软雅黑" w:hint="eastAsia"/>
        </w:rPr>
        <w:t>（单位元</w:t>
      </w:r>
      <w:r w:rsidR="007007AF">
        <w:rPr>
          <w:rFonts w:ascii="微软雅黑" w:eastAsia="微软雅黑" w:hAnsi="微软雅黑"/>
        </w:rPr>
        <w:t>，保留小数后两位</w:t>
      </w:r>
      <w:r w:rsidR="007007AF">
        <w:rPr>
          <w:rFonts w:ascii="微软雅黑" w:eastAsia="微软雅黑" w:hAnsi="微软雅黑" w:hint="eastAsia"/>
        </w:rPr>
        <w:t>）</w:t>
      </w:r>
      <w:r w:rsidRPr="00AF026B">
        <w:rPr>
          <w:rFonts w:ascii="微软雅黑" w:eastAsia="微软雅黑" w:hAnsi="微软雅黑" w:hint="eastAsia"/>
        </w:rPr>
        <w:t>、使用优惠</w:t>
      </w:r>
      <w:r w:rsidR="00515373">
        <w:rPr>
          <w:rFonts w:ascii="微软雅黑" w:eastAsia="微软雅黑" w:hAnsi="微软雅黑" w:hint="eastAsia"/>
        </w:rPr>
        <w:t>（</w:t>
      </w:r>
      <w:r w:rsidR="00BB0957">
        <w:rPr>
          <w:rFonts w:ascii="微软雅黑" w:eastAsia="微软雅黑" w:hAnsi="微软雅黑" w:hint="eastAsia"/>
        </w:rPr>
        <w:t>xx</w:t>
      </w:r>
      <w:r w:rsidR="00BB0957">
        <w:rPr>
          <w:rFonts w:ascii="微软雅黑" w:eastAsia="微软雅黑" w:hAnsi="微软雅黑"/>
        </w:rPr>
        <w:t>元</w:t>
      </w:r>
      <w:r w:rsidR="00515373">
        <w:rPr>
          <w:rFonts w:ascii="微软雅黑" w:eastAsia="微软雅黑" w:hAnsi="微软雅黑" w:hint="eastAsia"/>
        </w:rPr>
        <w:t>红包</w:t>
      </w:r>
      <w:r w:rsidR="00D47E5C">
        <w:rPr>
          <w:rFonts w:ascii="微软雅黑" w:eastAsia="微软雅黑" w:hAnsi="微软雅黑" w:hint="eastAsia"/>
        </w:rPr>
        <w:t>(合并</w:t>
      </w:r>
      <w:r w:rsidR="00D47E5C">
        <w:rPr>
          <w:rFonts w:ascii="微软雅黑" w:eastAsia="微软雅黑" w:hAnsi="微软雅黑"/>
        </w:rPr>
        <w:t>红包显</w:t>
      </w:r>
      <w:r w:rsidR="00D47E5C">
        <w:rPr>
          <w:rFonts w:ascii="微软雅黑" w:eastAsia="微软雅黑" w:hAnsi="微软雅黑"/>
        </w:rPr>
        <w:lastRenderedPageBreak/>
        <w:t>示总</w:t>
      </w:r>
      <w:r w:rsidR="00D47E5C">
        <w:rPr>
          <w:rFonts w:ascii="微软雅黑" w:eastAsia="微软雅黑" w:hAnsi="微软雅黑" w:hint="eastAsia"/>
        </w:rPr>
        <w:t>金额</w:t>
      </w:r>
      <w:r w:rsidR="00D47E5C">
        <w:rPr>
          <w:rFonts w:ascii="微软雅黑" w:eastAsia="微软雅黑" w:hAnsi="微软雅黑"/>
        </w:rPr>
        <w:t>)</w:t>
      </w:r>
      <w:r w:rsidR="00515373">
        <w:rPr>
          <w:rFonts w:ascii="微软雅黑" w:eastAsia="微软雅黑" w:hAnsi="微软雅黑"/>
        </w:rPr>
        <w:t>和</w:t>
      </w:r>
      <w:proofErr w:type="spellStart"/>
      <w:r w:rsidR="00BB0957">
        <w:rPr>
          <w:rFonts w:ascii="微软雅黑" w:eastAsia="微软雅黑" w:hAnsi="微软雅黑" w:hint="eastAsia"/>
        </w:rPr>
        <w:t>xx</w:t>
      </w:r>
      <w:r w:rsidR="00BB0957">
        <w:rPr>
          <w:rFonts w:ascii="微软雅黑" w:eastAsia="微软雅黑" w:hAnsi="微软雅黑"/>
        </w:rPr>
        <w:t>%</w:t>
      </w:r>
      <w:r w:rsidR="00515373">
        <w:rPr>
          <w:rFonts w:ascii="微软雅黑" w:eastAsia="微软雅黑" w:hAnsi="微软雅黑" w:hint="eastAsia"/>
        </w:rPr>
        <w:t>Y</w:t>
      </w:r>
      <w:r w:rsidR="00515373">
        <w:rPr>
          <w:rFonts w:ascii="微软雅黑" w:eastAsia="微软雅黑" w:hAnsi="微软雅黑"/>
        </w:rPr>
        <w:t>code</w:t>
      </w:r>
      <w:proofErr w:type="spellEnd"/>
      <w:r w:rsidR="00F646F4">
        <w:rPr>
          <w:rFonts w:ascii="微软雅黑" w:eastAsia="微软雅黑" w:hAnsi="微软雅黑" w:hint="eastAsia"/>
        </w:rPr>
        <w:t>，</w:t>
      </w:r>
      <w:r w:rsidR="00F646F4" w:rsidRPr="00EE32E7">
        <w:rPr>
          <w:rFonts w:ascii="微软雅黑" w:eastAsia="微软雅黑" w:hAnsi="微软雅黑"/>
        </w:rPr>
        <w:t>没有则</w:t>
      </w:r>
      <w:r w:rsidR="00F646F4" w:rsidRPr="00EE32E7">
        <w:rPr>
          <w:rFonts w:ascii="微软雅黑" w:eastAsia="微软雅黑" w:hAnsi="微软雅黑" w:hint="eastAsia"/>
        </w:rPr>
        <w:t>不展示</w:t>
      </w:r>
      <w:r w:rsidR="00515373">
        <w:rPr>
          <w:rFonts w:ascii="微软雅黑" w:eastAsia="微软雅黑" w:hAnsi="微软雅黑" w:hint="eastAsia"/>
        </w:rPr>
        <w:t>）</w:t>
      </w:r>
      <w:r w:rsidRPr="00AF026B">
        <w:rPr>
          <w:rFonts w:ascii="微软雅黑" w:eastAsia="微软雅黑" w:hAnsi="微软雅黑" w:hint="eastAsia"/>
        </w:rPr>
        <w:t>和该次购买参考收益</w:t>
      </w:r>
      <w:proofErr w:type="spellStart"/>
      <w:r w:rsidR="00515373">
        <w:rPr>
          <w:rFonts w:ascii="微软雅黑" w:eastAsia="微软雅黑" w:hAnsi="微软雅黑" w:hint="eastAsia"/>
        </w:rPr>
        <w:t>xx</w:t>
      </w:r>
      <w:r w:rsidR="00515373">
        <w:rPr>
          <w:rFonts w:ascii="微软雅黑" w:eastAsia="微软雅黑" w:hAnsi="微软雅黑"/>
        </w:rPr>
        <w:t>.xx</w:t>
      </w:r>
      <w:proofErr w:type="spellEnd"/>
      <w:r w:rsidR="00515373">
        <w:rPr>
          <w:rFonts w:ascii="微软雅黑" w:eastAsia="微软雅黑" w:hAnsi="微软雅黑" w:hint="eastAsia"/>
        </w:rPr>
        <w:t>元</w:t>
      </w:r>
      <w:r w:rsidR="007007AF">
        <w:rPr>
          <w:rFonts w:ascii="微软雅黑" w:eastAsia="微软雅黑" w:hAnsi="微软雅黑" w:hint="eastAsia"/>
        </w:rPr>
        <w:t>（单位元</w:t>
      </w:r>
      <w:r w:rsidR="007007AF">
        <w:rPr>
          <w:rFonts w:ascii="微软雅黑" w:eastAsia="微软雅黑" w:hAnsi="微软雅黑"/>
        </w:rPr>
        <w:t>，保留小数后两位</w:t>
      </w:r>
      <w:r w:rsidR="007007AF">
        <w:rPr>
          <w:rFonts w:ascii="微软雅黑" w:eastAsia="微软雅黑" w:hAnsi="微软雅黑" w:hint="eastAsia"/>
        </w:rPr>
        <w:t>）</w:t>
      </w:r>
      <w:r w:rsidRPr="00AF026B">
        <w:rPr>
          <w:rFonts w:ascii="微软雅黑" w:eastAsia="微软雅黑" w:hAnsi="微软雅黑" w:hint="eastAsia"/>
        </w:rPr>
        <w:t>。</w:t>
      </w:r>
    </w:p>
    <w:p w14:paraId="00B3188B" w14:textId="77777777" w:rsidR="00AF026B" w:rsidRPr="00AF026B" w:rsidRDefault="00AF026B" w:rsidP="00AF026B">
      <w:pPr>
        <w:ind w:firstLineChars="150" w:firstLine="336"/>
        <w:rPr>
          <w:rFonts w:ascii="微软雅黑" w:eastAsia="微软雅黑" w:hAnsi="微软雅黑"/>
        </w:rPr>
      </w:pPr>
      <w:r>
        <w:rPr>
          <w:rFonts w:ascii="微软雅黑" w:eastAsia="微软雅黑" w:hAnsi="微软雅黑"/>
        </w:rPr>
        <w:t>ii</w:t>
      </w:r>
      <w:r w:rsidRPr="00AF026B">
        <w:rPr>
          <w:rFonts w:ascii="微软雅黑" w:eastAsia="微软雅黑" w:hAnsi="微软雅黑" w:hint="eastAsia"/>
        </w:rPr>
        <w:t>.点击【查看详情】进入该标的</w:t>
      </w:r>
      <w:r>
        <w:rPr>
          <w:rFonts w:ascii="微软雅黑" w:eastAsia="微软雅黑" w:hAnsi="微软雅黑" w:hint="eastAsia"/>
        </w:rPr>
        <w:t>出借</w:t>
      </w:r>
      <w:r w:rsidRPr="00AF026B">
        <w:rPr>
          <w:rFonts w:ascii="微软雅黑" w:eastAsia="微软雅黑" w:hAnsi="微软雅黑" w:hint="eastAsia"/>
        </w:rPr>
        <w:t>详情页</w:t>
      </w:r>
      <w:r>
        <w:rPr>
          <w:rFonts w:ascii="微软雅黑" w:eastAsia="微软雅黑" w:hAnsi="微软雅黑" w:hint="eastAsia"/>
        </w:rPr>
        <w:t>。</w:t>
      </w:r>
    </w:p>
    <w:p w14:paraId="71C14B22" w14:textId="1B2E1851" w:rsidR="008E699A" w:rsidRPr="00EE32E7" w:rsidRDefault="00AF026B" w:rsidP="00AF026B">
      <w:pPr>
        <w:pStyle w:val="ae"/>
        <w:ind w:left="360" w:firstLineChars="0" w:firstLine="0"/>
        <w:rPr>
          <w:rFonts w:ascii="微软雅黑" w:eastAsia="微软雅黑" w:hAnsi="微软雅黑"/>
          <w:u w:color="548DD4" w:themeColor="text2" w:themeTint="99"/>
        </w:rPr>
      </w:pPr>
      <w:r>
        <w:rPr>
          <w:rFonts w:ascii="微软雅黑" w:eastAsia="微软雅黑" w:hAnsi="微软雅黑"/>
        </w:rPr>
        <w:t>iii</w:t>
      </w:r>
      <w:r w:rsidRPr="00AF026B">
        <w:rPr>
          <w:rFonts w:ascii="微软雅黑" w:eastAsia="微软雅黑" w:hAnsi="微软雅黑" w:hint="eastAsia"/>
        </w:rPr>
        <w:t>.点击【开启续投</w:t>
      </w:r>
      <w:r w:rsidR="00515373">
        <w:rPr>
          <w:rFonts w:ascii="微软雅黑" w:eastAsia="微软雅黑" w:hAnsi="微软雅黑" w:hint="eastAsia"/>
        </w:rPr>
        <w:t>,享</w:t>
      </w:r>
      <w:r w:rsidR="00515373">
        <w:rPr>
          <w:rFonts w:ascii="微软雅黑" w:eastAsia="微软雅黑" w:hAnsi="微软雅黑"/>
        </w:rPr>
        <w:t>加息</w:t>
      </w:r>
      <w:r w:rsidRPr="00AF026B">
        <w:rPr>
          <w:rFonts w:ascii="微软雅黑" w:eastAsia="微软雅黑" w:hAnsi="微软雅黑" w:hint="eastAsia"/>
        </w:rPr>
        <w:t>】前往</w:t>
      </w:r>
      <w:r w:rsidR="00BB0957" w:rsidRPr="00854137">
        <w:rPr>
          <w:rFonts w:ascii="微软雅黑" w:eastAsia="微软雅黑" w:hAnsi="微软雅黑" w:hint="eastAsia"/>
        </w:rPr>
        <w:t>开启</w:t>
      </w:r>
      <w:r w:rsidRPr="00854137">
        <w:rPr>
          <w:rFonts w:ascii="微软雅黑" w:eastAsia="微软雅黑" w:hAnsi="微软雅黑" w:hint="eastAsia"/>
        </w:rPr>
        <w:t>续投页。</w:t>
      </w:r>
      <w:r w:rsidR="00854137">
        <w:rPr>
          <w:rFonts w:ascii="微软雅黑" w:eastAsia="微软雅黑" w:hAnsi="微软雅黑" w:hint="eastAsia"/>
        </w:rPr>
        <w:t>（本期</w:t>
      </w:r>
      <w:r w:rsidR="00854137">
        <w:rPr>
          <w:rFonts w:ascii="微软雅黑" w:eastAsia="微软雅黑" w:hAnsi="微软雅黑"/>
        </w:rPr>
        <w:t>暂时先</w:t>
      </w:r>
      <w:r w:rsidR="00854137">
        <w:rPr>
          <w:rFonts w:ascii="微软雅黑" w:eastAsia="微软雅黑" w:hAnsi="微软雅黑" w:hint="eastAsia"/>
        </w:rPr>
        <w:t>跳到</w:t>
      </w:r>
      <w:r w:rsidR="00854137" w:rsidRPr="00EE32E7">
        <w:rPr>
          <w:rFonts w:ascii="微软雅黑" w:eastAsia="微软雅黑" w:hAnsi="微软雅黑"/>
          <w:u w:val="single" w:color="00B0F0"/>
        </w:rPr>
        <w:t>旧H5的续投列表</w:t>
      </w:r>
      <w:r w:rsidR="00854137" w:rsidRPr="00EE32E7">
        <w:rPr>
          <w:rFonts w:ascii="微软雅黑" w:eastAsia="微软雅黑" w:hAnsi="微软雅黑" w:hint="eastAsia"/>
        </w:rPr>
        <w:t>。</w:t>
      </w:r>
      <w:r w:rsidR="00854137">
        <w:rPr>
          <w:rFonts w:ascii="微软雅黑" w:eastAsia="微软雅黑" w:hAnsi="微软雅黑" w:hint="eastAsia"/>
        </w:rPr>
        <w:t>）</w:t>
      </w:r>
    </w:p>
    <w:p w14:paraId="1F6C51DD" w14:textId="77777777" w:rsidR="00AF026B" w:rsidRPr="00AF026B" w:rsidRDefault="004060FD" w:rsidP="00AF026B">
      <w:pPr>
        <w:pStyle w:val="ae"/>
        <w:ind w:left="360" w:firstLineChars="0" w:firstLine="0"/>
        <w:rPr>
          <w:rFonts w:ascii="微软雅黑" w:eastAsia="微软雅黑" w:hAnsi="微软雅黑"/>
        </w:rPr>
      </w:pPr>
      <w:r>
        <w:rPr>
          <w:rFonts w:ascii="微软雅黑" w:eastAsia="微软雅黑" w:hAnsi="微软雅黑"/>
        </w:rPr>
        <w:t>10</w:t>
      </w:r>
      <w:r w:rsidR="00800267">
        <w:rPr>
          <w:rFonts w:ascii="微软雅黑" w:eastAsia="微软雅黑" w:hAnsi="微软雅黑"/>
        </w:rPr>
        <w:t>.</w:t>
      </w:r>
      <w:r w:rsidR="008E699A" w:rsidRPr="008E699A">
        <w:rPr>
          <w:rFonts w:ascii="微软雅黑" w:eastAsia="微软雅黑" w:hAnsi="微软雅黑" w:hint="eastAsia"/>
        </w:rPr>
        <w:t xml:space="preserve"> </w:t>
      </w:r>
      <w:r w:rsidR="008E699A">
        <w:rPr>
          <w:rFonts w:ascii="微软雅黑" w:eastAsia="微软雅黑" w:hAnsi="微软雅黑" w:hint="eastAsia"/>
        </w:rPr>
        <w:t>出借</w:t>
      </w:r>
      <w:r w:rsidR="008E699A">
        <w:rPr>
          <w:rFonts w:ascii="微软雅黑" w:eastAsia="微软雅黑" w:hAnsi="微软雅黑"/>
        </w:rPr>
        <w:t>成功反馈（</w:t>
      </w:r>
      <w:r w:rsidR="008E699A">
        <w:rPr>
          <w:rFonts w:ascii="微软雅黑" w:eastAsia="微软雅黑" w:hAnsi="微软雅黑" w:hint="eastAsia"/>
        </w:rPr>
        <w:t>新手标</w:t>
      </w:r>
      <w:r w:rsidR="008E699A">
        <w:rPr>
          <w:rFonts w:ascii="微软雅黑" w:eastAsia="微软雅黑" w:hAnsi="微软雅黑"/>
        </w:rPr>
        <w:t>）</w:t>
      </w:r>
    </w:p>
    <w:p w14:paraId="198D49B4" w14:textId="77777777" w:rsidR="00515373" w:rsidRDefault="00515373" w:rsidP="00AF026B">
      <w:pPr>
        <w:pStyle w:val="ae"/>
        <w:ind w:left="360" w:firstLineChars="0" w:firstLine="0"/>
        <w:rPr>
          <w:rFonts w:ascii="微软雅黑" w:eastAsia="微软雅黑" w:hAnsi="微软雅黑"/>
        </w:rPr>
      </w:pPr>
      <w:proofErr w:type="spellStart"/>
      <w:r>
        <w:rPr>
          <w:rFonts w:ascii="微软雅黑" w:eastAsia="微软雅黑" w:hAnsi="微软雅黑"/>
        </w:rPr>
        <w:t>i</w:t>
      </w:r>
      <w:proofErr w:type="spellEnd"/>
      <w:r>
        <w:rPr>
          <w:rFonts w:ascii="微软雅黑" w:eastAsia="微软雅黑" w:hAnsi="微软雅黑"/>
        </w:rPr>
        <w:t>.</w:t>
      </w:r>
      <w:r>
        <w:rPr>
          <w:rFonts w:ascii="微软雅黑" w:eastAsia="微软雅黑" w:hAnsi="微软雅黑" w:hint="eastAsia"/>
        </w:rPr>
        <w:t>文字</w:t>
      </w:r>
      <w:r>
        <w:rPr>
          <w:rFonts w:ascii="微软雅黑" w:eastAsia="微软雅黑" w:hAnsi="微软雅黑"/>
        </w:rPr>
        <w:t>信息同上述。</w:t>
      </w:r>
    </w:p>
    <w:p w14:paraId="5C513DA1" w14:textId="075EFB4A" w:rsidR="008E699A" w:rsidRDefault="00515373" w:rsidP="00AF026B">
      <w:pPr>
        <w:pStyle w:val="ae"/>
        <w:ind w:left="360" w:firstLineChars="0" w:firstLine="0"/>
        <w:rPr>
          <w:rFonts w:ascii="微软雅黑" w:eastAsia="微软雅黑" w:hAnsi="微软雅黑"/>
        </w:rPr>
      </w:pPr>
      <w:r>
        <w:rPr>
          <w:rFonts w:ascii="微软雅黑" w:eastAsia="微软雅黑" w:hAnsi="微软雅黑"/>
        </w:rPr>
        <w:t>ii.</w:t>
      </w:r>
      <w:r>
        <w:rPr>
          <w:rFonts w:ascii="微软雅黑" w:eastAsia="微软雅黑" w:hAnsi="微软雅黑" w:hint="eastAsia"/>
        </w:rPr>
        <w:t>【</w:t>
      </w:r>
      <w:r w:rsidR="00AF026B" w:rsidRPr="00AF026B">
        <w:rPr>
          <w:rFonts w:ascii="微软雅黑" w:eastAsia="微软雅黑" w:hAnsi="微软雅黑" w:hint="eastAsia"/>
        </w:rPr>
        <w:t>关注公众号】</w:t>
      </w:r>
      <w:r>
        <w:rPr>
          <w:rFonts w:ascii="微软雅黑" w:eastAsia="微软雅黑" w:hAnsi="微软雅黑" w:hint="eastAsia"/>
        </w:rPr>
        <w:t>按键</w:t>
      </w:r>
      <w:r w:rsidR="00AF026B" w:rsidRPr="00AF026B">
        <w:rPr>
          <w:rFonts w:ascii="微软雅黑" w:eastAsia="微软雅黑" w:hAnsi="微软雅黑" w:hint="eastAsia"/>
        </w:rPr>
        <w:t>：在微信环境，</w:t>
      </w:r>
      <w:r w:rsidR="00AF026B" w:rsidRPr="00EE32E7">
        <w:rPr>
          <w:rFonts w:ascii="微软雅黑" w:eastAsia="微软雅黑" w:hAnsi="微软雅黑" w:hint="eastAsia"/>
          <w:u w:color="548DD4" w:themeColor="text2" w:themeTint="99"/>
        </w:rPr>
        <w:t>点击</w:t>
      </w:r>
      <w:r w:rsidR="00FC30E8" w:rsidRPr="00EE32E7">
        <w:rPr>
          <w:rFonts w:ascii="微软雅黑" w:eastAsia="微软雅黑" w:hAnsi="微软雅黑" w:hint="eastAsia"/>
          <w:u w:color="548DD4" w:themeColor="text2" w:themeTint="99"/>
        </w:rPr>
        <w:t>弹出</w:t>
      </w:r>
      <w:r w:rsidR="00FE6738" w:rsidRPr="00EE32E7">
        <w:rPr>
          <w:rFonts w:ascii="微软雅黑" w:eastAsia="微软雅黑" w:hAnsi="微软雅黑" w:hint="eastAsia"/>
          <w:u w:color="548DD4" w:themeColor="text2" w:themeTint="99"/>
        </w:rPr>
        <w:t>“友金所投资服务</w:t>
      </w:r>
      <w:r w:rsidR="00FE6738" w:rsidRPr="00EE32E7">
        <w:rPr>
          <w:rFonts w:ascii="微软雅黑" w:eastAsia="微软雅黑" w:hAnsi="微软雅黑"/>
          <w:u w:color="548DD4" w:themeColor="text2" w:themeTint="99"/>
        </w:rPr>
        <w:t>平台</w:t>
      </w:r>
      <w:r w:rsidR="00FE6738" w:rsidRPr="00EE32E7">
        <w:rPr>
          <w:rFonts w:ascii="微软雅黑" w:eastAsia="微软雅黑" w:hAnsi="微软雅黑" w:hint="eastAsia"/>
          <w:u w:color="548DD4" w:themeColor="text2" w:themeTint="99"/>
        </w:rPr>
        <w:t>”</w:t>
      </w:r>
      <w:r w:rsidR="00FC30E8" w:rsidRPr="00EE32E7">
        <w:rPr>
          <w:rFonts w:ascii="微软雅黑" w:eastAsia="微软雅黑" w:hAnsi="微软雅黑" w:hint="eastAsia"/>
          <w:u w:color="548DD4" w:themeColor="text2" w:themeTint="99"/>
        </w:rPr>
        <w:t>公众号二维码</w:t>
      </w:r>
      <w:r w:rsidR="00FC30E8" w:rsidRPr="00EE32E7">
        <w:rPr>
          <w:rFonts w:ascii="微软雅黑" w:eastAsia="微软雅黑" w:hAnsi="微软雅黑"/>
          <w:u w:color="548DD4" w:themeColor="text2" w:themeTint="99"/>
        </w:rPr>
        <w:t>弹窗</w:t>
      </w:r>
      <w:r w:rsidR="00AF026B" w:rsidRPr="00AF026B">
        <w:rPr>
          <w:rFonts w:ascii="微软雅黑" w:eastAsia="微软雅黑" w:hAnsi="微软雅黑" w:hint="eastAsia"/>
        </w:rPr>
        <w:t>。</w:t>
      </w:r>
    </w:p>
    <w:p w14:paraId="33B62F04" w14:textId="77777777" w:rsidR="00515373" w:rsidRPr="00515373" w:rsidRDefault="00515373" w:rsidP="00AF026B">
      <w:pPr>
        <w:pStyle w:val="ae"/>
        <w:ind w:left="360" w:firstLineChars="0" w:firstLine="0"/>
        <w:rPr>
          <w:rFonts w:ascii="微软雅黑" w:eastAsia="微软雅黑" w:hAnsi="微软雅黑"/>
        </w:rPr>
      </w:pPr>
      <w:r>
        <w:rPr>
          <w:rFonts w:ascii="微软雅黑" w:eastAsia="微软雅黑" w:hAnsi="微软雅黑"/>
        </w:rPr>
        <w:t>iii.</w:t>
      </w:r>
      <w:proofErr w:type="gramStart"/>
      <w:r w:rsidR="002E5B97">
        <w:rPr>
          <w:rFonts w:ascii="微软雅黑" w:eastAsia="微软雅黑" w:hAnsi="微软雅黑" w:hint="eastAsia"/>
        </w:rPr>
        <w:t>非微信</w:t>
      </w:r>
      <w:r w:rsidR="002E5B97">
        <w:rPr>
          <w:rFonts w:ascii="微软雅黑" w:eastAsia="微软雅黑" w:hAnsi="微软雅黑"/>
        </w:rPr>
        <w:t>环境</w:t>
      </w:r>
      <w:proofErr w:type="gramEnd"/>
      <w:r w:rsidR="002E5B97">
        <w:rPr>
          <w:rFonts w:ascii="微软雅黑" w:eastAsia="微软雅黑" w:hAnsi="微软雅黑"/>
        </w:rPr>
        <w:t>，不展示【</w:t>
      </w:r>
      <w:r w:rsidR="002E5B97">
        <w:rPr>
          <w:rFonts w:ascii="微软雅黑" w:eastAsia="微软雅黑" w:hAnsi="微软雅黑" w:hint="eastAsia"/>
        </w:rPr>
        <w:t>关注</w:t>
      </w:r>
      <w:r w:rsidR="002E5B97">
        <w:rPr>
          <w:rFonts w:ascii="微软雅黑" w:eastAsia="微软雅黑" w:hAnsi="微软雅黑"/>
        </w:rPr>
        <w:t>公众号】</w:t>
      </w:r>
      <w:r w:rsidR="002E5B97">
        <w:rPr>
          <w:rFonts w:ascii="微软雅黑" w:eastAsia="微软雅黑" w:hAnsi="微软雅黑" w:hint="eastAsia"/>
        </w:rPr>
        <w:t>按键</w:t>
      </w:r>
      <w:r w:rsidR="002E5B97">
        <w:rPr>
          <w:rFonts w:ascii="微软雅黑" w:eastAsia="微软雅黑" w:hAnsi="微软雅黑"/>
        </w:rPr>
        <w:t>，</w:t>
      </w:r>
      <w:r w:rsidR="002E5B97">
        <w:rPr>
          <w:rFonts w:ascii="微软雅黑" w:eastAsia="微软雅黑" w:hAnsi="微软雅黑" w:hint="eastAsia"/>
        </w:rPr>
        <w:t>展示</w:t>
      </w:r>
      <w:r w:rsidR="002E5B97">
        <w:rPr>
          <w:rFonts w:ascii="微软雅黑" w:eastAsia="微软雅黑" w:hAnsi="微软雅黑"/>
        </w:rPr>
        <w:t>【</w:t>
      </w:r>
      <w:r w:rsidR="002E5B97" w:rsidRPr="00AF026B">
        <w:rPr>
          <w:rFonts w:ascii="微软雅黑" w:eastAsia="微软雅黑" w:hAnsi="微软雅黑" w:hint="eastAsia"/>
        </w:rPr>
        <w:t>开启续投</w:t>
      </w:r>
      <w:r w:rsidR="002E5B97">
        <w:rPr>
          <w:rFonts w:ascii="微软雅黑" w:eastAsia="微软雅黑" w:hAnsi="微软雅黑" w:hint="eastAsia"/>
        </w:rPr>
        <w:t>,享</w:t>
      </w:r>
      <w:r w:rsidR="002E5B97">
        <w:rPr>
          <w:rFonts w:ascii="微软雅黑" w:eastAsia="微软雅黑" w:hAnsi="微软雅黑"/>
        </w:rPr>
        <w:t>加息】</w:t>
      </w:r>
      <w:r w:rsidR="002E5B97">
        <w:rPr>
          <w:rFonts w:ascii="微软雅黑" w:eastAsia="微软雅黑" w:hAnsi="微软雅黑" w:hint="eastAsia"/>
        </w:rPr>
        <w:t>按键</w:t>
      </w:r>
      <w:r w:rsidR="002E5B97">
        <w:rPr>
          <w:rFonts w:ascii="微软雅黑" w:eastAsia="微软雅黑" w:hAnsi="微软雅黑"/>
        </w:rPr>
        <w:t>。</w:t>
      </w:r>
    </w:p>
    <w:p w14:paraId="6F368B03" w14:textId="77777777" w:rsidR="008E699A" w:rsidRDefault="004060FD" w:rsidP="00F85273">
      <w:pPr>
        <w:pStyle w:val="ae"/>
        <w:ind w:left="360" w:firstLineChars="0" w:firstLine="0"/>
        <w:rPr>
          <w:rFonts w:ascii="微软雅黑" w:eastAsia="微软雅黑" w:hAnsi="微软雅黑"/>
        </w:rPr>
      </w:pPr>
      <w:r>
        <w:rPr>
          <w:rFonts w:ascii="微软雅黑" w:eastAsia="微软雅黑" w:hAnsi="微软雅黑"/>
        </w:rPr>
        <w:t>11</w:t>
      </w:r>
      <w:r w:rsidR="008E699A">
        <w:rPr>
          <w:rFonts w:ascii="微软雅黑" w:eastAsia="微软雅黑" w:hAnsi="微软雅黑"/>
        </w:rPr>
        <w:t>.</w:t>
      </w:r>
      <w:r w:rsidR="008E699A">
        <w:rPr>
          <w:rFonts w:ascii="微软雅黑" w:eastAsia="微软雅黑" w:hAnsi="微软雅黑" w:hint="eastAsia"/>
        </w:rPr>
        <w:t>出借失败</w:t>
      </w:r>
      <w:r w:rsidR="008E699A">
        <w:rPr>
          <w:rFonts w:ascii="微软雅黑" w:eastAsia="微软雅黑" w:hAnsi="微软雅黑"/>
        </w:rPr>
        <w:t>反馈</w:t>
      </w:r>
    </w:p>
    <w:p w14:paraId="1A7FD4C6" w14:textId="3E25E28C" w:rsidR="00AF026B" w:rsidRPr="00C83BBC" w:rsidRDefault="00AF026B" w:rsidP="003023E9">
      <w:pPr>
        <w:ind w:leftChars="150" w:left="336" w:firstLineChars="37" w:firstLine="83"/>
        <w:rPr>
          <w:rFonts w:ascii="微软雅黑" w:eastAsia="微软雅黑" w:hAnsi="微软雅黑"/>
          <w:u w:val="single"/>
        </w:rPr>
      </w:pPr>
      <w:proofErr w:type="spellStart"/>
      <w:r>
        <w:rPr>
          <w:rFonts w:ascii="微软雅黑" w:eastAsia="微软雅黑" w:hAnsi="微软雅黑"/>
        </w:rPr>
        <w:t>i</w:t>
      </w:r>
      <w:proofErr w:type="spellEnd"/>
      <w:r>
        <w:rPr>
          <w:rFonts w:ascii="微软雅黑" w:eastAsia="微软雅黑" w:hAnsi="微软雅黑"/>
        </w:rPr>
        <w:t>.</w:t>
      </w:r>
      <w:r w:rsidRPr="00AF026B">
        <w:rPr>
          <w:rFonts w:ascii="微软雅黑" w:eastAsia="微软雅黑" w:hAnsi="微软雅黑" w:hint="eastAsia"/>
        </w:rPr>
        <w:t>失败反馈</w:t>
      </w:r>
      <w:r w:rsidR="00C83BBC">
        <w:rPr>
          <w:rFonts w:ascii="微软雅黑" w:eastAsia="微软雅黑" w:hAnsi="微软雅黑" w:hint="eastAsia"/>
        </w:rPr>
        <w:t>弹框样式：</w:t>
      </w:r>
      <w:r w:rsidR="00C83BBC">
        <w:rPr>
          <w:noProof/>
        </w:rPr>
        <w:drawing>
          <wp:inline distT="0" distB="0" distL="0" distR="0" wp14:anchorId="697033E9" wp14:editId="20C00A26">
            <wp:extent cx="1193470" cy="705736"/>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0935" cy="716064"/>
                    </a:xfrm>
                    <a:prstGeom prst="rect">
                      <a:avLst/>
                    </a:prstGeom>
                  </pic:spPr>
                </pic:pic>
              </a:graphicData>
            </a:graphic>
          </wp:inline>
        </w:drawing>
      </w:r>
      <w:r w:rsidR="00C83BBC">
        <w:rPr>
          <w:rFonts w:ascii="微软雅黑" w:eastAsia="微软雅黑" w:hAnsi="微软雅黑" w:hint="eastAsia"/>
        </w:rPr>
        <w:t>。</w:t>
      </w:r>
      <w:r w:rsidR="00C83BBC">
        <w:rPr>
          <w:rFonts w:ascii="微软雅黑" w:eastAsia="微软雅黑" w:hAnsi="微软雅黑"/>
        </w:rPr>
        <w:t>出借错误</w:t>
      </w:r>
      <w:r w:rsidR="00C83BBC">
        <w:rPr>
          <w:rFonts w:ascii="微软雅黑" w:eastAsia="微软雅黑" w:hAnsi="微软雅黑" w:hint="eastAsia"/>
        </w:rPr>
        <w:t>原因规则</w:t>
      </w:r>
      <w:r w:rsidR="00C83BBC">
        <w:rPr>
          <w:rFonts w:ascii="微软雅黑" w:eastAsia="微软雅黑" w:hAnsi="微软雅黑"/>
        </w:rPr>
        <w:t>和文案延用现有的。</w:t>
      </w:r>
    </w:p>
    <w:p w14:paraId="35126BF3" w14:textId="43657939" w:rsidR="00AF026B" w:rsidRPr="00AF026B" w:rsidRDefault="00AF026B" w:rsidP="003023E9">
      <w:pPr>
        <w:ind w:firstLineChars="150" w:firstLine="336"/>
        <w:rPr>
          <w:rFonts w:ascii="微软雅黑" w:eastAsia="微软雅黑" w:hAnsi="微软雅黑"/>
        </w:rPr>
      </w:pPr>
      <w:r>
        <w:rPr>
          <w:rFonts w:ascii="微软雅黑" w:eastAsia="微软雅黑" w:hAnsi="微软雅黑"/>
        </w:rPr>
        <w:t>ii</w:t>
      </w:r>
      <w:r w:rsidRPr="00AF026B">
        <w:rPr>
          <w:rFonts w:ascii="微软雅黑" w:eastAsia="微软雅黑" w:hAnsi="微软雅黑" w:hint="eastAsia"/>
        </w:rPr>
        <w:t>.</w:t>
      </w:r>
      <w:r w:rsidR="00C83BBC">
        <w:rPr>
          <w:rFonts w:ascii="微软雅黑" w:eastAsia="微软雅黑" w:hAnsi="微软雅黑" w:hint="eastAsia"/>
        </w:rPr>
        <w:t>【我知道了</w:t>
      </w:r>
      <w:r w:rsidR="003023E9">
        <w:rPr>
          <w:rFonts w:ascii="微软雅黑" w:eastAsia="微软雅黑" w:hAnsi="微软雅黑" w:hint="eastAsia"/>
        </w:rPr>
        <w:t>】按键</w:t>
      </w:r>
      <w:r w:rsidR="003023E9">
        <w:rPr>
          <w:rFonts w:ascii="微软雅黑" w:eastAsia="微软雅黑" w:hAnsi="微软雅黑"/>
        </w:rPr>
        <w:t>：</w:t>
      </w:r>
      <w:r w:rsidR="00C83BBC">
        <w:rPr>
          <w:rFonts w:ascii="微软雅黑" w:eastAsia="微软雅黑" w:hAnsi="微软雅黑" w:hint="eastAsia"/>
        </w:rPr>
        <w:t>点击，弹框</w:t>
      </w:r>
      <w:r w:rsidR="00C83BBC">
        <w:rPr>
          <w:rFonts w:ascii="微软雅黑" w:eastAsia="微软雅黑" w:hAnsi="微软雅黑"/>
        </w:rPr>
        <w:t>消失，刷新</w:t>
      </w:r>
      <w:r w:rsidR="00186956">
        <w:rPr>
          <w:rFonts w:ascii="微软雅黑" w:eastAsia="微软雅黑" w:hAnsi="微软雅黑" w:hint="eastAsia"/>
        </w:rPr>
        <w:t>页面</w:t>
      </w:r>
      <w:r w:rsidR="00C83BBC">
        <w:rPr>
          <w:rFonts w:ascii="微软雅黑" w:eastAsia="微软雅黑" w:hAnsi="微软雅黑" w:hint="eastAsia"/>
        </w:rPr>
        <w:t>信息</w:t>
      </w:r>
      <w:r w:rsidR="00C83BBC">
        <w:rPr>
          <w:rFonts w:ascii="微软雅黑" w:eastAsia="微软雅黑" w:hAnsi="微软雅黑"/>
        </w:rPr>
        <w:t>内容。</w:t>
      </w:r>
    </w:p>
    <w:p w14:paraId="7A55087D" w14:textId="50513F3E" w:rsidR="00F960A9" w:rsidRPr="00F960A9" w:rsidRDefault="00DE4BDC" w:rsidP="00DE4BDC">
      <w:pPr>
        <w:pStyle w:val="2"/>
        <w:rPr>
          <w:rFonts w:ascii="微软雅黑" w:eastAsia="微软雅黑" w:hAnsi="微软雅黑"/>
          <w:color w:val="1F497D" w:themeColor="text2"/>
        </w:rPr>
      </w:pPr>
      <w:bookmarkStart w:id="21" w:name="_Toc532894922"/>
      <w:r>
        <w:rPr>
          <w:rFonts w:ascii="微软雅黑" w:eastAsia="微软雅黑" w:hAnsi="微软雅黑" w:hint="eastAsia"/>
          <w:color w:val="1F497D" w:themeColor="text2"/>
        </w:rPr>
        <w:t xml:space="preserve">3.6 </w:t>
      </w:r>
      <w:r w:rsidR="00222663">
        <w:rPr>
          <w:rFonts w:ascii="微软雅黑" w:eastAsia="微软雅黑" w:hAnsi="微软雅黑" w:hint="eastAsia"/>
          <w:color w:val="1F497D" w:themeColor="text2"/>
        </w:rPr>
        <w:t>提现</w:t>
      </w:r>
      <w:bookmarkEnd w:id="21"/>
    </w:p>
    <w:p w14:paraId="46BC3557" w14:textId="5B27451D" w:rsidR="00C819FA" w:rsidRDefault="00F960A9" w:rsidP="00222663">
      <w:pPr>
        <w:rPr>
          <w:rStyle w:val="ac"/>
          <w:rFonts w:ascii="微软雅黑" w:eastAsia="微软雅黑" w:hAnsi="微软雅黑"/>
        </w:rPr>
      </w:pPr>
      <w:r>
        <w:rPr>
          <w:rFonts w:ascii="微软雅黑" w:eastAsia="微软雅黑" w:hAnsi="微软雅黑" w:hint="eastAsia"/>
        </w:rPr>
        <w:t>①</w:t>
      </w:r>
      <w:r w:rsidR="00222663" w:rsidRPr="00222663">
        <w:rPr>
          <w:rFonts w:ascii="微软雅黑" w:eastAsia="微软雅黑" w:hAnsi="微软雅黑" w:hint="eastAsia"/>
        </w:rPr>
        <w:t>功能</w:t>
      </w:r>
      <w:r w:rsidR="00222663" w:rsidRPr="00222663">
        <w:rPr>
          <w:rFonts w:ascii="微软雅黑" w:eastAsia="微软雅黑" w:hAnsi="微软雅黑"/>
        </w:rPr>
        <w:t>同</w:t>
      </w:r>
      <w:hyperlink r:id="rId53" w:history="1">
        <w:r w:rsidR="00222663" w:rsidRPr="00222663">
          <w:rPr>
            <w:rStyle w:val="ac"/>
            <w:rFonts w:ascii="微软雅黑" w:eastAsia="微软雅黑" w:hAnsi="微软雅黑" w:hint="eastAsia"/>
          </w:rPr>
          <w:t>P</w:t>
        </w:r>
        <w:r w:rsidR="00222663" w:rsidRPr="00222663">
          <w:rPr>
            <w:rStyle w:val="ac"/>
            <w:rFonts w:ascii="微软雅黑" w:eastAsia="微软雅黑" w:hAnsi="微软雅黑"/>
          </w:rPr>
          <w:t>latform-2658</w:t>
        </w:r>
      </w:hyperlink>
      <w:r w:rsidR="00DB4E30">
        <w:rPr>
          <w:rStyle w:val="ac"/>
          <w:rFonts w:ascii="微软雅黑" w:eastAsia="微软雅黑" w:hAnsi="微软雅黑" w:hint="eastAsia"/>
        </w:rPr>
        <w:t>。</w:t>
      </w:r>
    </w:p>
    <w:p w14:paraId="76AEC89C" w14:textId="5582AA26" w:rsidR="00201977" w:rsidRDefault="00201977" w:rsidP="00B97F4A">
      <w:pPr>
        <w:pStyle w:val="ae"/>
        <w:numPr>
          <w:ilvl w:val="0"/>
          <w:numId w:val="7"/>
        </w:numPr>
        <w:ind w:firstLineChars="0"/>
        <w:rPr>
          <w:rFonts w:ascii="微软雅黑" w:eastAsia="微软雅黑" w:hAnsi="微软雅黑"/>
          <w:color w:val="000000" w:themeColor="text1"/>
        </w:rPr>
      </w:pPr>
      <w:r w:rsidRPr="00201977">
        <w:rPr>
          <w:rStyle w:val="ac"/>
          <w:rFonts w:ascii="微软雅黑" w:eastAsia="微软雅黑" w:hAnsi="微软雅黑" w:hint="eastAsia"/>
          <w:color w:val="000000" w:themeColor="text1"/>
          <w:u w:val="none"/>
        </w:rPr>
        <w:t>金额</w:t>
      </w:r>
      <w:r w:rsidRPr="00201977">
        <w:rPr>
          <w:rStyle w:val="ac"/>
          <w:rFonts w:ascii="微软雅黑" w:eastAsia="微软雅黑" w:hAnsi="微软雅黑"/>
          <w:color w:val="000000" w:themeColor="text1"/>
          <w:u w:val="none"/>
        </w:rPr>
        <w:t>输入框交互：</w:t>
      </w:r>
      <w:r w:rsidRPr="00201977">
        <w:rPr>
          <w:rFonts w:ascii="微软雅黑" w:eastAsia="微软雅黑" w:hAnsi="微软雅黑"/>
          <w:color w:val="000000" w:themeColor="text1"/>
        </w:rPr>
        <w:t>点击输入框，</w:t>
      </w:r>
      <w:proofErr w:type="gramStart"/>
      <w:r w:rsidRPr="00201977">
        <w:rPr>
          <w:rFonts w:ascii="微软雅黑" w:eastAsia="微软雅黑" w:hAnsi="微软雅黑"/>
          <w:color w:val="000000" w:themeColor="text1"/>
        </w:rPr>
        <w:t>暗文</w:t>
      </w:r>
      <w:r w:rsidRPr="00201977">
        <w:rPr>
          <w:rFonts w:ascii="微软雅黑" w:eastAsia="微软雅黑" w:hAnsi="微软雅黑" w:hint="eastAsia"/>
          <w:color w:val="000000" w:themeColor="text1"/>
        </w:rPr>
        <w:t>消失</w:t>
      </w:r>
      <w:proofErr w:type="gramEnd"/>
      <w:r w:rsidRPr="00201977">
        <w:rPr>
          <w:rFonts w:ascii="微软雅黑" w:eastAsia="微软雅黑" w:hAnsi="微软雅黑" w:hint="eastAsia"/>
          <w:color w:val="000000" w:themeColor="text1"/>
        </w:rPr>
        <w:t>，</w:t>
      </w:r>
      <w:r w:rsidRPr="00201977">
        <w:rPr>
          <w:rFonts w:ascii="微软雅黑" w:eastAsia="微软雅黑" w:hAnsi="微软雅黑"/>
          <w:color w:val="000000" w:themeColor="text1"/>
        </w:rPr>
        <w:t>弹出</w:t>
      </w:r>
      <w:r w:rsidRPr="00201977">
        <w:rPr>
          <w:rFonts w:ascii="微软雅黑" w:eastAsia="微软雅黑" w:hAnsi="微软雅黑" w:hint="eastAsia"/>
          <w:color w:val="000000" w:themeColor="text1"/>
        </w:rPr>
        <w:t>数字</w:t>
      </w:r>
      <w:r w:rsidRPr="00201977">
        <w:rPr>
          <w:rFonts w:ascii="微软雅黑" w:eastAsia="微软雅黑" w:hAnsi="微软雅黑"/>
          <w:color w:val="000000" w:themeColor="text1"/>
        </w:rPr>
        <w:t>键盘。</w:t>
      </w:r>
      <w:r w:rsidRPr="00201977">
        <w:rPr>
          <w:rFonts w:ascii="微软雅黑" w:eastAsia="微软雅黑" w:hAnsi="微软雅黑" w:hint="eastAsia"/>
          <w:color w:val="000000" w:themeColor="text1"/>
        </w:rPr>
        <w:t>小数点不能重复输入，当输入框中已经有小数点，用户再点击键盘中的小数点无效果。</w:t>
      </w:r>
      <w:r w:rsidR="00E523ED" w:rsidRPr="00E523ED">
        <w:rPr>
          <w:rFonts w:ascii="微软雅黑" w:eastAsia="微软雅黑" w:hAnsi="微软雅黑" w:hint="eastAsia"/>
          <w:color w:val="000000" w:themeColor="text1"/>
          <w:u w:val="single" w:color="548DD4" w:themeColor="text2" w:themeTint="99"/>
        </w:rPr>
        <w:t>实时</w:t>
      </w:r>
      <w:r w:rsidR="00E523ED" w:rsidRPr="00E523ED">
        <w:rPr>
          <w:rFonts w:ascii="微软雅黑" w:eastAsia="微软雅黑" w:hAnsi="微软雅黑"/>
          <w:color w:val="000000" w:themeColor="text1"/>
          <w:u w:val="single" w:color="548DD4" w:themeColor="text2" w:themeTint="99"/>
        </w:rPr>
        <w:t>计算“</w:t>
      </w:r>
      <w:r w:rsidR="00E523ED" w:rsidRPr="00E523ED">
        <w:rPr>
          <w:rFonts w:ascii="微软雅黑" w:eastAsia="微软雅黑" w:hAnsi="微软雅黑" w:hint="eastAsia"/>
          <w:color w:val="000000" w:themeColor="text1"/>
          <w:u w:val="single" w:color="548DD4" w:themeColor="text2" w:themeTint="99"/>
        </w:rPr>
        <w:t>手续费</w:t>
      </w:r>
      <w:r w:rsidR="00E523ED" w:rsidRPr="00E523ED">
        <w:rPr>
          <w:rFonts w:ascii="微软雅黑" w:eastAsia="微软雅黑" w:hAnsi="微软雅黑"/>
          <w:color w:val="000000" w:themeColor="text1"/>
          <w:u w:val="single" w:color="548DD4" w:themeColor="text2" w:themeTint="99"/>
        </w:rPr>
        <w:t>”</w:t>
      </w:r>
      <w:r w:rsidR="00E523ED" w:rsidRPr="00E523ED">
        <w:rPr>
          <w:rFonts w:ascii="微软雅黑" w:eastAsia="微软雅黑" w:hAnsi="微软雅黑" w:hint="eastAsia"/>
          <w:color w:val="000000" w:themeColor="text1"/>
          <w:u w:val="single" w:color="548DD4" w:themeColor="text2" w:themeTint="99"/>
        </w:rPr>
        <w:t>和</w:t>
      </w:r>
      <w:r w:rsidR="00E523ED" w:rsidRPr="00E523ED">
        <w:rPr>
          <w:rFonts w:ascii="微软雅黑" w:eastAsia="微软雅黑" w:hAnsi="微软雅黑"/>
          <w:color w:val="000000" w:themeColor="text1"/>
          <w:u w:val="single" w:color="548DD4" w:themeColor="text2" w:themeTint="99"/>
        </w:rPr>
        <w:t>“</w:t>
      </w:r>
      <w:r w:rsidR="00E523ED" w:rsidRPr="00E523ED">
        <w:rPr>
          <w:rFonts w:ascii="微软雅黑" w:eastAsia="微软雅黑" w:hAnsi="微软雅黑" w:hint="eastAsia"/>
          <w:color w:val="000000" w:themeColor="text1"/>
          <w:u w:val="single" w:color="548DD4" w:themeColor="text2" w:themeTint="99"/>
        </w:rPr>
        <w:t>实际</w:t>
      </w:r>
      <w:r w:rsidR="00E523ED" w:rsidRPr="00E523ED">
        <w:rPr>
          <w:rFonts w:ascii="微软雅黑" w:eastAsia="微软雅黑" w:hAnsi="微软雅黑"/>
          <w:color w:val="000000" w:themeColor="text1"/>
          <w:u w:val="single" w:color="548DD4" w:themeColor="text2" w:themeTint="99"/>
        </w:rPr>
        <w:t>到账”金额</w:t>
      </w:r>
      <w:r w:rsidR="00E523ED" w:rsidRPr="00E523ED">
        <w:rPr>
          <w:rFonts w:ascii="微软雅黑" w:eastAsia="微软雅黑" w:hAnsi="微软雅黑" w:hint="eastAsia"/>
          <w:color w:val="000000" w:themeColor="text1"/>
          <w:u w:val="single" w:color="548DD4" w:themeColor="text2" w:themeTint="99"/>
        </w:rPr>
        <w:t>。</w:t>
      </w:r>
      <w:r w:rsidR="00E523ED" w:rsidRPr="00E523ED">
        <w:rPr>
          <w:rFonts w:ascii="微软雅黑" w:eastAsia="微软雅黑" w:hAnsi="微软雅黑"/>
          <w:color w:val="548DD4" w:themeColor="text2" w:themeTint="99"/>
        </w:rPr>
        <w:t>（</w:t>
      </w:r>
      <w:r w:rsidR="00E523ED" w:rsidRPr="00E523ED">
        <w:rPr>
          <w:rFonts w:ascii="微软雅黑" w:eastAsia="微软雅黑" w:hAnsi="微软雅黑" w:hint="eastAsia"/>
          <w:color w:val="548DD4" w:themeColor="text2" w:themeTint="99"/>
        </w:rPr>
        <w:t>12.19补充</w:t>
      </w:r>
      <w:r w:rsidR="00E523ED" w:rsidRPr="00E523ED">
        <w:rPr>
          <w:rFonts w:ascii="微软雅黑" w:eastAsia="微软雅黑" w:hAnsi="微软雅黑"/>
          <w:color w:val="548DD4" w:themeColor="text2" w:themeTint="99"/>
        </w:rPr>
        <w:t>）</w:t>
      </w:r>
      <w:r>
        <w:rPr>
          <w:rFonts w:ascii="微软雅黑" w:eastAsia="微软雅黑" w:hAnsi="微软雅黑" w:hint="eastAsia"/>
          <w:color w:val="000000" w:themeColor="text1"/>
        </w:rPr>
        <w:t>【确认</w:t>
      </w:r>
      <w:r>
        <w:rPr>
          <w:rFonts w:ascii="微软雅黑" w:eastAsia="微软雅黑" w:hAnsi="微软雅黑"/>
          <w:color w:val="000000" w:themeColor="text1"/>
        </w:rPr>
        <w:t>提现</w:t>
      </w:r>
      <w:r>
        <w:rPr>
          <w:rFonts w:ascii="微软雅黑" w:eastAsia="微软雅黑" w:hAnsi="微软雅黑" w:hint="eastAsia"/>
          <w:color w:val="000000" w:themeColor="text1"/>
        </w:rPr>
        <w:t>】按键</w:t>
      </w:r>
      <w:r>
        <w:rPr>
          <w:rFonts w:ascii="微软雅黑" w:eastAsia="微软雅黑" w:hAnsi="微软雅黑"/>
          <w:color w:val="000000" w:themeColor="text1"/>
        </w:rPr>
        <w:t>判断逻辑同上述需求。</w:t>
      </w:r>
    </w:p>
    <w:p w14:paraId="4BFD38D5" w14:textId="36ECC458" w:rsidR="00A46B84" w:rsidRDefault="00A46B84" w:rsidP="00A46B84">
      <w:pPr>
        <w:pStyle w:val="ae"/>
        <w:ind w:left="420" w:firstLineChars="0" w:firstLine="0"/>
        <w:rPr>
          <w:rFonts w:ascii="微软雅黑" w:eastAsia="微软雅黑" w:hAnsi="微软雅黑"/>
          <w:color w:val="000000" w:themeColor="text1"/>
        </w:rPr>
      </w:pPr>
      <w:r>
        <w:rPr>
          <w:rFonts w:ascii="微软雅黑" w:eastAsia="微软雅黑" w:hAnsi="微软雅黑" w:hint="eastAsia"/>
          <w:color w:val="000000" w:themeColor="text1"/>
        </w:rPr>
        <w:t>输入数字最前面</w:t>
      </w:r>
      <w:r>
        <w:rPr>
          <w:rFonts w:ascii="微软雅黑" w:eastAsia="微软雅黑" w:hAnsi="微软雅黑"/>
          <w:color w:val="000000" w:themeColor="text1"/>
        </w:rPr>
        <w:t>为</w:t>
      </w:r>
      <w:r>
        <w:rPr>
          <w:rFonts w:ascii="微软雅黑" w:eastAsia="微软雅黑" w:hAnsi="微软雅黑" w:hint="eastAsia"/>
          <w:color w:val="000000" w:themeColor="text1"/>
        </w:rPr>
        <w:t>0时</w:t>
      </w:r>
      <w:r>
        <w:rPr>
          <w:rFonts w:ascii="微软雅黑" w:eastAsia="微软雅黑" w:hAnsi="微软雅黑"/>
          <w:color w:val="000000" w:themeColor="text1"/>
        </w:rPr>
        <w:t>，“</w:t>
      </w:r>
      <w:r>
        <w:rPr>
          <w:rFonts w:ascii="微软雅黑" w:eastAsia="微软雅黑" w:hAnsi="微软雅黑" w:hint="eastAsia"/>
          <w:color w:val="000000" w:themeColor="text1"/>
        </w:rPr>
        <w:t>手续费</w:t>
      </w:r>
      <w:r>
        <w:rPr>
          <w:rFonts w:ascii="微软雅黑" w:eastAsia="微软雅黑" w:hAnsi="微软雅黑"/>
          <w:color w:val="000000" w:themeColor="text1"/>
        </w:rPr>
        <w:t>”</w:t>
      </w:r>
      <w:r>
        <w:rPr>
          <w:rFonts w:ascii="微软雅黑" w:eastAsia="微软雅黑" w:hAnsi="微软雅黑" w:hint="eastAsia"/>
          <w:color w:val="000000" w:themeColor="text1"/>
        </w:rPr>
        <w:t>和</w:t>
      </w:r>
      <w:r>
        <w:rPr>
          <w:rFonts w:ascii="微软雅黑" w:eastAsia="微软雅黑" w:hAnsi="微软雅黑"/>
          <w:color w:val="000000" w:themeColor="text1"/>
        </w:rPr>
        <w:t>“</w:t>
      </w:r>
      <w:r>
        <w:rPr>
          <w:rFonts w:ascii="微软雅黑" w:eastAsia="微软雅黑" w:hAnsi="微软雅黑" w:hint="eastAsia"/>
          <w:color w:val="000000" w:themeColor="text1"/>
        </w:rPr>
        <w:t>实际到账</w:t>
      </w:r>
      <w:r>
        <w:rPr>
          <w:rFonts w:ascii="微软雅黑" w:eastAsia="微软雅黑" w:hAnsi="微软雅黑"/>
          <w:color w:val="000000" w:themeColor="text1"/>
        </w:rPr>
        <w:t>”</w:t>
      </w:r>
      <w:r>
        <w:rPr>
          <w:rFonts w:ascii="微软雅黑" w:eastAsia="微软雅黑" w:hAnsi="微软雅黑" w:hint="eastAsia"/>
          <w:color w:val="000000" w:themeColor="text1"/>
        </w:rPr>
        <w:t>以0后</w:t>
      </w:r>
      <w:r>
        <w:rPr>
          <w:rFonts w:ascii="微软雅黑" w:eastAsia="微软雅黑" w:hAnsi="微软雅黑"/>
          <w:color w:val="000000" w:themeColor="text1"/>
        </w:rPr>
        <w:t>非</w:t>
      </w:r>
      <w:r>
        <w:rPr>
          <w:rFonts w:ascii="微软雅黑" w:eastAsia="微软雅黑" w:hAnsi="微软雅黑" w:hint="eastAsia"/>
          <w:color w:val="000000" w:themeColor="text1"/>
        </w:rPr>
        <w:t>0数字</w:t>
      </w:r>
      <w:r>
        <w:rPr>
          <w:rFonts w:ascii="微软雅黑" w:eastAsia="微软雅黑" w:hAnsi="微软雅黑"/>
          <w:color w:val="000000" w:themeColor="text1"/>
        </w:rPr>
        <w:t>为准。例如</w:t>
      </w:r>
      <w:r>
        <w:rPr>
          <w:rFonts w:ascii="微软雅黑" w:eastAsia="微软雅黑" w:hAnsi="微软雅黑" w:hint="eastAsia"/>
          <w:color w:val="000000" w:themeColor="text1"/>
        </w:rPr>
        <w:t>，</w:t>
      </w:r>
      <w:r>
        <w:rPr>
          <w:rFonts w:ascii="微软雅黑" w:eastAsia="微软雅黑" w:hAnsi="微软雅黑" w:hint="eastAsia"/>
          <w:color w:val="000000" w:themeColor="text1"/>
        </w:rPr>
        <w:lastRenderedPageBreak/>
        <w:t>输入</w:t>
      </w:r>
      <w:r>
        <w:rPr>
          <w:rFonts w:ascii="微软雅黑" w:eastAsia="微软雅黑" w:hAnsi="微软雅黑"/>
          <w:color w:val="000000" w:themeColor="text1"/>
        </w:rPr>
        <w:t>金额为“00325”</w:t>
      </w:r>
      <w:r>
        <w:rPr>
          <w:rFonts w:ascii="微软雅黑" w:eastAsia="微软雅黑" w:hAnsi="微软雅黑" w:hint="eastAsia"/>
          <w:color w:val="000000" w:themeColor="text1"/>
        </w:rPr>
        <w:t>，</w:t>
      </w:r>
      <w:r>
        <w:rPr>
          <w:rFonts w:ascii="微软雅黑" w:eastAsia="微软雅黑" w:hAnsi="微软雅黑"/>
          <w:color w:val="000000" w:themeColor="text1"/>
        </w:rPr>
        <w:t>则“</w:t>
      </w:r>
      <w:r>
        <w:rPr>
          <w:rFonts w:ascii="微软雅黑" w:eastAsia="微软雅黑" w:hAnsi="微软雅黑" w:hint="eastAsia"/>
          <w:color w:val="000000" w:themeColor="text1"/>
        </w:rPr>
        <w:t>手续费</w:t>
      </w:r>
      <w:r>
        <w:rPr>
          <w:rFonts w:ascii="微软雅黑" w:eastAsia="微软雅黑" w:hAnsi="微软雅黑"/>
          <w:color w:val="000000" w:themeColor="text1"/>
        </w:rPr>
        <w:t>”</w:t>
      </w:r>
      <w:r>
        <w:rPr>
          <w:rFonts w:ascii="微软雅黑" w:eastAsia="微软雅黑" w:hAnsi="微软雅黑" w:hint="eastAsia"/>
          <w:color w:val="000000" w:themeColor="text1"/>
        </w:rPr>
        <w:t>和</w:t>
      </w:r>
      <w:r>
        <w:rPr>
          <w:rFonts w:ascii="微软雅黑" w:eastAsia="微软雅黑" w:hAnsi="微软雅黑"/>
          <w:color w:val="000000" w:themeColor="text1"/>
        </w:rPr>
        <w:t>“</w:t>
      </w:r>
      <w:r>
        <w:rPr>
          <w:rFonts w:ascii="微软雅黑" w:eastAsia="微软雅黑" w:hAnsi="微软雅黑" w:hint="eastAsia"/>
          <w:color w:val="000000" w:themeColor="text1"/>
        </w:rPr>
        <w:t>实际</w:t>
      </w:r>
      <w:r>
        <w:rPr>
          <w:rFonts w:ascii="微软雅黑" w:eastAsia="微软雅黑" w:hAnsi="微软雅黑"/>
          <w:color w:val="000000" w:themeColor="text1"/>
        </w:rPr>
        <w:t>到账”</w:t>
      </w:r>
      <w:r>
        <w:rPr>
          <w:rFonts w:ascii="微软雅黑" w:eastAsia="微软雅黑" w:hAnsi="微软雅黑" w:hint="eastAsia"/>
          <w:color w:val="000000" w:themeColor="text1"/>
        </w:rPr>
        <w:t>以325</w:t>
      </w:r>
      <w:r>
        <w:rPr>
          <w:rFonts w:ascii="微软雅黑" w:eastAsia="微软雅黑" w:hAnsi="微软雅黑"/>
          <w:color w:val="000000" w:themeColor="text1"/>
        </w:rPr>
        <w:t>.00</w:t>
      </w:r>
      <w:r>
        <w:rPr>
          <w:rFonts w:ascii="微软雅黑" w:eastAsia="微软雅黑" w:hAnsi="微软雅黑" w:hint="eastAsia"/>
          <w:color w:val="000000" w:themeColor="text1"/>
        </w:rPr>
        <w:t>计算</w:t>
      </w:r>
      <w:r>
        <w:rPr>
          <w:rFonts w:ascii="微软雅黑" w:eastAsia="微软雅黑" w:hAnsi="微软雅黑"/>
          <w:color w:val="000000" w:themeColor="text1"/>
        </w:rPr>
        <w:t>。</w:t>
      </w:r>
    </w:p>
    <w:p w14:paraId="483B1C20" w14:textId="256F503F" w:rsidR="003625A2" w:rsidRDefault="003625A2" w:rsidP="003625A2">
      <w:pPr>
        <w:pStyle w:val="ae"/>
        <w:numPr>
          <w:ilvl w:val="0"/>
          <w:numId w:val="7"/>
        </w:numPr>
        <w:ind w:firstLineChars="0"/>
        <w:rPr>
          <w:rStyle w:val="ac"/>
          <w:rFonts w:ascii="微软雅黑" w:eastAsia="微软雅黑" w:hAnsi="微软雅黑"/>
          <w:color w:val="000000" w:themeColor="text1"/>
          <w:u w:val="none"/>
        </w:rPr>
      </w:pPr>
      <w:r>
        <w:rPr>
          <w:rStyle w:val="ac"/>
          <w:rFonts w:ascii="微软雅黑" w:eastAsia="微软雅黑" w:hAnsi="微软雅黑" w:hint="eastAsia"/>
          <w:color w:val="000000" w:themeColor="text1"/>
          <w:u w:val="none"/>
        </w:rPr>
        <w:t>提示优先级</w:t>
      </w:r>
      <w:r>
        <w:rPr>
          <w:rStyle w:val="ac"/>
          <w:rFonts w:ascii="微软雅黑" w:eastAsia="微软雅黑" w:hAnsi="微软雅黑"/>
          <w:color w:val="000000" w:themeColor="text1"/>
          <w:u w:val="none"/>
        </w:rPr>
        <w:t>：</w:t>
      </w:r>
    </w:p>
    <w:p w14:paraId="39C26096" w14:textId="77777777" w:rsidR="003625A2" w:rsidRPr="003625A2" w:rsidRDefault="003625A2" w:rsidP="003625A2">
      <w:pPr>
        <w:pStyle w:val="ae"/>
        <w:numPr>
          <w:ilvl w:val="0"/>
          <w:numId w:val="12"/>
        </w:numPr>
        <w:ind w:firstLineChars="0"/>
        <w:rPr>
          <w:rFonts w:ascii="微软雅黑" w:eastAsia="微软雅黑" w:hAnsi="微软雅黑"/>
          <w:szCs w:val="21"/>
        </w:rPr>
      </w:pPr>
      <w:r w:rsidRPr="00826C55">
        <w:rPr>
          <w:rFonts w:ascii="微软雅黑" w:eastAsia="微软雅黑" w:hAnsi="微软雅黑" w:cstheme="minorBidi" w:hint="eastAsia"/>
          <w:szCs w:val="21"/>
        </w:rPr>
        <w:t>若</w:t>
      </w:r>
      <w:r w:rsidRPr="00826C55">
        <w:rPr>
          <w:rFonts w:ascii="微软雅黑" w:eastAsia="微软雅黑" w:hAnsi="微软雅黑" w:cstheme="minorBidi"/>
          <w:szCs w:val="21"/>
        </w:rPr>
        <w:t>提现金额=0</w:t>
      </w:r>
      <w:r w:rsidRPr="00826C55">
        <w:rPr>
          <w:rFonts w:ascii="微软雅黑" w:eastAsia="微软雅黑" w:hAnsi="微软雅黑" w:cstheme="minorBidi" w:hint="eastAsia"/>
          <w:szCs w:val="21"/>
        </w:rPr>
        <w:t>时，则</w:t>
      </w:r>
      <w:r w:rsidRPr="00826C55">
        <w:rPr>
          <w:rFonts w:ascii="微软雅黑" w:eastAsia="微软雅黑" w:hAnsi="微软雅黑" w:cstheme="minorBidi"/>
          <w:szCs w:val="21"/>
        </w:rPr>
        <w:t>点击【</w:t>
      </w:r>
      <w:r w:rsidRPr="00826C55">
        <w:rPr>
          <w:rFonts w:ascii="微软雅黑" w:eastAsia="微软雅黑" w:hAnsi="微软雅黑" w:cstheme="minorBidi" w:hint="eastAsia"/>
          <w:szCs w:val="21"/>
        </w:rPr>
        <w:t>下一步</w:t>
      </w:r>
      <w:r w:rsidRPr="00826C55">
        <w:rPr>
          <w:rFonts w:ascii="微软雅黑" w:eastAsia="微软雅黑" w:hAnsi="微软雅黑" w:cstheme="minorBidi"/>
          <w:szCs w:val="21"/>
        </w:rPr>
        <w:t>】toast提示</w:t>
      </w:r>
      <w:r w:rsidRPr="00826C55">
        <w:rPr>
          <w:rFonts w:ascii="微软雅黑" w:eastAsia="微软雅黑" w:hAnsi="微软雅黑" w:cstheme="minorBidi" w:hint="eastAsia"/>
          <w:szCs w:val="21"/>
        </w:rPr>
        <w:t>：</w:t>
      </w:r>
      <w:r w:rsidRPr="00826C55">
        <w:rPr>
          <w:rFonts w:ascii="微软雅黑" w:eastAsia="微软雅黑" w:hAnsi="微软雅黑" w:cstheme="minorBidi"/>
          <w:szCs w:val="21"/>
        </w:rPr>
        <w:t>提现金额不能为0。</w:t>
      </w:r>
    </w:p>
    <w:p w14:paraId="0074B702" w14:textId="26E2EFA9" w:rsidR="003625A2" w:rsidRPr="00A65BD5" w:rsidRDefault="003625A2" w:rsidP="003625A2">
      <w:pPr>
        <w:pStyle w:val="ae"/>
        <w:numPr>
          <w:ilvl w:val="0"/>
          <w:numId w:val="12"/>
        </w:numPr>
        <w:ind w:firstLineChars="0"/>
        <w:rPr>
          <w:rFonts w:ascii="微软雅黑" w:eastAsia="微软雅黑" w:hAnsi="微软雅黑"/>
          <w:szCs w:val="21"/>
        </w:rPr>
      </w:pPr>
      <w:r w:rsidRPr="00A65BD5">
        <w:rPr>
          <w:rFonts w:ascii="微软雅黑" w:eastAsia="微软雅黑" w:hAnsi="微软雅黑" w:hint="eastAsia"/>
          <w:szCs w:val="21"/>
        </w:rPr>
        <w:t>若</w:t>
      </w:r>
      <w:r w:rsidRPr="00A65BD5">
        <w:rPr>
          <w:rFonts w:ascii="微软雅黑" w:eastAsia="微软雅黑" w:hAnsi="微软雅黑"/>
          <w:szCs w:val="21"/>
        </w:rPr>
        <w:t>输入的</w:t>
      </w:r>
      <w:r w:rsidRPr="00A65BD5">
        <w:rPr>
          <w:rFonts w:ascii="微软雅黑" w:eastAsia="微软雅黑" w:hAnsi="微软雅黑" w:hint="eastAsia"/>
          <w:szCs w:val="21"/>
        </w:rPr>
        <w:t>提现</w:t>
      </w:r>
      <w:r w:rsidRPr="00A65BD5">
        <w:rPr>
          <w:rFonts w:ascii="微软雅黑" w:eastAsia="微软雅黑" w:hAnsi="微软雅黑"/>
          <w:szCs w:val="21"/>
        </w:rPr>
        <w:t>金额</w:t>
      </w:r>
      <w:r w:rsidRPr="00A65BD5">
        <w:rPr>
          <w:rFonts w:ascii="微软雅黑" w:eastAsia="微软雅黑" w:hAnsi="微软雅黑" w:hint="eastAsia"/>
          <w:szCs w:val="21"/>
        </w:rPr>
        <w:t>＞</w:t>
      </w:r>
      <w:r w:rsidRPr="00A65BD5">
        <w:rPr>
          <w:rFonts w:ascii="微软雅黑" w:eastAsia="微软雅黑" w:hAnsi="微软雅黑"/>
          <w:szCs w:val="21"/>
        </w:rPr>
        <w:t>账户余额，</w:t>
      </w:r>
      <w:r w:rsidRPr="00A65BD5">
        <w:rPr>
          <w:rFonts w:ascii="微软雅黑" w:eastAsia="微软雅黑" w:hAnsi="微软雅黑" w:hint="eastAsia"/>
          <w:szCs w:val="21"/>
        </w:rPr>
        <w:t>则</w:t>
      </w:r>
      <w:r w:rsidRPr="00A65BD5">
        <w:rPr>
          <w:rFonts w:ascii="微软雅黑" w:eastAsia="微软雅黑" w:hAnsi="微软雅黑"/>
          <w:szCs w:val="21"/>
        </w:rPr>
        <w:t>点击【</w:t>
      </w:r>
      <w:r w:rsidRPr="00A65BD5">
        <w:rPr>
          <w:rFonts w:ascii="微软雅黑" w:eastAsia="微软雅黑" w:hAnsi="微软雅黑" w:hint="eastAsia"/>
          <w:szCs w:val="21"/>
        </w:rPr>
        <w:t>下一步</w:t>
      </w:r>
      <w:r w:rsidRPr="00A65BD5">
        <w:rPr>
          <w:rFonts w:ascii="微软雅黑" w:eastAsia="微软雅黑" w:hAnsi="微软雅黑"/>
          <w:szCs w:val="21"/>
        </w:rPr>
        <w:t>】</w:t>
      </w:r>
      <w:r w:rsidRPr="00A65BD5">
        <w:rPr>
          <w:rFonts w:ascii="微软雅黑" w:eastAsia="微软雅黑" w:hAnsi="微软雅黑" w:hint="eastAsia"/>
          <w:szCs w:val="21"/>
        </w:rPr>
        <w:t>toast</w:t>
      </w:r>
      <w:r w:rsidRPr="00A65BD5">
        <w:rPr>
          <w:rFonts w:ascii="微软雅黑" w:eastAsia="微软雅黑" w:hAnsi="微软雅黑"/>
          <w:szCs w:val="21"/>
        </w:rPr>
        <w:t>提示：提现金额</w:t>
      </w:r>
      <w:r w:rsidRPr="00A65BD5">
        <w:rPr>
          <w:rFonts w:ascii="微软雅黑" w:eastAsia="微软雅黑" w:hAnsi="微软雅黑" w:hint="eastAsia"/>
          <w:szCs w:val="21"/>
        </w:rPr>
        <w:t>不能</w:t>
      </w:r>
      <w:r w:rsidRPr="00A65BD5">
        <w:rPr>
          <w:rFonts w:ascii="微软雅黑" w:eastAsia="微软雅黑" w:hAnsi="微软雅黑"/>
          <w:szCs w:val="21"/>
        </w:rPr>
        <w:t>超过账户余额。</w:t>
      </w:r>
      <w:r>
        <w:rPr>
          <w:rFonts w:ascii="微软雅黑" w:eastAsia="微软雅黑" w:hAnsi="微软雅黑" w:hint="eastAsia"/>
          <w:szCs w:val="21"/>
        </w:rPr>
        <w:t>并将</w:t>
      </w:r>
      <w:r>
        <w:rPr>
          <w:rFonts w:ascii="微软雅黑" w:eastAsia="微软雅黑" w:hAnsi="微软雅黑"/>
          <w:szCs w:val="21"/>
        </w:rPr>
        <w:t>输入金额更正为账户余额</w:t>
      </w:r>
    </w:p>
    <w:p w14:paraId="189D77AF" w14:textId="77777777" w:rsidR="003625A2" w:rsidRPr="00A65BD5" w:rsidRDefault="003625A2" w:rsidP="003625A2">
      <w:pPr>
        <w:pStyle w:val="ae"/>
        <w:numPr>
          <w:ilvl w:val="0"/>
          <w:numId w:val="12"/>
        </w:numPr>
        <w:ind w:firstLineChars="0"/>
        <w:rPr>
          <w:rFonts w:ascii="微软雅黑" w:eastAsia="微软雅黑" w:hAnsi="微软雅黑"/>
          <w:szCs w:val="21"/>
        </w:rPr>
      </w:pPr>
      <w:r w:rsidRPr="00A65BD5">
        <w:rPr>
          <w:rFonts w:ascii="微软雅黑" w:eastAsia="微软雅黑" w:hAnsi="微软雅黑" w:hint="eastAsia"/>
          <w:szCs w:val="21"/>
        </w:rPr>
        <w:t>若输入</w:t>
      </w:r>
      <w:r w:rsidRPr="00A65BD5">
        <w:rPr>
          <w:rFonts w:ascii="微软雅黑" w:eastAsia="微软雅黑" w:hAnsi="微软雅黑"/>
          <w:szCs w:val="21"/>
        </w:rPr>
        <w:t>的提现金额＞</w:t>
      </w:r>
      <w:r w:rsidRPr="00A65BD5">
        <w:rPr>
          <w:rFonts w:ascii="微软雅黑" w:eastAsia="微软雅黑" w:hAnsi="微软雅黑" w:hint="eastAsia"/>
          <w:szCs w:val="21"/>
        </w:rPr>
        <w:t>100万</w:t>
      </w:r>
      <w:r w:rsidRPr="00A65BD5">
        <w:rPr>
          <w:rFonts w:ascii="微软雅黑" w:eastAsia="微软雅黑" w:hAnsi="微软雅黑"/>
          <w:szCs w:val="21"/>
        </w:rPr>
        <w:t>，则点击【</w:t>
      </w:r>
      <w:r w:rsidRPr="00A65BD5">
        <w:rPr>
          <w:rFonts w:ascii="微软雅黑" w:eastAsia="微软雅黑" w:hAnsi="微软雅黑" w:hint="eastAsia"/>
          <w:szCs w:val="21"/>
        </w:rPr>
        <w:t>下一步</w:t>
      </w:r>
      <w:r w:rsidRPr="00A65BD5">
        <w:rPr>
          <w:rFonts w:ascii="微软雅黑" w:eastAsia="微软雅黑" w:hAnsi="微软雅黑"/>
          <w:szCs w:val="21"/>
        </w:rPr>
        <w:t>】</w:t>
      </w:r>
      <w:r w:rsidRPr="00A65BD5">
        <w:rPr>
          <w:rFonts w:ascii="微软雅黑" w:eastAsia="微软雅黑" w:hAnsi="微软雅黑" w:hint="eastAsia"/>
          <w:szCs w:val="21"/>
        </w:rPr>
        <w:t>toast</w:t>
      </w:r>
      <w:r w:rsidRPr="00A65BD5">
        <w:rPr>
          <w:rFonts w:ascii="微软雅黑" w:eastAsia="微软雅黑" w:hAnsi="微软雅黑"/>
          <w:szCs w:val="21"/>
        </w:rPr>
        <w:t>提示：</w:t>
      </w:r>
      <w:r w:rsidRPr="00A65BD5">
        <w:rPr>
          <w:rFonts w:ascii="微软雅黑" w:eastAsia="微软雅黑" w:hAnsi="微软雅黑" w:hint="eastAsia"/>
          <w:szCs w:val="21"/>
        </w:rPr>
        <w:t>单笔</w:t>
      </w:r>
      <w:r w:rsidRPr="00A65BD5">
        <w:rPr>
          <w:rFonts w:ascii="微软雅黑" w:eastAsia="微软雅黑" w:hAnsi="微软雅黑"/>
          <w:szCs w:val="21"/>
        </w:rPr>
        <w:t>提现</w:t>
      </w:r>
      <w:r>
        <w:rPr>
          <w:rFonts w:ascii="微软雅黑" w:eastAsia="微软雅黑" w:hAnsi="微软雅黑" w:hint="eastAsia"/>
          <w:szCs w:val="21"/>
        </w:rPr>
        <w:t>金额</w:t>
      </w:r>
      <w:r>
        <w:rPr>
          <w:rFonts w:ascii="微软雅黑" w:eastAsia="微软雅黑" w:hAnsi="微软雅黑"/>
          <w:szCs w:val="21"/>
        </w:rPr>
        <w:t>不能超过</w:t>
      </w:r>
      <w:r w:rsidRPr="00A65BD5">
        <w:rPr>
          <w:rFonts w:ascii="微软雅黑" w:eastAsia="微软雅黑" w:hAnsi="微软雅黑" w:hint="eastAsia"/>
          <w:szCs w:val="21"/>
        </w:rPr>
        <w:t>100万</w:t>
      </w:r>
      <w:r w:rsidRPr="00A65BD5">
        <w:rPr>
          <w:rFonts w:ascii="微软雅黑" w:eastAsia="微软雅黑" w:hAnsi="微软雅黑"/>
          <w:szCs w:val="21"/>
        </w:rPr>
        <w:t>。</w:t>
      </w:r>
      <w:r>
        <w:rPr>
          <w:rFonts w:ascii="微软雅黑" w:eastAsia="微软雅黑" w:hAnsi="微软雅黑" w:hint="eastAsia"/>
          <w:szCs w:val="21"/>
        </w:rPr>
        <w:t>并</w:t>
      </w:r>
      <w:r>
        <w:rPr>
          <w:rFonts w:ascii="微软雅黑" w:eastAsia="微软雅黑" w:hAnsi="微软雅黑"/>
          <w:szCs w:val="21"/>
        </w:rPr>
        <w:t>将金额更正到</w:t>
      </w:r>
      <w:r>
        <w:rPr>
          <w:rFonts w:ascii="微软雅黑" w:eastAsia="微软雅黑" w:hAnsi="微软雅黑" w:hint="eastAsia"/>
          <w:szCs w:val="21"/>
        </w:rPr>
        <w:t>100万</w:t>
      </w:r>
      <w:r>
        <w:rPr>
          <w:rFonts w:ascii="微软雅黑" w:eastAsia="微软雅黑" w:hAnsi="微软雅黑"/>
          <w:szCs w:val="21"/>
        </w:rPr>
        <w:t>。</w:t>
      </w:r>
    </w:p>
    <w:p w14:paraId="6C0531A4" w14:textId="77777777" w:rsidR="003625A2" w:rsidRDefault="003625A2" w:rsidP="003625A2">
      <w:pPr>
        <w:pStyle w:val="ae"/>
        <w:numPr>
          <w:ilvl w:val="0"/>
          <w:numId w:val="12"/>
        </w:numPr>
        <w:ind w:firstLineChars="0"/>
        <w:rPr>
          <w:rFonts w:ascii="微软雅黑" w:eastAsia="微软雅黑" w:hAnsi="微软雅黑"/>
          <w:szCs w:val="21"/>
        </w:rPr>
      </w:pPr>
      <w:r w:rsidRPr="00A65BD5">
        <w:rPr>
          <w:rFonts w:ascii="微软雅黑" w:eastAsia="微软雅黑" w:hAnsi="微软雅黑" w:hint="eastAsia"/>
          <w:szCs w:val="21"/>
        </w:rPr>
        <w:t>若</w:t>
      </w:r>
      <w:r>
        <w:rPr>
          <w:rFonts w:ascii="微软雅黑" w:eastAsia="微软雅黑" w:hAnsi="微软雅黑" w:hint="eastAsia"/>
          <w:szCs w:val="21"/>
        </w:rPr>
        <w:t>提现</w:t>
      </w:r>
      <w:r>
        <w:rPr>
          <w:rFonts w:ascii="微软雅黑" w:eastAsia="微软雅黑" w:hAnsi="微软雅黑"/>
          <w:szCs w:val="21"/>
        </w:rPr>
        <w:t>手续费</w:t>
      </w:r>
      <w:r>
        <w:rPr>
          <w:rFonts w:ascii="微软雅黑" w:eastAsia="微软雅黑" w:hAnsi="微软雅黑" w:hint="eastAsia"/>
          <w:szCs w:val="21"/>
        </w:rPr>
        <w:t>＞提现</w:t>
      </w:r>
      <w:r>
        <w:rPr>
          <w:rFonts w:ascii="微软雅黑" w:eastAsia="微软雅黑" w:hAnsi="微软雅黑"/>
          <w:szCs w:val="21"/>
        </w:rPr>
        <w:t>金额时，</w:t>
      </w:r>
      <w:r w:rsidRPr="00A65BD5">
        <w:rPr>
          <w:rFonts w:ascii="微软雅黑" w:eastAsia="微软雅黑" w:hAnsi="微软雅黑" w:hint="eastAsia"/>
          <w:szCs w:val="21"/>
        </w:rPr>
        <w:t>则</w:t>
      </w:r>
      <w:r w:rsidRPr="00A65BD5">
        <w:rPr>
          <w:rFonts w:ascii="微软雅黑" w:eastAsia="微软雅黑" w:hAnsi="微软雅黑"/>
          <w:szCs w:val="21"/>
        </w:rPr>
        <w:t>点击【</w:t>
      </w:r>
      <w:r w:rsidRPr="00A65BD5">
        <w:rPr>
          <w:rFonts w:ascii="微软雅黑" w:eastAsia="微软雅黑" w:hAnsi="微软雅黑" w:hint="eastAsia"/>
          <w:szCs w:val="21"/>
        </w:rPr>
        <w:t>下一步</w:t>
      </w:r>
      <w:r w:rsidRPr="00A65BD5">
        <w:rPr>
          <w:rFonts w:ascii="微软雅黑" w:eastAsia="微软雅黑" w:hAnsi="微软雅黑"/>
          <w:szCs w:val="21"/>
        </w:rPr>
        <w:t>】</w:t>
      </w:r>
      <w:r w:rsidRPr="00A65BD5">
        <w:rPr>
          <w:rFonts w:ascii="微软雅黑" w:eastAsia="微软雅黑" w:hAnsi="微软雅黑" w:hint="eastAsia"/>
          <w:szCs w:val="21"/>
        </w:rPr>
        <w:t>toast</w:t>
      </w:r>
      <w:r w:rsidRPr="00A65BD5">
        <w:rPr>
          <w:rFonts w:ascii="微软雅黑" w:eastAsia="微软雅黑" w:hAnsi="微软雅黑"/>
          <w:szCs w:val="21"/>
        </w:rPr>
        <w:t>提示：</w:t>
      </w:r>
      <w:r>
        <w:rPr>
          <w:rFonts w:ascii="微软雅黑" w:eastAsia="微软雅黑" w:hAnsi="微软雅黑" w:hint="eastAsia"/>
          <w:szCs w:val="21"/>
        </w:rPr>
        <w:t>提现手续费超过提现</w:t>
      </w:r>
      <w:r>
        <w:rPr>
          <w:rFonts w:ascii="微软雅黑" w:eastAsia="微软雅黑" w:hAnsi="微软雅黑"/>
          <w:szCs w:val="21"/>
        </w:rPr>
        <w:t>金额，</w:t>
      </w:r>
      <w:r>
        <w:rPr>
          <w:rFonts w:ascii="微软雅黑" w:eastAsia="微软雅黑" w:hAnsi="微软雅黑" w:hint="eastAsia"/>
          <w:szCs w:val="21"/>
        </w:rPr>
        <w:t>无法</w:t>
      </w:r>
      <w:r>
        <w:rPr>
          <w:rFonts w:ascii="微软雅黑" w:eastAsia="微软雅黑" w:hAnsi="微软雅黑"/>
          <w:szCs w:val="21"/>
        </w:rPr>
        <w:t>提现，</w:t>
      </w:r>
      <w:proofErr w:type="gramStart"/>
      <w:r>
        <w:rPr>
          <w:rFonts w:ascii="微软雅黑" w:eastAsia="微软雅黑" w:hAnsi="微软雅黑"/>
          <w:szCs w:val="21"/>
        </w:rPr>
        <w:t>请调整</w:t>
      </w:r>
      <w:proofErr w:type="gramEnd"/>
      <w:r>
        <w:rPr>
          <w:rFonts w:ascii="微软雅黑" w:eastAsia="微软雅黑" w:hAnsi="微软雅黑"/>
          <w:szCs w:val="21"/>
        </w:rPr>
        <w:t>提现</w:t>
      </w:r>
      <w:r>
        <w:rPr>
          <w:rFonts w:ascii="微软雅黑" w:eastAsia="微软雅黑" w:hAnsi="微软雅黑" w:hint="eastAsia"/>
          <w:szCs w:val="21"/>
        </w:rPr>
        <w:t>金额</w:t>
      </w:r>
      <w:r w:rsidRPr="00A65BD5">
        <w:rPr>
          <w:rFonts w:ascii="微软雅黑" w:eastAsia="微软雅黑" w:hAnsi="微软雅黑"/>
          <w:szCs w:val="21"/>
        </w:rPr>
        <w:t>。</w:t>
      </w:r>
    </w:p>
    <w:p w14:paraId="3A664513" w14:textId="645D0B4B" w:rsidR="003625A2" w:rsidRPr="003625A2" w:rsidRDefault="003625A2" w:rsidP="003625A2">
      <w:pPr>
        <w:pStyle w:val="ae"/>
        <w:numPr>
          <w:ilvl w:val="0"/>
          <w:numId w:val="12"/>
        </w:numPr>
        <w:ind w:firstLineChars="0"/>
        <w:rPr>
          <w:rStyle w:val="ac"/>
          <w:rFonts w:ascii="微软雅黑" w:eastAsia="微软雅黑" w:hAnsi="微软雅黑"/>
          <w:color w:val="auto"/>
          <w:szCs w:val="21"/>
          <w:u w:val="none"/>
        </w:rPr>
      </w:pPr>
      <w:r w:rsidRPr="00A65BD5">
        <w:rPr>
          <w:rFonts w:ascii="微软雅黑" w:eastAsia="微软雅黑" w:hAnsi="微软雅黑" w:hint="eastAsia"/>
          <w:szCs w:val="21"/>
        </w:rPr>
        <w:t>若</w:t>
      </w:r>
      <w:r>
        <w:rPr>
          <w:rFonts w:ascii="微软雅黑" w:eastAsia="微软雅黑" w:hAnsi="微软雅黑" w:hint="eastAsia"/>
          <w:szCs w:val="21"/>
        </w:rPr>
        <w:t>提现</w:t>
      </w:r>
      <w:r>
        <w:rPr>
          <w:rFonts w:ascii="微软雅黑" w:eastAsia="微软雅黑" w:hAnsi="微软雅黑"/>
          <w:szCs w:val="21"/>
        </w:rPr>
        <w:t>手续费</w:t>
      </w:r>
      <w:r>
        <w:rPr>
          <w:rFonts w:ascii="微软雅黑" w:eastAsia="微软雅黑" w:hAnsi="微软雅黑" w:hint="eastAsia"/>
          <w:szCs w:val="21"/>
        </w:rPr>
        <w:t>=提现</w:t>
      </w:r>
      <w:r>
        <w:rPr>
          <w:rFonts w:ascii="微软雅黑" w:eastAsia="微软雅黑" w:hAnsi="微软雅黑"/>
          <w:szCs w:val="21"/>
        </w:rPr>
        <w:t>金额时，</w:t>
      </w:r>
      <w:r w:rsidRPr="00A65BD5">
        <w:rPr>
          <w:rFonts w:ascii="微软雅黑" w:eastAsia="微软雅黑" w:hAnsi="微软雅黑" w:hint="eastAsia"/>
          <w:szCs w:val="21"/>
        </w:rPr>
        <w:t>则</w:t>
      </w:r>
      <w:r w:rsidRPr="00A65BD5">
        <w:rPr>
          <w:rFonts w:ascii="微软雅黑" w:eastAsia="微软雅黑" w:hAnsi="微软雅黑"/>
          <w:szCs w:val="21"/>
        </w:rPr>
        <w:t>点击【</w:t>
      </w:r>
      <w:r w:rsidRPr="00A65BD5">
        <w:rPr>
          <w:rFonts w:ascii="微软雅黑" w:eastAsia="微软雅黑" w:hAnsi="微软雅黑" w:hint="eastAsia"/>
          <w:szCs w:val="21"/>
        </w:rPr>
        <w:t>下一步</w:t>
      </w:r>
      <w:r w:rsidRPr="00A65BD5">
        <w:rPr>
          <w:rFonts w:ascii="微软雅黑" w:eastAsia="微软雅黑" w:hAnsi="微软雅黑"/>
          <w:szCs w:val="21"/>
        </w:rPr>
        <w:t>】</w:t>
      </w:r>
      <w:r w:rsidRPr="00A65BD5">
        <w:rPr>
          <w:rFonts w:ascii="微软雅黑" w:eastAsia="微软雅黑" w:hAnsi="微软雅黑" w:hint="eastAsia"/>
          <w:szCs w:val="21"/>
        </w:rPr>
        <w:t>toast</w:t>
      </w:r>
      <w:r w:rsidRPr="00A65BD5">
        <w:rPr>
          <w:rFonts w:ascii="微软雅黑" w:eastAsia="微软雅黑" w:hAnsi="微软雅黑"/>
          <w:szCs w:val="21"/>
        </w:rPr>
        <w:t>提示：</w:t>
      </w:r>
      <w:r>
        <w:rPr>
          <w:rFonts w:ascii="微软雅黑" w:eastAsia="微软雅黑" w:hAnsi="微软雅黑" w:hint="eastAsia"/>
          <w:szCs w:val="21"/>
        </w:rPr>
        <w:t>提现</w:t>
      </w:r>
      <w:r>
        <w:rPr>
          <w:rFonts w:ascii="微软雅黑" w:eastAsia="微软雅黑" w:hAnsi="微软雅黑"/>
          <w:szCs w:val="21"/>
        </w:rPr>
        <w:t>金额</w:t>
      </w:r>
      <w:r>
        <w:rPr>
          <w:rFonts w:ascii="微软雅黑" w:eastAsia="微软雅黑" w:hAnsi="微软雅黑" w:hint="eastAsia"/>
          <w:szCs w:val="21"/>
        </w:rPr>
        <w:t>扣减</w:t>
      </w:r>
      <w:r>
        <w:rPr>
          <w:rFonts w:ascii="微软雅黑" w:eastAsia="微软雅黑" w:hAnsi="微软雅黑"/>
          <w:szCs w:val="21"/>
        </w:rPr>
        <w:t>手续费后，</w:t>
      </w:r>
      <w:r>
        <w:rPr>
          <w:rFonts w:ascii="微软雅黑" w:eastAsia="微软雅黑" w:hAnsi="微软雅黑" w:hint="eastAsia"/>
          <w:szCs w:val="21"/>
        </w:rPr>
        <w:t>实际</w:t>
      </w:r>
      <w:r>
        <w:rPr>
          <w:rFonts w:ascii="微软雅黑" w:eastAsia="微软雅黑" w:hAnsi="微软雅黑"/>
          <w:szCs w:val="21"/>
        </w:rPr>
        <w:t>到账</w:t>
      </w:r>
      <w:r>
        <w:rPr>
          <w:rFonts w:ascii="微软雅黑" w:eastAsia="微软雅黑" w:hAnsi="微软雅黑" w:hint="eastAsia"/>
          <w:szCs w:val="21"/>
        </w:rPr>
        <w:t>0元</w:t>
      </w:r>
      <w:r>
        <w:rPr>
          <w:rFonts w:ascii="微软雅黑" w:eastAsia="微软雅黑" w:hAnsi="微软雅黑"/>
          <w:szCs w:val="21"/>
        </w:rPr>
        <w:t>，</w:t>
      </w:r>
      <w:proofErr w:type="gramStart"/>
      <w:r>
        <w:rPr>
          <w:rFonts w:ascii="微软雅黑" w:eastAsia="微软雅黑" w:hAnsi="微软雅黑"/>
          <w:szCs w:val="21"/>
        </w:rPr>
        <w:t>请调整</w:t>
      </w:r>
      <w:proofErr w:type="gramEnd"/>
      <w:r>
        <w:rPr>
          <w:rFonts w:ascii="微软雅黑" w:eastAsia="微软雅黑" w:hAnsi="微软雅黑"/>
          <w:szCs w:val="21"/>
        </w:rPr>
        <w:t>提现</w:t>
      </w:r>
      <w:r>
        <w:rPr>
          <w:rFonts w:ascii="微软雅黑" w:eastAsia="微软雅黑" w:hAnsi="微软雅黑" w:hint="eastAsia"/>
          <w:szCs w:val="21"/>
        </w:rPr>
        <w:t>金额</w:t>
      </w:r>
      <w:r w:rsidRPr="00A65BD5">
        <w:rPr>
          <w:rFonts w:ascii="微软雅黑" w:eastAsia="微软雅黑" w:hAnsi="微软雅黑"/>
          <w:szCs w:val="21"/>
        </w:rPr>
        <w:t>。</w:t>
      </w:r>
    </w:p>
    <w:p w14:paraId="196C01D6" w14:textId="1EA17787" w:rsidR="00201977" w:rsidRPr="00276E7B" w:rsidRDefault="003E2214" w:rsidP="00B97F4A">
      <w:pPr>
        <w:pStyle w:val="ae"/>
        <w:numPr>
          <w:ilvl w:val="0"/>
          <w:numId w:val="10"/>
        </w:numPr>
        <w:ind w:firstLineChars="0"/>
        <w:rPr>
          <w:rFonts w:ascii="微软雅黑" w:eastAsia="微软雅黑" w:hAnsi="微软雅黑"/>
          <w:szCs w:val="21"/>
        </w:rPr>
      </w:pPr>
      <w:r>
        <w:rPr>
          <w:rStyle w:val="ac"/>
          <w:rFonts w:ascii="微软雅黑" w:eastAsia="微软雅黑" w:hAnsi="微软雅黑" w:hint="eastAsia"/>
          <w:color w:val="auto"/>
          <w:u w:val="none"/>
        </w:rPr>
        <w:t>短信验证码</w:t>
      </w:r>
      <w:r>
        <w:rPr>
          <w:rStyle w:val="ac"/>
          <w:rFonts w:ascii="微软雅黑" w:eastAsia="微软雅黑" w:hAnsi="微软雅黑"/>
          <w:color w:val="auto"/>
          <w:u w:val="none"/>
        </w:rPr>
        <w:t>交互：</w:t>
      </w:r>
      <w:r w:rsidR="003D68E5">
        <w:rPr>
          <w:rStyle w:val="ac"/>
          <w:rFonts w:ascii="微软雅黑" w:eastAsia="微软雅黑" w:hAnsi="微软雅黑" w:hint="eastAsia"/>
          <w:color w:val="auto"/>
          <w:u w:val="none"/>
        </w:rPr>
        <w:t>用户</w:t>
      </w:r>
      <w:r w:rsidR="003D68E5">
        <w:rPr>
          <w:rStyle w:val="ac"/>
          <w:rFonts w:ascii="微软雅黑" w:eastAsia="微软雅黑" w:hAnsi="微软雅黑"/>
          <w:color w:val="auto"/>
          <w:u w:val="none"/>
        </w:rPr>
        <w:t>点击【</w:t>
      </w:r>
      <w:r w:rsidR="003D68E5">
        <w:rPr>
          <w:rStyle w:val="ac"/>
          <w:rFonts w:ascii="微软雅黑" w:eastAsia="微软雅黑" w:hAnsi="微软雅黑" w:hint="eastAsia"/>
          <w:color w:val="auto"/>
          <w:u w:val="none"/>
        </w:rPr>
        <w:t>确认</w:t>
      </w:r>
      <w:r w:rsidR="003D68E5">
        <w:rPr>
          <w:rStyle w:val="ac"/>
          <w:rFonts w:ascii="微软雅黑" w:eastAsia="微软雅黑" w:hAnsi="微软雅黑"/>
          <w:color w:val="auto"/>
          <w:u w:val="none"/>
        </w:rPr>
        <w:t>提现】</w:t>
      </w:r>
      <w:r w:rsidR="003D68E5">
        <w:rPr>
          <w:rStyle w:val="ac"/>
          <w:rFonts w:ascii="微软雅黑" w:eastAsia="微软雅黑" w:hAnsi="微软雅黑" w:hint="eastAsia"/>
          <w:color w:val="auto"/>
          <w:u w:val="none"/>
        </w:rPr>
        <w:t>，</w:t>
      </w:r>
      <w:r w:rsidR="003D68E5">
        <w:rPr>
          <w:rStyle w:val="ac"/>
          <w:rFonts w:ascii="微软雅黑" w:eastAsia="微软雅黑" w:hAnsi="微软雅黑"/>
          <w:color w:val="auto"/>
          <w:u w:val="none"/>
        </w:rPr>
        <w:t>弹出短信验证</w:t>
      </w:r>
      <w:proofErr w:type="gramStart"/>
      <w:r w:rsidR="003D68E5">
        <w:rPr>
          <w:rStyle w:val="ac"/>
          <w:rFonts w:ascii="微软雅黑" w:eastAsia="微软雅黑" w:hAnsi="微软雅黑"/>
          <w:color w:val="auto"/>
          <w:u w:val="none"/>
        </w:rPr>
        <w:t>码</w:t>
      </w:r>
      <w:r w:rsidR="003D68E5">
        <w:rPr>
          <w:rStyle w:val="ac"/>
          <w:rFonts w:ascii="微软雅黑" w:eastAsia="微软雅黑" w:hAnsi="微软雅黑" w:hint="eastAsia"/>
          <w:color w:val="auto"/>
          <w:u w:val="none"/>
        </w:rPr>
        <w:t>弹框</w:t>
      </w:r>
      <w:proofErr w:type="gramEnd"/>
      <w:r w:rsidR="003D68E5">
        <w:rPr>
          <w:rStyle w:val="ac"/>
          <w:rFonts w:ascii="微软雅黑" w:eastAsia="微软雅黑" w:hAnsi="微软雅黑" w:hint="eastAsia"/>
          <w:color w:val="auto"/>
          <w:u w:val="none"/>
        </w:rPr>
        <w:t>，</w:t>
      </w:r>
      <w:r w:rsidR="003D68E5">
        <w:rPr>
          <w:rStyle w:val="ac"/>
          <w:rFonts w:ascii="微软雅黑" w:eastAsia="微软雅黑" w:hAnsi="微软雅黑"/>
          <w:color w:val="auto"/>
          <w:u w:val="none"/>
        </w:rPr>
        <w:t>验证码自动发送</w:t>
      </w:r>
      <w:r w:rsidR="00A64B77">
        <w:rPr>
          <w:rStyle w:val="ac"/>
          <w:rFonts w:ascii="微软雅黑" w:eastAsia="微软雅黑" w:hAnsi="微软雅黑" w:hint="eastAsia"/>
          <w:color w:val="auto"/>
          <w:u w:val="none"/>
        </w:rPr>
        <w:t>并</w:t>
      </w:r>
      <w:r w:rsidR="00A64B77" w:rsidRPr="00E43EF2">
        <w:rPr>
          <w:rFonts w:ascii="微软雅黑" w:eastAsia="微软雅黑" w:hAnsi="微软雅黑" w:hint="eastAsia"/>
          <w:szCs w:val="21"/>
        </w:rPr>
        <w:t>60秒</w:t>
      </w:r>
      <w:r w:rsidR="00A64B77" w:rsidRPr="00E43EF2">
        <w:rPr>
          <w:rFonts w:ascii="微软雅黑" w:eastAsia="微软雅黑" w:hAnsi="微软雅黑"/>
          <w:szCs w:val="21"/>
        </w:rPr>
        <w:t>倒计时</w:t>
      </w:r>
      <w:r w:rsidR="003D68E5">
        <w:rPr>
          <w:rStyle w:val="ac"/>
          <w:rFonts w:ascii="微软雅黑" w:eastAsia="微软雅黑" w:hAnsi="微软雅黑"/>
          <w:color w:val="auto"/>
          <w:u w:val="none"/>
        </w:rPr>
        <w:t>。</w:t>
      </w:r>
      <w:r w:rsidR="00DB4E30" w:rsidRPr="00C819FA">
        <w:rPr>
          <w:rStyle w:val="ac"/>
          <w:rFonts w:ascii="微软雅黑" w:eastAsia="微软雅黑" w:hAnsi="微软雅黑" w:hint="eastAsia"/>
          <w:color w:val="auto"/>
          <w:u w:val="none"/>
        </w:rPr>
        <w:t>短信验证码</w:t>
      </w:r>
      <w:r w:rsidR="00DB4E30" w:rsidRPr="00C819FA">
        <w:rPr>
          <w:rStyle w:val="ac"/>
          <w:rFonts w:ascii="微软雅黑" w:eastAsia="微软雅黑" w:hAnsi="微软雅黑"/>
          <w:color w:val="auto"/>
          <w:u w:val="none"/>
        </w:rPr>
        <w:t>输入框</w:t>
      </w:r>
      <w:r w:rsidR="00DB4E30" w:rsidRPr="00C819FA">
        <w:rPr>
          <w:rStyle w:val="ac"/>
          <w:rFonts w:ascii="微软雅黑" w:eastAsia="微软雅黑" w:hAnsi="微软雅黑" w:hint="eastAsia"/>
          <w:color w:val="auto"/>
          <w:u w:val="none"/>
        </w:rPr>
        <w:t>内</w:t>
      </w:r>
      <w:r w:rsidR="00DB4E30" w:rsidRPr="00C819FA">
        <w:rPr>
          <w:rStyle w:val="ac"/>
          <w:rFonts w:ascii="微软雅黑" w:eastAsia="微软雅黑" w:hAnsi="微软雅黑"/>
          <w:color w:val="auto"/>
          <w:u w:val="none"/>
        </w:rPr>
        <w:t>暗文</w:t>
      </w:r>
      <w:r w:rsidR="009B16F4" w:rsidRPr="00C819FA">
        <w:rPr>
          <w:rStyle w:val="ac"/>
          <w:rFonts w:ascii="微软雅黑" w:eastAsia="微软雅黑" w:hAnsi="微软雅黑" w:hint="eastAsia"/>
          <w:color w:val="auto"/>
          <w:u w:val="none"/>
        </w:rPr>
        <w:t>：</w:t>
      </w:r>
      <w:r w:rsidR="00233B65" w:rsidRPr="00C819FA">
        <w:rPr>
          <w:rStyle w:val="ac"/>
          <w:rFonts w:ascii="微软雅黑" w:eastAsia="微软雅黑" w:hAnsi="微软雅黑" w:hint="eastAsia"/>
          <w:color w:val="auto"/>
          <w:u w:val="none"/>
        </w:rPr>
        <w:t>输入6位</w:t>
      </w:r>
      <w:r w:rsidR="00233B65" w:rsidRPr="00C819FA">
        <w:rPr>
          <w:rStyle w:val="ac"/>
          <w:rFonts w:ascii="微软雅黑" w:eastAsia="微软雅黑" w:hAnsi="微软雅黑"/>
          <w:color w:val="auto"/>
          <w:u w:val="none"/>
        </w:rPr>
        <w:t>短信验证码</w:t>
      </w:r>
      <w:r w:rsidR="003D68E5">
        <w:rPr>
          <w:rStyle w:val="ac"/>
          <w:rFonts w:ascii="微软雅黑" w:eastAsia="微软雅黑" w:hAnsi="微软雅黑" w:hint="eastAsia"/>
          <w:color w:val="auto"/>
          <w:u w:val="none"/>
        </w:rPr>
        <w:t>，</w:t>
      </w:r>
      <w:r w:rsidR="003D68E5">
        <w:rPr>
          <w:rStyle w:val="ac"/>
          <w:rFonts w:ascii="微软雅黑" w:eastAsia="微软雅黑" w:hAnsi="微软雅黑"/>
          <w:color w:val="auto"/>
          <w:u w:val="none"/>
        </w:rPr>
        <w:t>点击输入</w:t>
      </w:r>
      <w:proofErr w:type="gramStart"/>
      <w:r w:rsidR="003D68E5">
        <w:rPr>
          <w:rStyle w:val="ac"/>
          <w:rFonts w:ascii="微软雅黑" w:eastAsia="微软雅黑" w:hAnsi="微软雅黑"/>
          <w:color w:val="auto"/>
          <w:u w:val="none"/>
        </w:rPr>
        <w:t>框暗文</w:t>
      </w:r>
      <w:proofErr w:type="gramEnd"/>
      <w:r w:rsidR="003D68E5">
        <w:rPr>
          <w:rStyle w:val="ac"/>
          <w:rFonts w:ascii="微软雅黑" w:eastAsia="微软雅黑" w:hAnsi="微软雅黑"/>
          <w:color w:val="auto"/>
          <w:u w:val="none"/>
        </w:rPr>
        <w:t>消失</w:t>
      </w:r>
      <w:r>
        <w:rPr>
          <w:rStyle w:val="ac"/>
          <w:rFonts w:ascii="微软雅黑" w:eastAsia="微软雅黑" w:hAnsi="微软雅黑" w:hint="eastAsia"/>
          <w:color w:val="auto"/>
          <w:u w:val="none"/>
        </w:rPr>
        <w:t>，</w:t>
      </w:r>
      <w:r>
        <w:rPr>
          <w:rStyle w:val="ac"/>
          <w:rFonts w:ascii="微软雅黑" w:eastAsia="微软雅黑" w:hAnsi="微软雅黑"/>
          <w:color w:val="auto"/>
          <w:u w:val="none"/>
        </w:rPr>
        <w:t>弹出数字键盘</w:t>
      </w:r>
      <w:r w:rsidR="00233B65" w:rsidRPr="00C819FA">
        <w:rPr>
          <w:rStyle w:val="ac"/>
          <w:rFonts w:ascii="微软雅黑" w:eastAsia="微软雅黑" w:hAnsi="微软雅黑"/>
          <w:color w:val="auto"/>
          <w:u w:val="none"/>
        </w:rPr>
        <w:t>。</w:t>
      </w:r>
      <w:r w:rsidR="00201977" w:rsidRPr="00E43EF2">
        <w:rPr>
          <w:rFonts w:ascii="微软雅黑" w:eastAsia="微软雅黑" w:hAnsi="微软雅黑" w:hint="eastAsia"/>
          <w:szCs w:val="21"/>
        </w:rPr>
        <w:t>当6位</w:t>
      </w:r>
      <w:r w:rsidR="00201977" w:rsidRPr="00E43EF2">
        <w:rPr>
          <w:rFonts w:ascii="微软雅黑" w:eastAsia="微软雅黑" w:hAnsi="微软雅黑"/>
          <w:szCs w:val="21"/>
        </w:rPr>
        <w:t>验证</w:t>
      </w:r>
      <w:proofErr w:type="gramStart"/>
      <w:r w:rsidR="00201977" w:rsidRPr="00E43EF2">
        <w:rPr>
          <w:rFonts w:ascii="微软雅黑" w:eastAsia="微软雅黑" w:hAnsi="微软雅黑"/>
          <w:szCs w:val="21"/>
        </w:rPr>
        <w:t>码全部</w:t>
      </w:r>
      <w:proofErr w:type="gramEnd"/>
      <w:r w:rsidR="00201977" w:rsidRPr="00E43EF2">
        <w:rPr>
          <w:rFonts w:ascii="微软雅黑" w:eastAsia="微软雅黑" w:hAnsi="微软雅黑"/>
          <w:szCs w:val="21"/>
        </w:rPr>
        <w:t>填写完毕后</w:t>
      </w:r>
      <w:r w:rsidR="00201977" w:rsidRPr="00E43EF2">
        <w:rPr>
          <w:rFonts w:ascii="微软雅黑" w:eastAsia="微软雅黑" w:hAnsi="微软雅黑" w:hint="eastAsia"/>
          <w:szCs w:val="21"/>
        </w:rPr>
        <w:t>且</w:t>
      </w:r>
      <w:r w:rsidR="00201977" w:rsidRPr="00E43EF2">
        <w:rPr>
          <w:rFonts w:ascii="微软雅黑" w:eastAsia="微软雅黑" w:hAnsi="微软雅黑"/>
          <w:szCs w:val="21"/>
        </w:rPr>
        <w:t>验证</w:t>
      </w:r>
      <w:proofErr w:type="gramStart"/>
      <w:r w:rsidR="00201977" w:rsidRPr="00E43EF2">
        <w:rPr>
          <w:rFonts w:ascii="微软雅黑" w:eastAsia="微软雅黑" w:hAnsi="微软雅黑"/>
          <w:szCs w:val="21"/>
        </w:rPr>
        <w:t>码正确</w:t>
      </w:r>
      <w:proofErr w:type="gramEnd"/>
      <w:r w:rsidR="00201977" w:rsidRPr="00E43EF2">
        <w:rPr>
          <w:rFonts w:ascii="微软雅黑" w:eastAsia="微软雅黑" w:hAnsi="微软雅黑"/>
          <w:szCs w:val="21"/>
        </w:rPr>
        <w:t>时，自动提交提现订单</w:t>
      </w:r>
      <w:r w:rsidR="00201977" w:rsidRPr="00E43EF2">
        <w:rPr>
          <w:rFonts w:ascii="微软雅黑" w:eastAsia="微软雅黑" w:hAnsi="微软雅黑" w:hint="eastAsia"/>
          <w:szCs w:val="21"/>
        </w:rPr>
        <w:t>，</w:t>
      </w:r>
      <w:r w:rsidR="00201977" w:rsidRPr="00E43EF2">
        <w:rPr>
          <w:rFonts w:ascii="微软雅黑" w:eastAsia="微软雅黑" w:hAnsi="微软雅黑"/>
          <w:szCs w:val="21"/>
        </w:rPr>
        <w:t>并</w:t>
      </w:r>
      <w:r w:rsidR="00201977" w:rsidRPr="00E43EF2">
        <w:rPr>
          <w:rFonts w:ascii="微软雅黑" w:eastAsia="微软雅黑" w:hAnsi="微软雅黑" w:hint="eastAsia"/>
          <w:szCs w:val="21"/>
        </w:rPr>
        <w:t>跳转提现</w:t>
      </w:r>
      <w:r w:rsidR="00201977" w:rsidRPr="00E43EF2">
        <w:rPr>
          <w:rFonts w:ascii="微软雅黑" w:eastAsia="微软雅黑" w:hAnsi="微软雅黑"/>
          <w:szCs w:val="21"/>
        </w:rPr>
        <w:t>结果页</w:t>
      </w:r>
      <w:r w:rsidR="00201977">
        <w:rPr>
          <w:rFonts w:ascii="微软雅黑" w:eastAsia="微软雅黑" w:hAnsi="微软雅黑" w:hint="eastAsia"/>
          <w:szCs w:val="21"/>
        </w:rPr>
        <w:t>；</w:t>
      </w:r>
      <w:r w:rsidR="00201977" w:rsidRPr="00201977">
        <w:rPr>
          <w:rFonts w:ascii="微软雅黑" w:eastAsia="微软雅黑" w:hAnsi="微软雅黑" w:hint="eastAsia"/>
          <w:szCs w:val="21"/>
        </w:rPr>
        <w:t>验证</w:t>
      </w:r>
      <w:proofErr w:type="gramStart"/>
      <w:r w:rsidR="00201977" w:rsidRPr="00201977">
        <w:rPr>
          <w:rFonts w:ascii="微软雅黑" w:eastAsia="微软雅黑" w:hAnsi="微软雅黑" w:hint="eastAsia"/>
          <w:szCs w:val="21"/>
        </w:rPr>
        <w:t>码错误</w:t>
      </w:r>
      <w:proofErr w:type="gramEnd"/>
      <w:r w:rsidR="00201977" w:rsidRPr="00201977">
        <w:rPr>
          <w:rFonts w:ascii="微软雅黑" w:eastAsia="微软雅黑" w:hAnsi="微软雅黑"/>
          <w:szCs w:val="21"/>
        </w:rPr>
        <w:t>/</w:t>
      </w:r>
      <w:r w:rsidR="00201977" w:rsidRPr="00201977">
        <w:rPr>
          <w:rFonts w:ascii="微软雅黑" w:eastAsia="微软雅黑" w:hAnsi="微软雅黑" w:hint="eastAsia"/>
          <w:szCs w:val="21"/>
        </w:rPr>
        <w:t>已失效流程：若输入的验证</w:t>
      </w:r>
      <w:proofErr w:type="gramStart"/>
      <w:r w:rsidR="00201977" w:rsidRPr="00201977">
        <w:rPr>
          <w:rFonts w:ascii="微软雅黑" w:eastAsia="微软雅黑" w:hAnsi="微软雅黑" w:hint="eastAsia"/>
          <w:szCs w:val="21"/>
        </w:rPr>
        <w:t>码错误</w:t>
      </w:r>
      <w:proofErr w:type="gramEnd"/>
      <w:r w:rsidR="00201977" w:rsidRPr="00201977">
        <w:rPr>
          <w:rFonts w:ascii="微软雅黑" w:eastAsia="微软雅黑" w:hAnsi="微软雅黑" w:hint="eastAsia"/>
          <w:szCs w:val="21"/>
        </w:rPr>
        <w:t>则在该弹框内提示语提示</w:t>
      </w:r>
      <w:r w:rsidR="00201977">
        <w:rPr>
          <w:rFonts w:ascii="微软雅黑" w:eastAsia="微软雅黑" w:hAnsi="微软雅黑" w:hint="eastAsia"/>
          <w:szCs w:val="21"/>
        </w:rPr>
        <w:t>：</w:t>
      </w:r>
      <w:r w:rsidR="00201977" w:rsidRPr="00201977">
        <w:rPr>
          <w:rFonts w:ascii="微软雅黑" w:eastAsia="微软雅黑" w:hAnsi="微软雅黑" w:hint="eastAsia"/>
          <w:color w:val="948A54" w:themeColor="background2" w:themeShade="80"/>
          <w:szCs w:val="21"/>
        </w:rPr>
        <w:t>验证</w:t>
      </w:r>
      <w:proofErr w:type="gramStart"/>
      <w:r w:rsidR="00201977" w:rsidRPr="00201977">
        <w:rPr>
          <w:rFonts w:ascii="微软雅黑" w:eastAsia="微软雅黑" w:hAnsi="微软雅黑" w:hint="eastAsia"/>
          <w:color w:val="948A54" w:themeColor="background2" w:themeShade="80"/>
          <w:szCs w:val="21"/>
        </w:rPr>
        <w:t>码</w:t>
      </w:r>
      <w:r w:rsidR="00201977" w:rsidRPr="00201977">
        <w:rPr>
          <w:rFonts w:ascii="微软雅黑" w:eastAsia="微软雅黑" w:hAnsi="微软雅黑"/>
          <w:color w:val="948A54" w:themeColor="background2" w:themeShade="80"/>
          <w:szCs w:val="21"/>
        </w:rPr>
        <w:t>错误</w:t>
      </w:r>
      <w:proofErr w:type="gramEnd"/>
      <w:r w:rsidR="00201977" w:rsidRPr="00201977">
        <w:rPr>
          <w:rFonts w:ascii="微软雅黑" w:eastAsia="微软雅黑" w:hAnsi="微软雅黑"/>
          <w:color w:val="948A54" w:themeColor="background2" w:themeShade="80"/>
          <w:szCs w:val="21"/>
        </w:rPr>
        <w:t>或已失效，</w:t>
      </w:r>
      <w:r w:rsidR="00201977" w:rsidRPr="00201977">
        <w:rPr>
          <w:rFonts w:ascii="微软雅黑" w:eastAsia="微软雅黑" w:hAnsi="微软雅黑" w:hint="eastAsia"/>
          <w:color w:val="948A54" w:themeColor="background2" w:themeShade="80"/>
          <w:szCs w:val="21"/>
        </w:rPr>
        <w:t>请重新</w:t>
      </w:r>
      <w:r w:rsidR="00201977" w:rsidRPr="00201977">
        <w:rPr>
          <w:rFonts w:ascii="微软雅黑" w:eastAsia="微软雅黑" w:hAnsi="微软雅黑"/>
          <w:color w:val="948A54" w:themeColor="background2" w:themeShade="80"/>
          <w:szCs w:val="21"/>
        </w:rPr>
        <w:t>输入</w:t>
      </w:r>
      <w:r w:rsidR="00201977" w:rsidRPr="00201977">
        <w:rPr>
          <w:rFonts w:ascii="微软雅黑" w:eastAsia="微软雅黑" w:hAnsi="微软雅黑" w:hint="eastAsia"/>
          <w:szCs w:val="21"/>
        </w:rPr>
        <w:t>，并清空验证码填写框，上一个验证码倒计时无需清空，直至</w:t>
      </w:r>
      <w:r w:rsidR="00201977" w:rsidRPr="00201977">
        <w:rPr>
          <w:rFonts w:ascii="微软雅黑" w:eastAsia="微软雅黑" w:hAnsi="微软雅黑"/>
          <w:szCs w:val="21"/>
        </w:rPr>
        <w:t>60</w:t>
      </w:r>
      <w:r w:rsidR="00201977" w:rsidRPr="00201977">
        <w:rPr>
          <w:rFonts w:ascii="微软雅黑" w:eastAsia="微软雅黑" w:hAnsi="微软雅黑" w:hint="eastAsia"/>
          <w:szCs w:val="21"/>
        </w:rPr>
        <w:t>秒结束，</w:t>
      </w:r>
      <w:r w:rsidR="00201977" w:rsidRPr="00C819FA">
        <w:rPr>
          <w:rStyle w:val="ac"/>
          <w:rFonts w:ascii="微软雅黑" w:eastAsia="微软雅黑" w:hAnsi="微软雅黑"/>
          <w:color w:val="auto"/>
          <w:u w:val="none"/>
        </w:rPr>
        <w:t>倒数完后按键文案为【</w:t>
      </w:r>
      <w:r w:rsidR="00201977" w:rsidRPr="00C819FA">
        <w:rPr>
          <w:rStyle w:val="ac"/>
          <w:rFonts w:ascii="微软雅黑" w:eastAsia="微软雅黑" w:hAnsi="微软雅黑" w:hint="eastAsia"/>
          <w:color w:val="auto"/>
          <w:u w:val="none"/>
        </w:rPr>
        <w:t>重新</w:t>
      </w:r>
      <w:r w:rsidR="00201977" w:rsidRPr="00C819FA">
        <w:rPr>
          <w:rStyle w:val="ac"/>
          <w:rFonts w:ascii="微软雅黑" w:eastAsia="微软雅黑" w:hAnsi="微软雅黑"/>
          <w:color w:val="auto"/>
          <w:u w:val="none"/>
        </w:rPr>
        <w:t>获取验证码】</w:t>
      </w:r>
      <w:r w:rsidR="00201977">
        <w:rPr>
          <w:rStyle w:val="ac"/>
          <w:rFonts w:ascii="微软雅黑" w:eastAsia="微软雅黑" w:hAnsi="微软雅黑" w:hint="eastAsia"/>
          <w:color w:val="auto"/>
          <w:u w:val="none"/>
        </w:rPr>
        <w:t>，</w:t>
      </w:r>
      <w:r w:rsidR="00201977">
        <w:rPr>
          <w:rStyle w:val="ac"/>
          <w:rFonts w:ascii="微软雅黑" w:eastAsia="微软雅黑" w:hAnsi="微软雅黑"/>
          <w:color w:val="auto"/>
          <w:u w:val="none"/>
        </w:rPr>
        <w:t>点击</w:t>
      </w:r>
      <w:r w:rsidR="00201977" w:rsidRPr="00201977">
        <w:rPr>
          <w:rFonts w:ascii="微软雅黑" w:eastAsia="微软雅黑" w:hAnsi="微软雅黑" w:hint="eastAsia"/>
          <w:szCs w:val="21"/>
        </w:rPr>
        <w:t>可重新获取</w:t>
      </w:r>
      <w:r w:rsidR="00201977">
        <w:rPr>
          <w:rFonts w:ascii="微软雅黑" w:eastAsia="微软雅黑" w:hAnsi="微软雅黑" w:hint="eastAsia"/>
          <w:szCs w:val="21"/>
        </w:rPr>
        <w:t>短信</w:t>
      </w:r>
      <w:r w:rsidR="00201977">
        <w:rPr>
          <w:rFonts w:ascii="微软雅黑" w:eastAsia="微软雅黑" w:hAnsi="微软雅黑"/>
          <w:szCs w:val="21"/>
        </w:rPr>
        <w:t>验证码</w:t>
      </w:r>
      <w:r w:rsidR="00201977" w:rsidRPr="00201977">
        <w:rPr>
          <w:rFonts w:ascii="微软雅黑" w:eastAsia="微软雅黑" w:hAnsi="微软雅黑" w:hint="eastAsia"/>
          <w:szCs w:val="21"/>
        </w:rPr>
        <w:t>。</w:t>
      </w:r>
      <w:r w:rsidR="008A3AF6" w:rsidRPr="008A3AF6">
        <w:rPr>
          <w:rFonts w:ascii="微软雅黑" w:eastAsia="微软雅黑" w:hAnsi="微软雅黑" w:hint="eastAsia"/>
          <w:color w:val="548DD4" w:themeColor="text2" w:themeTint="99"/>
        </w:rPr>
        <w:t>（12.17补充）</w:t>
      </w:r>
      <w:r w:rsidR="00FF236F">
        <w:rPr>
          <w:rFonts w:ascii="微软雅黑" w:eastAsia="微软雅黑" w:hAnsi="微软雅黑" w:hint="eastAsia"/>
          <w:color w:val="548DD4" w:themeColor="text2" w:themeTint="99"/>
        </w:rPr>
        <w:t>手续费</w:t>
      </w:r>
      <w:r w:rsidR="00FF236F">
        <w:rPr>
          <w:rFonts w:ascii="微软雅黑" w:eastAsia="微软雅黑" w:hAnsi="微软雅黑"/>
          <w:color w:val="548DD4" w:themeColor="text2" w:themeTint="99"/>
        </w:rPr>
        <w:t>为</w:t>
      </w:r>
      <w:r w:rsidR="00FF236F">
        <w:rPr>
          <w:rFonts w:ascii="微软雅黑" w:eastAsia="微软雅黑" w:hAnsi="微软雅黑" w:hint="eastAsia"/>
          <w:color w:val="548DD4" w:themeColor="text2" w:themeTint="99"/>
        </w:rPr>
        <w:t>0时</w:t>
      </w:r>
      <w:r w:rsidR="00FF236F">
        <w:rPr>
          <w:rFonts w:ascii="微软雅黑" w:eastAsia="微软雅黑" w:hAnsi="微软雅黑"/>
          <w:color w:val="548DD4" w:themeColor="text2" w:themeTint="99"/>
        </w:rPr>
        <w:t>，</w:t>
      </w:r>
      <w:r w:rsidR="00FF236F">
        <w:rPr>
          <w:rFonts w:ascii="微软雅黑" w:eastAsia="微软雅黑" w:hAnsi="微软雅黑" w:hint="eastAsia"/>
          <w:color w:val="548DD4" w:themeColor="text2" w:themeTint="99"/>
        </w:rPr>
        <w:t>弹框</w:t>
      </w:r>
      <w:r w:rsidR="00FF236F">
        <w:rPr>
          <w:rFonts w:ascii="微软雅黑" w:eastAsia="微软雅黑" w:hAnsi="微软雅黑"/>
          <w:color w:val="548DD4" w:themeColor="text2" w:themeTint="99"/>
        </w:rPr>
        <w:t>内不显示。</w:t>
      </w:r>
    </w:p>
    <w:p w14:paraId="5389EBEC" w14:textId="4F6BF1FD" w:rsidR="00276E7B" w:rsidRPr="00A36829" w:rsidRDefault="00276E7B" w:rsidP="00A36829">
      <w:pPr>
        <w:pStyle w:val="ae"/>
        <w:numPr>
          <w:ilvl w:val="0"/>
          <w:numId w:val="7"/>
        </w:numPr>
        <w:ind w:firstLineChars="0"/>
        <w:rPr>
          <w:rFonts w:ascii="微软雅黑" w:eastAsia="微软雅黑" w:hAnsi="微软雅黑"/>
        </w:rPr>
      </w:pPr>
      <w:r>
        <w:rPr>
          <w:rStyle w:val="ac"/>
          <w:rFonts w:ascii="微软雅黑" w:eastAsia="微软雅黑" w:hAnsi="微软雅黑" w:hint="eastAsia"/>
          <w:color w:val="auto"/>
          <w:u w:val="none"/>
        </w:rPr>
        <w:t>关闭短信</w:t>
      </w:r>
      <w:r>
        <w:rPr>
          <w:rStyle w:val="ac"/>
          <w:rFonts w:ascii="微软雅黑" w:eastAsia="微软雅黑" w:hAnsi="微软雅黑"/>
          <w:color w:val="auto"/>
          <w:u w:val="none"/>
        </w:rPr>
        <w:t>验证</w:t>
      </w:r>
      <w:proofErr w:type="gramStart"/>
      <w:r>
        <w:rPr>
          <w:rStyle w:val="ac"/>
          <w:rFonts w:ascii="微软雅黑" w:eastAsia="微软雅黑" w:hAnsi="微软雅黑"/>
          <w:color w:val="auto"/>
          <w:u w:val="none"/>
        </w:rPr>
        <w:t>码弹框</w:t>
      </w:r>
      <w:proofErr w:type="gramEnd"/>
      <w:r>
        <w:rPr>
          <w:rStyle w:val="ac"/>
          <w:rFonts w:ascii="微软雅黑" w:eastAsia="微软雅黑" w:hAnsi="微软雅黑"/>
          <w:color w:val="auto"/>
          <w:u w:val="none"/>
        </w:rPr>
        <w:t>，用户可修改金额，点击【</w:t>
      </w:r>
      <w:r>
        <w:rPr>
          <w:rStyle w:val="ac"/>
          <w:rFonts w:ascii="微软雅黑" w:eastAsia="微软雅黑" w:hAnsi="微软雅黑" w:hint="eastAsia"/>
          <w:color w:val="auto"/>
          <w:u w:val="none"/>
        </w:rPr>
        <w:t>确认</w:t>
      </w:r>
      <w:r>
        <w:rPr>
          <w:rStyle w:val="ac"/>
          <w:rFonts w:ascii="微软雅黑" w:eastAsia="微软雅黑" w:hAnsi="微软雅黑"/>
          <w:color w:val="auto"/>
          <w:u w:val="none"/>
        </w:rPr>
        <w:t>提现】</w:t>
      </w:r>
      <w:r>
        <w:rPr>
          <w:rStyle w:val="ac"/>
          <w:rFonts w:ascii="微软雅黑" w:eastAsia="微软雅黑" w:hAnsi="微软雅黑" w:hint="eastAsia"/>
          <w:color w:val="auto"/>
          <w:u w:val="none"/>
        </w:rPr>
        <w:t>弹出</w:t>
      </w:r>
      <w:r>
        <w:rPr>
          <w:rStyle w:val="ac"/>
          <w:rFonts w:ascii="微软雅黑" w:eastAsia="微软雅黑" w:hAnsi="微软雅黑"/>
          <w:color w:val="auto"/>
          <w:u w:val="none"/>
        </w:rPr>
        <w:t>新短信验证</w:t>
      </w:r>
      <w:proofErr w:type="gramStart"/>
      <w:r>
        <w:rPr>
          <w:rStyle w:val="ac"/>
          <w:rFonts w:ascii="微软雅黑" w:eastAsia="微软雅黑" w:hAnsi="微软雅黑"/>
          <w:color w:val="auto"/>
          <w:u w:val="none"/>
        </w:rPr>
        <w:t>码弹框</w:t>
      </w:r>
      <w:proofErr w:type="gramEnd"/>
      <w:r>
        <w:rPr>
          <w:rStyle w:val="ac"/>
          <w:rFonts w:ascii="微软雅黑" w:eastAsia="微软雅黑" w:hAnsi="微软雅黑"/>
          <w:color w:val="auto"/>
          <w:u w:val="none"/>
        </w:rPr>
        <w:t>，</w:t>
      </w:r>
      <w:r w:rsidR="00A36829">
        <w:rPr>
          <w:rStyle w:val="ac"/>
          <w:rFonts w:ascii="微软雅黑" w:eastAsia="微软雅黑" w:hAnsi="微软雅黑" w:hint="eastAsia"/>
          <w:color w:val="auto"/>
          <w:u w:val="none"/>
        </w:rPr>
        <w:lastRenderedPageBreak/>
        <w:t>“实际到账</w:t>
      </w:r>
      <w:r w:rsidR="00A36829">
        <w:rPr>
          <w:rStyle w:val="ac"/>
          <w:rFonts w:ascii="微软雅黑" w:eastAsia="微软雅黑" w:hAnsi="微软雅黑"/>
          <w:color w:val="auto"/>
          <w:u w:val="none"/>
        </w:rPr>
        <w:t>金额</w:t>
      </w:r>
      <w:r w:rsidR="00A36829">
        <w:rPr>
          <w:rStyle w:val="ac"/>
          <w:rFonts w:ascii="微软雅黑" w:eastAsia="微软雅黑" w:hAnsi="微软雅黑" w:hint="eastAsia"/>
          <w:color w:val="auto"/>
          <w:u w:val="none"/>
        </w:rPr>
        <w:t>”</w:t>
      </w:r>
      <w:r w:rsidR="00A36829">
        <w:rPr>
          <w:rStyle w:val="ac"/>
          <w:rFonts w:ascii="微软雅黑" w:eastAsia="微软雅黑" w:hAnsi="微软雅黑"/>
          <w:color w:val="auto"/>
          <w:u w:val="none"/>
        </w:rPr>
        <w:t>和</w:t>
      </w:r>
      <w:r w:rsidR="00A36829">
        <w:rPr>
          <w:rStyle w:val="ac"/>
          <w:rFonts w:ascii="微软雅黑" w:eastAsia="微软雅黑" w:hAnsi="微软雅黑" w:hint="eastAsia"/>
          <w:color w:val="auto"/>
          <w:u w:val="none"/>
        </w:rPr>
        <w:t>“</w:t>
      </w:r>
      <w:r w:rsidR="00A36829">
        <w:rPr>
          <w:rStyle w:val="ac"/>
          <w:rFonts w:ascii="微软雅黑" w:eastAsia="微软雅黑" w:hAnsi="微软雅黑"/>
          <w:color w:val="auto"/>
          <w:u w:val="none"/>
        </w:rPr>
        <w:t>手续费</w:t>
      </w:r>
      <w:r w:rsidR="00A36829">
        <w:rPr>
          <w:rStyle w:val="ac"/>
          <w:rFonts w:ascii="微软雅黑" w:eastAsia="微软雅黑" w:hAnsi="微软雅黑" w:hint="eastAsia"/>
          <w:color w:val="auto"/>
          <w:u w:val="none"/>
        </w:rPr>
        <w:t>”</w:t>
      </w:r>
      <w:r w:rsidR="00A36829">
        <w:rPr>
          <w:rStyle w:val="ac"/>
          <w:rFonts w:ascii="微软雅黑" w:eastAsia="微软雅黑" w:hAnsi="微软雅黑"/>
          <w:color w:val="auto"/>
          <w:u w:val="none"/>
        </w:rPr>
        <w:t>字段根据</w:t>
      </w:r>
      <w:proofErr w:type="gramStart"/>
      <w:r w:rsidR="00A36829">
        <w:rPr>
          <w:rStyle w:val="ac"/>
          <w:rFonts w:ascii="微软雅黑" w:eastAsia="微软雅黑" w:hAnsi="微软雅黑"/>
          <w:color w:val="auto"/>
          <w:u w:val="none"/>
        </w:rPr>
        <w:t>新金额</w:t>
      </w:r>
      <w:proofErr w:type="gramEnd"/>
      <w:r w:rsidR="00A36829">
        <w:rPr>
          <w:rStyle w:val="ac"/>
          <w:rFonts w:ascii="微软雅黑" w:eastAsia="微软雅黑" w:hAnsi="微软雅黑"/>
          <w:color w:val="auto"/>
          <w:u w:val="none"/>
        </w:rPr>
        <w:t>实际展示</w:t>
      </w:r>
      <w:r w:rsidR="00A36829">
        <w:rPr>
          <w:rStyle w:val="ac"/>
          <w:rFonts w:ascii="微软雅黑" w:eastAsia="微软雅黑" w:hAnsi="微软雅黑" w:hint="eastAsia"/>
          <w:color w:val="auto"/>
          <w:u w:val="none"/>
        </w:rPr>
        <w:t>。用户</w:t>
      </w:r>
      <w:r w:rsidR="00A36829">
        <w:rPr>
          <w:rStyle w:val="ac"/>
          <w:rFonts w:ascii="微软雅黑" w:eastAsia="微软雅黑" w:hAnsi="微软雅黑"/>
          <w:color w:val="auto"/>
          <w:u w:val="none"/>
        </w:rPr>
        <w:t>输入验证码，如果验证</w:t>
      </w:r>
      <w:proofErr w:type="gramStart"/>
      <w:r w:rsidR="00A36829">
        <w:rPr>
          <w:rStyle w:val="ac"/>
          <w:rFonts w:ascii="微软雅黑" w:eastAsia="微软雅黑" w:hAnsi="微软雅黑"/>
          <w:color w:val="auto"/>
          <w:u w:val="none"/>
        </w:rPr>
        <w:t>码错误</w:t>
      </w:r>
      <w:proofErr w:type="gramEnd"/>
      <w:r w:rsidR="00A36829">
        <w:rPr>
          <w:rStyle w:val="ac"/>
          <w:rFonts w:ascii="微软雅黑" w:eastAsia="微软雅黑" w:hAnsi="微软雅黑"/>
          <w:color w:val="auto"/>
          <w:u w:val="none"/>
        </w:rPr>
        <w:t>或失效，文案提示错误。</w:t>
      </w:r>
      <w:r w:rsidR="00A36829" w:rsidRPr="004B0D3A">
        <w:rPr>
          <w:rStyle w:val="ac"/>
          <w:rFonts w:ascii="微软雅黑" w:eastAsia="微软雅黑" w:hAnsi="微软雅黑" w:hint="eastAsia"/>
          <w:color w:val="548DD4" w:themeColor="text2" w:themeTint="99"/>
          <w:u w:val="none"/>
        </w:rPr>
        <w:t>（12.18</w:t>
      </w:r>
      <w:r w:rsidR="00A36829">
        <w:rPr>
          <w:rStyle w:val="ac"/>
          <w:rFonts w:ascii="微软雅黑" w:eastAsia="微软雅黑" w:hAnsi="微软雅黑" w:hint="eastAsia"/>
          <w:color w:val="548DD4" w:themeColor="text2" w:themeTint="99"/>
          <w:u w:val="none"/>
        </w:rPr>
        <w:t>修改</w:t>
      </w:r>
      <w:r w:rsidR="00A36829" w:rsidRPr="004B0D3A">
        <w:rPr>
          <w:rStyle w:val="ac"/>
          <w:rFonts w:ascii="微软雅黑" w:eastAsia="微软雅黑" w:hAnsi="微软雅黑" w:hint="eastAsia"/>
          <w:color w:val="548DD4" w:themeColor="text2" w:themeTint="99"/>
          <w:u w:val="none"/>
        </w:rPr>
        <w:t>）</w:t>
      </w:r>
    </w:p>
    <w:p w14:paraId="2F8CD9F0" w14:textId="69F9CD6C" w:rsidR="00C819FA" w:rsidRDefault="00001B54" w:rsidP="00B97F4A">
      <w:pPr>
        <w:pStyle w:val="ae"/>
        <w:numPr>
          <w:ilvl w:val="0"/>
          <w:numId w:val="7"/>
        </w:numPr>
        <w:ind w:firstLineChars="0"/>
        <w:rPr>
          <w:rStyle w:val="ac"/>
          <w:rFonts w:ascii="微软雅黑" w:eastAsia="微软雅黑" w:hAnsi="微软雅黑"/>
          <w:color w:val="auto"/>
          <w:u w:val="none"/>
        </w:rPr>
      </w:pPr>
      <w:r>
        <w:rPr>
          <w:rStyle w:val="ac"/>
          <w:rFonts w:ascii="微软雅黑" w:eastAsia="微软雅黑" w:hAnsi="微软雅黑" w:hint="eastAsia"/>
          <w:color w:val="auto"/>
          <w:u w:val="none"/>
        </w:rPr>
        <w:t>提现记录</w:t>
      </w:r>
      <w:r w:rsidR="00A64B77">
        <w:rPr>
          <w:rStyle w:val="ac"/>
          <w:rFonts w:ascii="微软雅黑" w:eastAsia="微软雅黑" w:hAnsi="微软雅黑" w:hint="eastAsia"/>
          <w:color w:val="auto"/>
          <w:u w:val="none"/>
        </w:rPr>
        <w:t>：</w:t>
      </w:r>
      <w:r w:rsidR="00201977">
        <w:rPr>
          <w:rStyle w:val="ac"/>
          <w:rFonts w:ascii="微软雅黑" w:eastAsia="微软雅黑" w:hAnsi="微软雅黑" w:hint="eastAsia"/>
          <w:color w:val="auto"/>
          <w:u w:val="none"/>
        </w:rPr>
        <w:t>点击</w:t>
      </w:r>
      <w:r w:rsidR="004B0D3A">
        <w:rPr>
          <w:rStyle w:val="ac"/>
          <w:rFonts w:ascii="微软雅黑" w:eastAsia="微软雅黑" w:hAnsi="微软雅黑"/>
          <w:color w:val="auto"/>
          <w:u w:val="none"/>
        </w:rPr>
        <w:t>提现记录(</w:t>
      </w:r>
      <w:r w:rsidR="004B0D3A">
        <w:rPr>
          <w:rStyle w:val="ac"/>
          <w:rFonts w:ascii="微软雅黑" w:eastAsia="微软雅黑" w:hAnsi="微软雅黑" w:hint="eastAsia"/>
          <w:color w:val="auto"/>
          <w:u w:val="none"/>
        </w:rPr>
        <w:t>放</w:t>
      </w:r>
      <w:r w:rsidR="004B0D3A">
        <w:rPr>
          <w:rStyle w:val="ac"/>
          <w:rFonts w:ascii="微软雅黑" w:eastAsia="微软雅黑" w:hAnsi="微软雅黑"/>
          <w:color w:val="auto"/>
          <w:u w:val="none"/>
        </w:rPr>
        <w:t>在三期)</w:t>
      </w:r>
      <w:r w:rsidR="00201977">
        <w:rPr>
          <w:rStyle w:val="ac"/>
          <w:rFonts w:ascii="微软雅黑" w:eastAsia="微软雅黑" w:hAnsi="微软雅黑" w:hint="eastAsia"/>
          <w:color w:val="auto"/>
          <w:u w:val="none"/>
        </w:rPr>
        <w:t>,第二期可</w:t>
      </w:r>
      <w:r w:rsidR="00201977">
        <w:rPr>
          <w:rStyle w:val="ac"/>
          <w:rFonts w:ascii="微软雅黑" w:eastAsia="微软雅黑" w:hAnsi="微软雅黑"/>
          <w:color w:val="auto"/>
          <w:u w:val="none"/>
        </w:rPr>
        <w:t>暂时</w:t>
      </w:r>
      <w:r w:rsidR="00354E6F">
        <w:rPr>
          <w:rStyle w:val="ac"/>
          <w:rFonts w:ascii="微软雅黑" w:eastAsia="微软雅黑" w:hAnsi="微软雅黑" w:hint="eastAsia"/>
          <w:color w:val="auto"/>
          <w:u w:val="none"/>
        </w:rPr>
        <w:t>隐藏</w:t>
      </w:r>
      <w:r w:rsidR="00354E6F">
        <w:rPr>
          <w:rStyle w:val="ac"/>
          <w:rFonts w:ascii="微软雅黑" w:eastAsia="微软雅黑" w:hAnsi="微软雅黑"/>
          <w:color w:val="auto"/>
          <w:u w:val="none"/>
        </w:rPr>
        <w:t>该入口</w:t>
      </w:r>
      <w:r w:rsidR="00201977">
        <w:rPr>
          <w:rStyle w:val="ac"/>
          <w:rFonts w:ascii="微软雅黑" w:eastAsia="微软雅黑" w:hAnsi="微软雅黑"/>
          <w:color w:val="auto"/>
          <w:u w:val="none"/>
        </w:rPr>
        <w:t>。</w:t>
      </w:r>
      <w:r w:rsidR="004B0D3A" w:rsidRPr="004B0D3A">
        <w:rPr>
          <w:rStyle w:val="ac"/>
          <w:rFonts w:ascii="微软雅黑" w:eastAsia="微软雅黑" w:hAnsi="微软雅黑" w:hint="eastAsia"/>
          <w:color w:val="548DD4" w:themeColor="text2" w:themeTint="99"/>
          <w:u w:val="none"/>
        </w:rPr>
        <w:t>（12.18补充）</w:t>
      </w:r>
    </w:p>
    <w:p w14:paraId="2FDD1650" w14:textId="77777777" w:rsidR="0031207A" w:rsidRPr="0031207A" w:rsidRDefault="00A64B77" w:rsidP="00B97F4A">
      <w:pPr>
        <w:pStyle w:val="ae"/>
        <w:numPr>
          <w:ilvl w:val="0"/>
          <w:numId w:val="7"/>
        </w:numPr>
        <w:ind w:firstLineChars="0"/>
        <w:rPr>
          <w:rFonts w:ascii="微软雅黑" w:eastAsia="微软雅黑" w:hAnsi="微软雅黑"/>
        </w:rPr>
      </w:pPr>
      <w:r>
        <w:rPr>
          <w:rStyle w:val="ac"/>
          <w:rFonts w:ascii="微软雅黑" w:eastAsia="微软雅黑" w:hAnsi="微软雅黑" w:hint="eastAsia"/>
          <w:color w:val="auto"/>
          <w:u w:val="none"/>
        </w:rPr>
        <w:t>现有</w:t>
      </w:r>
      <w:r>
        <w:rPr>
          <w:rStyle w:val="ac"/>
          <w:rFonts w:ascii="微软雅黑" w:eastAsia="微软雅黑" w:hAnsi="微软雅黑"/>
          <w:color w:val="auto"/>
          <w:u w:val="none"/>
        </w:rPr>
        <w:t>的其他规则：</w:t>
      </w:r>
      <w:r w:rsidR="0031207A">
        <w:t> </w:t>
      </w:r>
    </w:p>
    <w:p w14:paraId="09540D83" w14:textId="47A3F9C1" w:rsidR="00A64B77" w:rsidRPr="00C819FA" w:rsidRDefault="005368B4" w:rsidP="00300E70">
      <w:pPr>
        <w:pStyle w:val="ae"/>
        <w:ind w:left="420" w:firstLineChars="0" w:firstLine="0"/>
        <w:rPr>
          <w:rStyle w:val="ac"/>
          <w:rFonts w:ascii="微软雅黑" w:eastAsia="微软雅黑" w:hAnsi="微软雅黑"/>
          <w:color w:val="auto"/>
          <w:u w:val="none"/>
        </w:rPr>
      </w:pPr>
      <w:proofErr w:type="spellStart"/>
      <w:r>
        <w:rPr>
          <w:rStyle w:val="ac"/>
          <w:rFonts w:ascii="微软雅黑" w:eastAsia="微软雅黑" w:hAnsi="微软雅黑"/>
          <w:color w:val="auto"/>
          <w:u w:val="none"/>
        </w:rPr>
        <w:t>i</w:t>
      </w:r>
      <w:proofErr w:type="spellEnd"/>
      <w:r w:rsidR="00201977" w:rsidRPr="00300E70">
        <w:rPr>
          <w:rStyle w:val="ac"/>
          <w:rFonts w:ascii="微软雅黑" w:eastAsia="微软雅黑" w:hAnsi="微软雅黑"/>
          <w:color w:val="auto"/>
          <w:u w:val="none"/>
        </w:rPr>
        <w:t>刷新页面倒计时不受影响订单刷新</w:t>
      </w:r>
      <w:r w:rsidR="0031207A" w:rsidRPr="00300E70">
        <w:rPr>
          <w:rStyle w:val="ac"/>
          <w:rFonts w:ascii="微软雅黑" w:eastAsia="微软雅黑" w:hAnsi="微软雅黑"/>
          <w:color w:val="auto"/>
          <w:u w:val="none"/>
        </w:rPr>
        <w:t> </w:t>
      </w:r>
      <w:r>
        <w:rPr>
          <w:rStyle w:val="ac"/>
          <w:rFonts w:ascii="微软雅黑" w:eastAsia="微软雅黑" w:hAnsi="微软雅黑"/>
          <w:color w:val="auto"/>
          <w:u w:val="none"/>
        </w:rPr>
        <w:t>.</w:t>
      </w:r>
      <w:r w:rsidR="0031207A" w:rsidRPr="00300E70">
        <w:rPr>
          <w:rStyle w:val="ac"/>
          <w:rFonts w:ascii="微软雅黑" w:eastAsia="微软雅黑" w:hAnsi="微软雅黑"/>
          <w:color w:val="auto"/>
          <w:u w:val="none"/>
        </w:rPr>
        <w:br/>
      </w:r>
      <w:r>
        <w:rPr>
          <w:rStyle w:val="ac"/>
          <w:rFonts w:ascii="微软雅黑" w:eastAsia="微软雅黑" w:hAnsi="微软雅黑"/>
          <w:color w:val="auto"/>
          <w:u w:val="none"/>
        </w:rPr>
        <w:t>ii</w:t>
      </w:r>
      <w:r w:rsidR="00201977" w:rsidRPr="00300E70">
        <w:rPr>
          <w:rStyle w:val="ac"/>
          <w:rFonts w:ascii="微软雅黑" w:eastAsia="微软雅黑" w:hAnsi="微软雅黑"/>
          <w:color w:val="auto"/>
          <w:u w:val="none"/>
        </w:rPr>
        <w:t>错误第三次提示重新获取、验证码失效</w:t>
      </w:r>
      <w:r>
        <w:rPr>
          <w:rStyle w:val="ac"/>
          <w:rFonts w:ascii="微软雅黑" w:eastAsia="微软雅黑" w:hAnsi="微软雅黑" w:hint="eastAsia"/>
          <w:color w:val="auto"/>
          <w:u w:val="none"/>
        </w:rPr>
        <w:t>.</w:t>
      </w:r>
      <w:r w:rsidR="0031207A" w:rsidRPr="00300E70">
        <w:rPr>
          <w:rStyle w:val="ac"/>
          <w:rFonts w:ascii="微软雅黑" w:eastAsia="微软雅黑" w:hAnsi="微软雅黑"/>
          <w:color w:val="auto"/>
          <w:u w:val="none"/>
        </w:rPr>
        <w:br/>
      </w:r>
      <w:r>
        <w:rPr>
          <w:rStyle w:val="ac"/>
          <w:rFonts w:ascii="微软雅黑" w:eastAsia="微软雅黑" w:hAnsi="微软雅黑"/>
          <w:color w:val="auto"/>
          <w:u w:val="none"/>
        </w:rPr>
        <w:t>iii</w:t>
      </w:r>
      <w:r w:rsidR="00201977" w:rsidRPr="00300E70">
        <w:rPr>
          <w:rStyle w:val="ac"/>
          <w:rFonts w:ascii="微软雅黑" w:eastAsia="微软雅黑" w:hAnsi="微软雅黑"/>
          <w:color w:val="auto"/>
          <w:u w:val="none"/>
        </w:rPr>
        <w:t>验证码十分钟内有效</w:t>
      </w:r>
      <w:r>
        <w:rPr>
          <w:rStyle w:val="ac"/>
          <w:rFonts w:ascii="微软雅黑" w:eastAsia="微软雅黑" w:hAnsi="微软雅黑" w:hint="eastAsia"/>
          <w:color w:val="auto"/>
          <w:u w:val="none"/>
        </w:rPr>
        <w:t>.</w:t>
      </w:r>
      <w:r w:rsidR="0031207A" w:rsidRPr="00300E70">
        <w:rPr>
          <w:rStyle w:val="ac"/>
          <w:rFonts w:ascii="微软雅黑" w:eastAsia="微软雅黑" w:hAnsi="微软雅黑"/>
          <w:color w:val="auto"/>
          <w:u w:val="none"/>
        </w:rPr>
        <w:br/>
      </w:r>
      <w:r>
        <w:rPr>
          <w:rStyle w:val="ac"/>
          <w:rFonts w:ascii="微软雅黑" w:eastAsia="微软雅黑" w:hAnsi="微软雅黑"/>
          <w:color w:val="auto"/>
          <w:u w:val="none"/>
        </w:rPr>
        <w:t>iv</w:t>
      </w:r>
      <w:r w:rsidR="00201977" w:rsidRPr="00300E70">
        <w:rPr>
          <w:rStyle w:val="ac"/>
          <w:rFonts w:ascii="微软雅黑" w:eastAsia="微软雅黑" w:hAnsi="微软雅黑"/>
          <w:color w:val="auto"/>
          <w:u w:val="none"/>
        </w:rPr>
        <w:t>获取验证码倒计时时间内退出提现页再次进入</w:t>
      </w:r>
      <w:r w:rsidR="00354E6F">
        <w:rPr>
          <w:rStyle w:val="ac"/>
          <w:rFonts w:ascii="微软雅黑" w:eastAsia="微软雅黑" w:hAnsi="微软雅黑" w:hint="eastAsia"/>
          <w:color w:val="auto"/>
          <w:u w:val="none"/>
        </w:rPr>
        <w:t>，</w:t>
      </w:r>
      <w:r w:rsidR="00201977" w:rsidRPr="00300E70">
        <w:rPr>
          <w:rStyle w:val="ac"/>
          <w:rFonts w:ascii="微软雅黑" w:eastAsia="微软雅黑" w:hAnsi="微软雅黑"/>
          <w:color w:val="auto"/>
          <w:u w:val="none"/>
        </w:rPr>
        <w:t>验证码依旧倒计时输入失效验证码提示请重新获取</w:t>
      </w:r>
      <w:r>
        <w:rPr>
          <w:rStyle w:val="ac"/>
          <w:rFonts w:ascii="微软雅黑" w:eastAsia="微软雅黑" w:hAnsi="微软雅黑" w:hint="eastAsia"/>
          <w:color w:val="auto"/>
          <w:u w:val="none"/>
        </w:rPr>
        <w:t>.</w:t>
      </w:r>
    </w:p>
    <w:p w14:paraId="78CD7C1F" w14:textId="77777777" w:rsidR="00F960A9" w:rsidRPr="00F960A9" w:rsidRDefault="00F960A9" w:rsidP="00222663">
      <w:pPr>
        <w:rPr>
          <w:rFonts w:ascii="微软雅黑" w:eastAsia="微软雅黑" w:hAnsi="微软雅黑"/>
          <w:b/>
        </w:rPr>
      </w:pPr>
      <w:r>
        <w:rPr>
          <w:rFonts w:ascii="微软雅黑" w:eastAsia="微软雅黑" w:hAnsi="微软雅黑" w:hint="eastAsia"/>
        </w:rPr>
        <w:t>②用户</w:t>
      </w:r>
      <w:r>
        <w:rPr>
          <w:rFonts w:ascii="微软雅黑" w:eastAsia="微软雅黑" w:hAnsi="微软雅黑"/>
        </w:rPr>
        <w:t>未开通存管，点击时弹出开通存管提示弹窗。（</w:t>
      </w:r>
      <w:proofErr w:type="gramStart"/>
      <w:r>
        <w:rPr>
          <w:rFonts w:ascii="微软雅黑" w:eastAsia="微软雅黑" w:hAnsi="微软雅黑" w:hint="eastAsia"/>
        </w:rPr>
        <w:t>弹窗</w:t>
      </w:r>
      <w:r>
        <w:rPr>
          <w:rFonts w:ascii="微软雅黑" w:eastAsia="微软雅黑" w:hAnsi="微软雅黑"/>
        </w:rPr>
        <w:t>形式</w:t>
      </w:r>
      <w:proofErr w:type="gramEnd"/>
      <w:r>
        <w:rPr>
          <w:rFonts w:ascii="微软雅黑" w:eastAsia="微软雅黑" w:hAnsi="微软雅黑"/>
        </w:rPr>
        <w:t>同现在。）</w:t>
      </w:r>
    </w:p>
    <w:p w14:paraId="7E1FAB64" w14:textId="65683A67" w:rsidR="00225145" w:rsidRPr="008F1D52" w:rsidRDefault="005E09CF" w:rsidP="00225145">
      <w:pPr>
        <w:rPr>
          <w:rFonts w:ascii="微软雅黑" w:eastAsia="微软雅黑" w:hAnsi="微软雅黑"/>
        </w:rPr>
      </w:pPr>
      <w:r w:rsidRPr="005E09CF">
        <w:rPr>
          <w:rFonts w:ascii="微软雅黑" w:eastAsia="微软雅黑" w:hAnsi="微软雅黑" w:hint="eastAsia"/>
        </w:rPr>
        <w:t>③</w:t>
      </w:r>
      <w:r w:rsidR="008F1D52" w:rsidRPr="008F1D52">
        <w:rPr>
          <w:rFonts w:ascii="微软雅黑" w:eastAsia="微软雅黑" w:hAnsi="微软雅黑"/>
        </w:rPr>
        <w:t>用户银行卡正在换卡时</w:t>
      </w:r>
      <w:r w:rsidR="008F1D52" w:rsidRPr="008F1D52">
        <w:rPr>
          <w:rFonts w:ascii="微软雅黑" w:eastAsia="微软雅黑" w:hAnsi="微软雅黑" w:hint="eastAsia"/>
        </w:rPr>
        <w:t>，</w:t>
      </w:r>
      <w:r w:rsidR="008F1D52" w:rsidRPr="008F1D52">
        <w:rPr>
          <w:rFonts w:ascii="微软雅黑" w:eastAsia="微软雅黑" w:hAnsi="微软雅黑"/>
        </w:rPr>
        <w:t>用户不能提现</w:t>
      </w:r>
      <w:r w:rsidR="00732884">
        <w:rPr>
          <w:rFonts w:ascii="微软雅黑" w:eastAsia="微软雅黑" w:hAnsi="微软雅黑" w:hint="eastAsia"/>
        </w:rPr>
        <w:t>，</w:t>
      </w:r>
      <w:r w:rsidR="00EC1B52">
        <w:rPr>
          <w:rFonts w:ascii="微软雅黑" w:eastAsia="微软雅黑" w:hAnsi="微软雅黑" w:hint="eastAsia"/>
        </w:rPr>
        <w:t>进入</w:t>
      </w:r>
      <w:r w:rsidR="00EC1B52">
        <w:rPr>
          <w:rFonts w:ascii="微软雅黑" w:eastAsia="微软雅黑" w:hAnsi="微软雅黑"/>
        </w:rPr>
        <w:t>提现</w:t>
      </w:r>
      <w:r w:rsidR="008F1D52" w:rsidRPr="008F1D52">
        <w:rPr>
          <w:rFonts w:ascii="微软雅黑" w:eastAsia="微软雅黑" w:hAnsi="微软雅黑"/>
        </w:rPr>
        <w:t>转跳至</w:t>
      </w:r>
      <w:r w:rsidR="008F1D52" w:rsidRPr="008F1D52">
        <w:rPr>
          <w:rFonts w:ascii="微软雅黑" w:eastAsia="微软雅黑" w:hAnsi="微软雅黑" w:hint="eastAsia"/>
        </w:rPr>
        <w:t>提示</w:t>
      </w:r>
      <w:r w:rsidR="008F1D52" w:rsidRPr="008F1D52">
        <w:rPr>
          <w:rFonts w:ascii="微软雅黑" w:eastAsia="微软雅黑" w:hAnsi="微软雅黑"/>
        </w:rPr>
        <w:t>页面。</w:t>
      </w:r>
      <w:r w:rsidR="008F1D52" w:rsidRPr="008F1D52">
        <w:rPr>
          <w:rFonts w:ascii="微软雅黑" w:eastAsia="微软雅黑" w:hAnsi="微软雅黑" w:hint="eastAsia"/>
        </w:rPr>
        <w:t>页面</w:t>
      </w:r>
      <w:r w:rsidR="008F1D52" w:rsidRPr="008F1D52">
        <w:rPr>
          <w:rFonts w:ascii="微软雅黑" w:eastAsia="微软雅黑" w:hAnsi="微软雅黑"/>
        </w:rPr>
        <w:t>文案内容：</w:t>
      </w:r>
    </w:p>
    <w:p w14:paraId="1A0755A4" w14:textId="52F5A068" w:rsidR="008F1D52" w:rsidRDefault="008F1D52" w:rsidP="00225145">
      <w:pPr>
        <w:rPr>
          <w:rFonts w:ascii="微软雅黑" w:eastAsia="微软雅黑" w:hAnsi="微软雅黑"/>
          <w:noProof/>
          <w:color w:val="948A54" w:themeColor="background2" w:themeShade="80"/>
          <w:sz w:val="18"/>
        </w:rPr>
      </w:pPr>
      <w:r w:rsidRPr="008F1D52">
        <w:rPr>
          <w:rFonts w:ascii="微软雅黑" w:eastAsia="微软雅黑" w:hAnsi="微软雅黑" w:hint="eastAsia"/>
          <w:noProof/>
          <w:color w:val="948A54" w:themeColor="background2" w:themeShade="80"/>
          <w:sz w:val="18"/>
        </w:rPr>
        <w:t>尊敬</w:t>
      </w:r>
      <w:r w:rsidRPr="008F1D52">
        <w:rPr>
          <w:rFonts w:ascii="微软雅黑" w:eastAsia="微软雅黑" w:hAnsi="微软雅黑"/>
          <w:noProof/>
          <w:color w:val="948A54" w:themeColor="background2" w:themeShade="80"/>
          <w:sz w:val="18"/>
        </w:rPr>
        <w:t>的用户，您已申请</w:t>
      </w:r>
      <w:r w:rsidRPr="008F1D52">
        <w:rPr>
          <w:rFonts w:ascii="微软雅黑" w:eastAsia="微软雅黑" w:hAnsi="微软雅黑" w:hint="eastAsia"/>
          <w:noProof/>
          <w:color w:val="948A54" w:themeColor="background2" w:themeShade="80"/>
          <w:sz w:val="18"/>
        </w:rPr>
        <w:t>更换</w:t>
      </w:r>
      <w:r w:rsidRPr="008F1D52">
        <w:rPr>
          <w:rFonts w:ascii="微软雅黑" w:eastAsia="微软雅黑" w:hAnsi="微软雅黑"/>
          <w:noProof/>
          <w:color w:val="948A54" w:themeColor="background2" w:themeShade="80"/>
          <w:sz w:val="18"/>
        </w:rPr>
        <w:t>银行卡，换卡</w:t>
      </w:r>
      <w:r w:rsidRPr="008F1D52">
        <w:rPr>
          <w:rFonts w:ascii="微软雅黑" w:eastAsia="微软雅黑" w:hAnsi="微软雅黑" w:hint="eastAsia"/>
          <w:noProof/>
          <w:color w:val="948A54" w:themeColor="background2" w:themeShade="80"/>
          <w:sz w:val="18"/>
        </w:rPr>
        <w:t>审核</w:t>
      </w:r>
      <w:r w:rsidRPr="008F1D52">
        <w:rPr>
          <w:rFonts w:ascii="微软雅黑" w:eastAsia="微软雅黑" w:hAnsi="微软雅黑"/>
          <w:noProof/>
          <w:color w:val="948A54" w:themeColor="background2" w:themeShade="80"/>
          <w:sz w:val="18"/>
        </w:rPr>
        <w:t>期间</w:t>
      </w:r>
      <w:r>
        <w:rPr>
          <w:rFonts w:ascii="微软雅黑" w:eastAsia="微软雅黑" w:hAnsi="微软雅黑" w:hint="eastAsia"/>
          <w:noProof/>
          <w:color w:val="948A54" w:themeColor="background2" w:themeShade="80"/>
          <w:sz w:val="18"/>
        </w:rPr>
        <w:t>，</w:t>
      </w:r>
      <w:r w:rsidRPr="008F1D52">
        <w:rPr>
          <w:rFonts w:ascii="微软雅黑" w:eastAsia="微软雅黑" w:hAnsi="微软雅黑" w:hint="eastAsia"/>
          <w:noProof/>
          <w:color w:val="948A54" w:themeColor="background2" w:themeShade="80"/>
          <w:sz w:val="18"/>
        </w:rPr>
        <w:t>不可</w:t>
      </w:r>
      <w:r w:rsidRPr="008F1D52">
        <w:rPr>
          <w:rFonts w:ascii="微软雅黑" w:eastAsia="微软雅黑" w:hAnsi="微软雅黑"/>
          <w:noProof/>
          <w:color w:val="948A54" w:themeColor="background2" w:themeShade="80"/>
          <w:sz w:val="18"/>
        </w:rPr>
        <w:t>进行提现，</w:t>
      </w:r>
      <w:r w:rsidRPr="008F1D52">
        <w:rPr>
          <w:rFonts w:ascii="微软雅黑" w:eastAsia="微软雅黑" w:hAnsi="微软雅黑" w:hint="eastAsia"/>
          <w:noProof/>
          <w:color w:val="948A54" w:themeColor="background2" w:themeShade="80"/>
          <w:sz w:val="18"/>
        </w:rPr>
        <w:t>请耐心</w:t>
      </w:r>
      <w:r w:rsidRPr="008F1D52">
        <w:rPr>
          <w:rFonts w:ascii="微软雅黑" w:eastAsia="微软雅黑" w:hAnsi="微软雅黑"/>
          <w:noProof/>
          <w:color w:val="948A54" w:themeColor="background2" w:themeShade="80"/>
          <w:sz w:val="18"/>
        </w:rPr>
        <w:t>等待审核结果</w:t>
      </w:r>
      <w:r w:rsidRPr="008F1D52">
        <w:rPr>
          <w:rFonts w:ascii="微软雅黑" w:eastAsia="微软雅黑" w:hAnsi="微软雅黑" w:hint="eastAsia"/>
          <w:noProof/>
          <w:color w:val="948A54" w:themeColor="background2" w:themeShade="80"/>
          <w:sz w:val="18"/>
        </w:rPr>
        <w:t>。</w:t>
      </w:r>
    </w:p>
    <w:p w14:paraId="6F03FFF5" w14:textId="4B6085E2" w:rsidR="00C43766" w:rsidRPr="008F1D52" w:rsidRDefault="00F03086" w:rsidP="00C43766">
      <w:pPr>
        <w:rPr>
          <w:rFonts w:ascii="微软雅黑" w:eastAsia="微软雅黑" w:hAnsi="微软雅黑"/>
        </w:rPr>
      </w:pPr>
      <w:r>
        <w:rPr>
          <w:rFonts w:ascii="微软雅黑" w:eastAsia="微软雅黑" w:hAnsi="微软雅黑" w:hint="eastAsia"/>
        </w:rPr>
        <w:t>④</w:t>
      </w:r>
      <w:r w:rsidRPr="00C43766">
        <w:rPr>
          <w:rFonts w:ascii="微软雅黑" w:eastAsia="微软雅黑" w:hAnsi="微软雅黑"/>
        </w:rPr>
        <w:t>存管账户绑定卡失效</w:t>
      </w:r>
      <w:r w:rsidR="00732884" w:rsidRPr="00C43766">
        <w:rPr>
          <w:rFonts w:ascii="微软雅黑" w:eastAsia="微软雅黑" w:hAnsi="微软雅黑" w:hint="eastAsia"/>
        </w:rPr>
        <w:t>，</w:t>
      </w:r>
      <w:r w:rsidRPr="008F1D52">
        <w:rPr>
          <w:rFonts w:ascii="微软雅黑" w:eastAsia="微软雅黑" w:hAnsi="微软雅黑"/>
        </w:rPr>
        <w:t>用户</w:t>
      </w:r>
      <w:r w:rsidRPr="00C43766">
        <w:rPr>
          <w:rFonts w:ascii="微软雅黑" w:eastAsia="微软雅黑" w:hAnsi="微软雅黑"/>
        </w:rPr>
        <w:t>不能提现</w:t>
      </w:r>
      <w:r w:rsidR="00C43766">
        <w:rPr>
          <w:rFonts w:ascii="微软雅黑" w:eastAsia="微软雅黑" w:hAnsi="微软雅黑" w:hint="eastAsia"/>
        </w:rPr>
        <w:t>，</w:t>
      </w:r>
      <w:r w:rsidR="00C43766" w:rsidRPr="008F1D52">
        <w:rPr>
          <w:rFonts w:ascii="微软雅黑" w:eastAsia="微软雅黑" w:hAnsi="微软雅黑"/>
        </w:rPr>
        <w:t>点击</w:t>
      </w:r>
      <w:r w:rsidR="00A47AE7">
        <w:rPr>
          <w:rFonts w:ascii="微软雅黑" w:eastAsia="微软雅黑" w:hAnsi="微软雅黑" w:hint="eastAsia"/>
        </w:rPr>
        <w:t>账户页</w:t>
      </w:r>
      <w:r w:rsidR="00C43766" w:rsidRPr="008F1D52">
        <w:rPr>
          <w:rFonts w:ascii="微软雅黑" w:eastAsia="微软雅黑" w:hAnsi="微软雅黑" w:hint="eastAsia"/>
        </w:rPr>
        <w:t>【提现】，</w:t>
      </w:r>
      <w:r w:rsidR="00C43766" w:rsidRPr="008F1D52">
        <w:rPr>
          <w:rFonts w:ascii="微软雅黑" w:eastAsia="微软雅黑" w:hAnsi="微软雅黑"/>
        </w:rPr>
        <w:t>转跳至</w:t>
      </w:r>
      <w:r w:rsidR="00C43766" w:rsidRPr="008F1D52">
        <w:rPr>
          <w:rFonts w:ascii="微软雅黑" w:eastAsia="微软雅黑" w:hAnsi="微软雅黑" w:hint="eastAsia"/>
        </w:rPr>
        <w:t>提示</w:t>
      </w:r>
      <w:r w:rsidR="00C43766" w:rsidRPr="008F1D52">
        <w:rPr>
          <w:rFonts w:ascii="微软雅黑" w:eastAsia="微软雅黑" w:hAnsi="微软雅黑"/>
        </w:rPr>
        <w:t>页面。</w:t>
      </w:r>
      <w:r w:rsidR="00C43766" w:rsidRPr="008F1D52">
        <w:rPr>
          <w:rFonts w:ascii="微软雅黑" w:eastAsia="微软雅黑" w:hAnsi="微软雅黑" w:hint="eastAsia"/>
        </w:rPr>
        <w:t>页面</w:t>
      </w:r>
      <w:r w:rsidR="00C43766" w:rsidRPr="008F1D52">
        <w:rPr>
          <w:rFonts w:ascii="微软雅黑" w:eastAsia="微软雅黑" w:hAnsi="微软雅黑"/>
        </w:rPr>
        <w:t>文案内容：</w:t>
      </w:r>
    </w:p>
    <w:p w14:paraId="6E65F40C" w14:textId="21C14518" w:rsidR="00F03086" w:rsidRDefault="00C43766" w:rsidP="00225145">
      <w:pPr>
        <w:rPr>
          <w:rFonts w:ascii="微软雅黑" w:eastAsia="微软雅黑" w:hAnsi="微软雅黑"/>
          <w:noProof/>
          <w:color w:val="948A54" w:themeColor="background2" w:themeShade="80"/>
          <w:sz w:val="18"/>
        </w:rPr>
      </w:pPr>
      <w:r w:rsidRPr="00C43766">
        <w:rPr>
          <w:rFonts w:ascii="微软雅黑" w:eastAsia="微软雅黑" w:hAnsi="微软雅黑"/>
          <w:noProof/>
          <w:color w:val="948A54" w:themeColor="background2" w:themeShade="80"/>
          <w:sz w:val="18"/>
        </w:rPr>
        <w:t>您的绑定卡（xx银行 尾号xxxx)已失效  请更换其他银行卡后再提现  请在电脑/APP更换银行卡</w:t>
      </w:r>
    </w:p>
    <w:p w14:paraId="0574FAFC" w14:textId="4F4AD2CB" w:rsidR="00C43766" w:rsidRPr="00C43766" w:rsidRDefault="00C43766" w:rsidP="00225145">
      <w:pPr>
        <w:rPr>
          <w:rFonts w:ascii="微软雅黑" w:eastAsia="微软雅黑" w:hAnsi="微软雅黑"/>
        </w:rPr>
      </w:pPr>
      <w:r w:rsidRPr="00C43766">
        <w:rPr>
          <w:rFonts w:ascii="微软雅黑" w:eastAsia="微软雅黑" w:hAnsi="微软雅黑" w:hint="eastAsia"/>
        </w:rPr>
        <w:t>点击</w:t>
      </w:r>
      <w:r>
        <w:rPr>
          <w:rFonts w:ascii="微软雅黑" w:eastAsia="微软雅黑" w:hAnsi="微软雅黑" w:hint="eastAsia"/>
        </w:rPr>
        <w:t>【下载APP】，</w:t>
      </w:r>
      <w:r>
        <w:rPr>
          <w:rFonts w:ascii="微软雅黑" w:eastAsia="微软雅黑" w:hAnsi="微软雅黑"/>
        </w:rPr>
        <w:t>跳转至</w:t>
      </w:r>
      <w:proofErr w:type="gramStart"/>
      <w:r>
        <w:rPr>
          <w:rFonts w:ascii="微软雅黑" w:eastAsia="微软雅黑" w:hAnsi="微软雅黑"/>
        </w:rPr>
        <w:t>应用宝</w:t>
      </w:r>
      <w:r>
        <w:rPr>
          <w:rFonts w:ascii="微软雅黑" w:eastAsia="微软雅黑" w:hAnsi="微软雅黑" w:hint="eastAsia"/>
        </w:rPr>
        <w:t>友金所</w:t>
      </w:r>
      <w:proofErr w:type="gramEnd"/>
      <w:r>
        <w:rPr>
          <w:rFonts w:ascii="微软雅黑" w:eastAsia="微软雅黑" w:hAnsi="微软雅黑"/>
        </w:rPr>
        <w:t>app下载页</w:t>
      </w:r>
      <w:r>
        <w:rPr>
          <w:rFonts w:ascii="微软雅黑" w:eastAsia="微软雅黑" w:hAnsi="微软雅黑" w:hint="eastAsia"/>
        </w:rPr>
        <w:t>。</w:t>
      </w:r>
    </w:p>
    <w:p w14:paraId="3115FA5F" w14:textId="51274CC5" w:rsidR="00C43766" w:rsidRDefault="00C43766" w:rsidP="00225145">
      <w:pPr>
        <w:rPr>
          <w:rFonts w:ascii="微软雅黑" w:eastAsia="微软雅黑" w:hAnsi="微软雅黑"/>
          <w:noProof/>
          <w:color w:val="948A54" w:themeColor="background2" w:themeShade="80"/>
          <w:sz w:val="18"/>
        </w:rPr>
      </w:pPr>
      <w:r>
        <w:rPr>
          <w:noProof/>
        </w:rPr>
        <w:lastRenderedPageBreak/>
        <w:drawing>
          <wp:inline distT="0" distB="0" distL="0" distR="0" wp14:anchorId="6F1F0AE3" wp14:editId="4022D7D1">
            <wp:extent cx="3912824" cy="3586348"/>
            <wp:effectExtent l="0" t="0" r="0" b="0"/>
            <wp:docPr id="17" name="图片 17" descr="C:\Users\lenovo\AppData\Local\Temp\企业微信截图_1544407655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企业微信截图_1544407655452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926" cy="3590107"/>
                    </a:xfrm>
                    <a:prstGeom prst="rect">
                      <a:avLst/>
                    </a:prstGeom>
                    <a:noFill/>
                    <a:ln>
                      <a:noFill/>
                    </a:ln>
                  </pic:spPr>
                </pic:pic>
              </a:graphicData>
            </a:graphic>
          </wp:inline>
        </w:drawing>
      </w:r>
    </w:p>
    <w:p w14:paraId="3A99F831" w14:textId="7BD6F7C2" w:rsidR="00DB4E30" w:rsidRPr="00C43766" w:rsidRDefault="00C43766" w:rsidP="00225145">
      <w:pPr>
        <w:rPr>
          <w:rFonts w:ascii="微软雅黑" w:eastAsia="微软雅黑" w:hAnsi="微软雅黑"/>
        </w:rPr>
      </w:pPr>
      <w:r w:rsidRPr="00C43766">
        <w:rPr>
          <w:rFonts w:ascii="微软雅黑" w:eastAsia="微软雅黑" w:hAnsi="微软雅黑" w:hint="eastAsia"/>
        </w:rPr>
        <w:t>⑤</w:t>
      </w:r>
      <w:r w:rsidRPr="00C43766">
        <w:rPr>
          <w:rFonts w:ascii="微软雅黑" w:eastAsia="微软雅黑" w:hAnsi="微软雅黑"/>
        </w:rPr>
        <w:t>点击页面右上方【</w:t>
      </w:r>
      <w:r w:rsidRPr="00C43766">
        <w:rPr>
          <w:rFonts w:ascii="微软雅黑" w:eastAsia="微软雅黑" w:hAnsi="微软雅黑" w:hint="eastAsia"/>
        </w:rPr>
        <w:t>帮助</w:t>
      </w:r>
      <w:r w:rsidRPr="00C43766">
        <w:rPr>
          <w:rFonts w:ascii="微软雅黑" w:eastAsia="微软雅黑" w:hAnsi="微软雅黑"/>
        </w:rPr>
        <w:t>中心】</w:t>
      </w:r>
      <w:r w:rsidRPr="00C43766">
        <w:rPr>
          <w:rFonts w:ascii="微软雅黑" w:eastAsia="微软雅黑" w:hAnsi="微软雅黑" w:hint="eastAsia"/>
        </w:rPr>
        <w:t>，</w:t>
      </w:r>
      <w:r w:rsidRPr="00C43766">
        <w:rPr>
          <w:rFonts w:ascii="微软雅黑" w:eastAsia="微软雅黑" w:hAnsi="微软雅黑"/>
        </w:rPr>
        <w:t>转跳</w:t>
      </w:r>
      <w:proofErr w:type="gramStart"/>
      <w:r w:rsidRPr="00C43766">
        <w:rPr>
          <w:rFonts w:ascii="微软雅黑" w:eastAsia="微软雅黑" w:hAnsi="微软雅黑"/>
        </w:rPr>
        <w:t>至帮助</w:t>
      </w:r>
      <w:proofErr w:type="gramEnd"/>
      <w:r w:rsidRPr="00C43766">
        <w:rPr>
          <w:rFonts w:ascii="微软雅黑" w:eastAsia="微软雅黑" w:hAnsi="微软雅黑"/>
        </w:rPr>
        <w:t>中心页。</w:t>
      </w:r>
      <w:r w:rsidR="00DE0599">
        <w:rPr>
          <w:rFonts w:ascii="微软雅黑" w:eastAsia="微软雅黑" w:hAnsi="微软雅黑" w:hint="eastAsia"/>
        </w:rPr>
        <w:t>点击</w:t>
      </w:r>
      <w:r w:rsidR="00DE0599">
        <w:rPr>
          <w:rFonts w:ascii="微软雅黑" w:eastAsia="微软雅黑" w:hAnsi="微软雅黑"/>
        </w:rPr>
        <w:t>&lt;</w:t>
      </w:r>
      <w:r w:rsidR="00DE0599">
        <w:rPr>
          <w:rFonts w:ascii="微软雅黑" w:eastAsia="微软雅黑" w:hAnsi="微软雅黑" w:hint="eastAsia"/>
        </w:rPr>
        <w:t>，返回进入</w:t>
      </w:r>
      <w:r w:rsidR="00DE0599">
        <w:rPr>
          <w:rFonts w:ascii="微软雅黑" w:eastAsia="微软雅黑" w:hAnsi="微软雅黑"/>
        </w:rPr>
        <w:t>提现前的页面。</w:t>
      </w:r>
      <w:r w:rsidR="00DE0599">
        <w:rPr>
          <w:rFonts w:ascii="微软雅黑" w:eastAsia="微软雅黑" w:hAnsi="微软雅黑" w:hint="eastAsia"/>
        </w:rPr>
        <w:t>（例如</w:t>
      </w:r>
      <w:r w:rsidR="00DE0599">
        <w:rPr>
          <w:rFonts w:ascii="微软雅黑" w:eastAsia="微软雅黑" w:hAnsi="微软雅黑"/>
        </w:rPr>
        <w:t>从账户</w:t>
      </w:r>
      <w:proofErr w:type="gramStart"/>
      <w:r w:rsidR="00DE0599">
        <w:rPr>
          <w:rFonts w:ascii="微软雅黑" w:eastAsia="微软雅黑" w:hAnsi="微软雅黑"/>
        </w:rPr>
        <w:t>页</w:t>
      </w:r>
      <w:r w:rsidR="00DE0599">
        <w:rPr>
          <w:rFonts w:ascii="微软雅黑" w:eastAsia="微软雅黑" w:hAnsi="微软雅黑" w:hint="eastAsia"/>
        </w:rPr>
        <w:t>进入</w:t>
      </w:r>
      <w:proofErr w:type="gramEnd"/>
      <w:r w:rsidR="00DE0599">
        <w:rPr>
          <w:rFonts w:ascii="微软雅黑" w:eastAsia="微软雅黑" w:hAnsi="微软雅黑"/>
        </w:rPr>
        <w:t>提现，</w:t>
      </w:r>
      <w:proofErr w:type="gramStart"/>
      <w:r w:rsidR="00DE0599">
        <w:rPr>
          <w:rFonts w:ascii="微软雅黑" w:eastAsia="微软雅黑" w:hAnsi="微软雅黑"/>
        </w:rPr>
        <w:t>则这里</w:t>
      </w:r>
      <w:proofErr w:type="gramEnd"/>
      <w:r w:rsidR="00DE0599">
        <w:rPr>
          <w:rFonts w:ascii="微软雅黑" w:eastAsia="微软雅黑" w:hAnsi="微软雅黑"/>
        </w:rPr>
        <w:t>返回至账户页。</w:t>
      </w:r>
      <w:r w:rsidR="00DE0599">
        <w:rPr>
          <w:rFonts w:ascii="微软雅黑" w:eastAsia="微软雅黑" w:hAnsi="微软雅黑" w:hint="eastAsia"/>
        </w:rPr>
        <w:t>）</w:t>
      </w:r>
      <w:r w:rsidR="00DE0599" w:rsidRPr="00DE0599">
        <w:rPr>
          <w:rFonts w:ascii="微软雅黑" w:eastAsia="微软雅黑" w:hAnsi="微软雅黑" w:hint="eastAsia"/>
          <w:color w:val="548DD4" w:themeColor="text2" w:themeTint="99"/>
        </w:rPr>
        <w:t>（12.19补充）</w:t>
      </w:r>
    </w:p>
    <w:p w14:paraId="721F2DE3" w14:textId="77777777" w:rsidR="003A6845" w:rsidRDefault="00C90583" w:rsidP="003A6845">
      <w:pPr>
        <w:pStyle w:val="1"/>
        <w:numPr>
          <w:ilvl w:val="0"/>
          <w:numId w:val="1"/>
        </w:numPr>
        <w:spacing w:before="175" w:after="175"/>
        <w:ind w:leftChars="-94" w:left="150"/>
        <w:rPr>
          <w:rFonts w:ascii="微软雅黑" w:eastAsia="微软雅黑" w:hAnsi="微软雅黑"/>
          <w:color w:val="1F497D" w:themeColor="text2"/>
        </w:rPr>
      </w:pPr>
      <w:bookmarkStart w:id="22" w:name="_Toc532894923"/>
      <w:r w:rsidRPr="00B20246">
        <w:rPr>
          <w:rFonts w:ascii="微软雅黑" w:eastAsia="微软雅黑" w:hAnsi="微软雅黑" w:hint="eastAsia"/>
          <w:color w:val="1F497D" w:themeColor="text2"/>
        </w:rPr>
        <w:t>数据</w:t>
      </w:r>
      <w:bookmarkEnd w:id="22"/>
    </w:p>
    <w:p w14:paraId="1942FCFC" w14:textId="243640F2" w:rsidR="00532673" w:rsidRPr="003A6845" w:rsidRDefault="003A6845" w:rsidP="003A6845">
      <w:pPr>
        <w:pStyle w:val="1"/>
        <w:spacing w:before="175" w:after="175"/>
        <w:ind w:left="150"/>
        <w:rPr>
          <w:rFonts w:ascii="微软雅黑" w:eastAsia="微软雅黑" w:hAnsi="微软雅黑"/>
          <w:color w:val="1F497D" w:themeColor="text2"/>
        </w:rPr>
      </w:pPr>
      <w:bookmarkStart w:id="23" w:name="_Toc532894924"/>
      <w:r>
        <w:rPr>
          <w:rFonts w:ascii="微软雅黑" w:eastAsia="微软雅黑" w:hAnsi="微软雅黑" w:hint="eastAsia"/>
          <w:color w:val="1F497D" w:themeColor="text2"/>
        </w:rPr>
        <w:t>4.1</w:t>
      </w:r>
      <w:r w:rsidR="00C90583" w:rsidRPr="003A6845">
        <w:rPr>
          <w:rFonts w:ascii="微软雅黑" w:eastAsia="微软雅黑" w:hAnsi="微软雅黑" w:hint="eastAsia"/>
          <w:color w:val="1F497D" w:themeColor="text2"/>
        </w:rPr>
        <w:t>数据说明</w:t>
      </w:r>
      <w:bookmarkEnd w:id="23"/>
    </w:p>
    <w:p w14:paraId="46F5F742" w14:textId="004D3C21" w:rsidR="00877848" w:rsidRPr="00B20246" w:rsidRDefault="00C90834" w:rsidP="003A6845">
      <w:pPr>
        <w:ind w:firstLine="360"/>
        <w:rPr>
          <w:rFonts w:ascii="微软雅黑" w:eastAsia="微软雅黑" w:hAnsi="微软雅黑"/>
          <w:iCs/>
          <w:sz w:val="24"/>
        </w:rPr>
      </w:pPr>
      <w:r>
        <w:rPr>
          <w:rFonts w:ascii="微软雅黑" w:eastAsia="微软雅黑" w:hAnsi="微软雅黑" w:hint="eastAsia"/>
          <w:iCs/>
          <w:sz w:val="24"/>
        </w:rPr>
        <w:t>无</w:t>
      </w:r>
    </w:p>
    <w:p w14:paraId="651B77B1" w14:textId="50665164" w:rsidR="0062727E" w:rsidRPr="00B20246" w:rsidRDefault="003A6845" w:rsidP="003A6845">
      <w:pPr>
        <w:pStyle w:val="2"/>
        <w:rPr>
          <w:rFonts w:ascii="微软雅黑" w:eastAsia="微软雅黑" w:hAnsi="微软雅黑"/>
          <w:color w:val="1F497D" w:themeColor="text2"/>
        </w:rPr>
      </w:pPr>
      <w:bookmarkStart w:id="24" w:name="_Toc532894925"/>
      <w:r>
        <w:rPr>
          <w:rFonts w:ascii="微软雅黑" w:eastAsia="微软雅黑" w:hAnsi="微软雅黑" w:hint="eastAsia"/>
          <w:color w:val="1F497D" w:themeColor="text2"/>
        </w:rPr>
        <w:t>4.2</w:t>
      </w:r>
      <w:r w:rsidR="00C90583" w:rsidRPr="00B20246">
        <w:rPr>
          <w:rFonts w:ascii="微软雅黑" w:eastAsia="微软雅黑" w:hAnsi="微软雅黑" w:hint="eastAsia"/>
          <w:color w:val="1F497D" w:themeColor="text2"/>
        </w:rPr>
        <w:t>数据埋点</w:t>
      </w:r>
      <w:bookmarkEnd w:id="24"/>
    </w:p>
    <w:p w14:paraId="69CB9D89" w14:textId="77777777" w:rsidR="003A66DA" w:rsidRPr="003A66DA" w:rsidRDefault="003A66DA" w:rsidP="003A6845">
      <w:pPr>
        <w:pStyle w:val="ae"/>
        <w:numPr>
          <w:ilvl w:val="0"/>
          <w:numId w:val="2"/>
        </w:numPr>
        <w:ind w:leftChars="94" w:left="630" w:firstLineChars="0"/>
        <w:rPr>
          <w:rFonts w:ascii="微软雅黑" w:eastAsia="微软雅黑" w:hAnsi="微软雅黑"/>
          <w:iCs/>
          <w:sz w:val="24"/>
        </w:rPr>
      </w:pPr>
      <w:proofErr w:type="gramStart"/>
      <w:r w:rsidRPr="003A66DA">
        <w:rPr>
          <w:rFonts w:ascii="微软雅黑" w:eastAsia="微软雅黑" w:hAnsi="微软雅黑" w:hint="eastAsia"/>
          <w:iCs/>
          <w:sz w:val="24"/>
        </w:rPr>
        <w:t>神策埋点</w:t>
      </w:r>
      <w:proofErr w:type="gramEnd"/>
      <w:r w:rsidRPr="003A66DA">
        <w:rPr>
          <w:rFonts w:ascii="微软雅黑" w:eastAsia="微软雅黑" w:hAnsi="微软雅黑"/>
          <w:iCs/>
          <w:sz w:val="24"/>
        </w:rPr>
        <w:t>：</w:t>
      </w:r>
      <w:r>
        <w:rPr>
          <w:rFonts w:ascii="微软雅黑" w:eastAsia="微软雅黑" w:hAnsi="微软雅黑"/>
          <w:iCs/>
          <w:sz w:val="24"/>
        </w:rPr>
        <w:t>页</w:t>
      </w:r>
      <w:r w:rsidR="00783221">
        <w:rPr>
          <w:rFonts w:ascii="微软雅黑" w:eastAsia="微软雅黑" w:hAnsi="微软雅黑" w:hint="eastAsia"/>
          <w:iCs/>
          <w:sz w:val="24"/>
        </w:rPr>
        <w:t>面</w:t>
      </w:r>
      <w:r>
        <w:rPr>
          <w:rFonts w:ascii="微软雅黑" w:eastAsia="微软雅黑" w:hAnsi="微软雅黑"/>
          <w:iCs/>
          <w:sz w:val="24"/>
        </w:rPr>
        <w:t>访问量、按钮点击</w:t>
      </w:r>
      <w:r>
        <w:rPr>
          <w:rFonts w:ascii="微软雅黑" w:eastAsia="微软雅黑" w:hAnsi="微软雅黑" w:hint="eastAsia"/>
          <w:iCs/>
          <w:sz w:val="24"/>
        </w:rPr>
        <w:t>量</w:t>
      </w:r>
      <w:r>
        <w:rPr>
          <w:rFonts w:ascii="微软雅黑" w:eastAsia="微软雅黑" w:hAnsi="微软雅黑"/>
          <w:iCs/>
          <w:sz w:val="24"/>
        </w:rPr>
        <w:t>需要</w:t>
      </w:r>
      <w:r>
        <w:rPr>
          <w:rFonts w:ascii="微软雅黑" w:eastAsia="微软雅黑" w:hAnsi="微软雅黑" w:hint="eastAsia"/>
          <w:iCs/>
          <w:sz w:val="24"/>
        </w:rPr>
        <w:t>接</w:t>
      </w:r>
      <w:proofErr w:type="gramStart"/>
      <w:r>
        <w:rPr>
          <w:rFonts w:ascii="微软雅黑" w:eastAsia="微软雅黑" w:hAnsi="微软雅黑" w:hint="eastAsia"/>
          <w:iCs/>
          <w:sz w:val="24"/>
        </w:rPr>
        <w:t>入神策</w:t>
      </w:r>
      <w:r>
        <w:rPr>
          <w:rFonts w:ascii="微软雅黑" w:eastAsia="微软雅黑" w:hAnsi="微软雅黑"/>
          <w:iCs/>
          <w:sz w:val="24"/>
        </w:rPr>
        <w:t>埋点</w:t>
      </w:r>
      <w:proofErr w:type="gramEnd"/>
      <w:r>
        <w:rPr>
          <w:rFonts w:ascii="微软雅黑" w:eastAsia="微软雅黑" w:hAnsi="微软雅黑" w:hint="eastAsia"/>
          <w:iCs/>
          <w:sz w:val="24"/>
        </w:rPr>
        <w:t>。</w:t>
      </w:r>
    </w:p>
    <w:p w14:paraId="4367819D" w14:textId="77777777" w:rsidR="00C90834" w:rsidRPr="003A66DA" w:rsidRDefault="00C90834" w:rsidP="003A6845">
      <w:pPr>
        <w:ind w:firstLine="420"/>
        <w:rPr>
          <w:rFonts w:ascii="微软雅黑" w:eastAsia="微软雅黑" w:hAnsi="微软雅黑"/>
          <w:iCs/>
          <w:sz w:val="24"/>
        </w:rPr>
      </w:pPr>
    </w:p>
    <w:p w14:paraId="74E42CA3" w14:textId="2E086673" w:rsidR="00C90583" w:rsidRPr="00B20246" w:rsidRDefault="003A6845" w:rsidP="003A6845">
      <w:pPr>
        <w:pStyle w:val="2"/>
        <w:rPr>
          <w:rFonts w:ascii="微软雅黑" w:eastAsia="微软雅黑" w:hAnsi="微软雅黑"/>
          <w:color w:val="1F497D" w:themeColor="text2"/>
        </w:rPr>
      </w:pPr>
      <w:bookmarkStart w:id="25" w:name="_Toc532894926"/>
      <w:r>
        <w:rPr>
          <w:rFonts w:ascii="微软雅黑" w:eastAsia="微软雅黑" w:hAnsi="微软雅黑" w:hint="eastAsia"/>
          <w:color w:val="1F497D" w:themeColor="text2"/>
        </w:rPr>
        <w:lastRenderedPageBreak/>
        <w:t>4.3</w:t>
      </w:r>
      <w:r w:rsidR="00C90583" w:rsidRPr="00B20246">
        <w:rPr>
          <w:rFonts w:ascii="微软雅黑" w:eastAsia="微软雅黑" w:hAnsi="微软雅黑" w:hint="eastAsia"/>
          <w:color w:val="1F497D" w:themeColor="text2"/>
        </w:rPr>
        <w:t>存量数据处理</w:t>
      </w:r>
      <w:bookmarkEnd w:id="25"/>
    </w:p>
    <w:p w14:paraId="709169CA" w14:textId="77777777" w:rsidR="003A66DA" w:rsidRPr="003A66DA" w:rsidRDefault="003A66DA" w:rsidP="00783221">
      <w:pPr>
        <w:pStyle w:val="ae"/>
        <w:ind w:left="840" w:firstLineChars="0" w:firstLine="0"/>
        <w:rPr>
          <w:rFonts w:ascii="微软雅黑" w:eastAsia="微软雅黑" w:hAnsi="微软雅黑"/>
          <w:iCs/>
          <w:sz w:val="24"/>
        </w:rPr>
      </w:pPr>
    </w:p>
    <w:p w14:paraId="15945EE6" w14:textId="3953E44E" w:rsidR="0062727E" w:rsidRPr="003A66DA" w:rsidRDefault="0062727E">
      <w:pPr>
        <w:rPr>
          <w:rFonts w:ascii="微软雅黑" w:eastAsia="微软雅黑" w:hAnsi="微软雅黑"/>
        </w:rPr>
      </w:pPr>
    </w:p>
    <w:sectPr w:rsidR="0062727E" w:rsidRPr="003A66DA">
      <w:footerReference w:type="default" r:id="rId55"/>
      <w:pgSz w:w="11906" w:h="16838"/>
      <w:pgMar w:top="1418" w:right="1701" w:bottom="1418" w:left="1701" w:header="851" w:footer="851" w:gutter="0"/>
      <w:cols w:space="720"/>
      <w:titlePg/>
      <w:docGrid w:type="linesAndChars" w:linePitch="350" w:charSpace="28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A39DC" w14:textId="77777777" w:rsidR="0070724F" w:rsidRDefault="0070724F">
      <w:r>
        <w:separator/>
      </w:r>
    </w:p>
  </w:endnote>
  <w:endnote w:type="continuationSeparator" w:id="0">
    <w:p w14:paraId="40004076" w14:textId="77777777" w:rsidR="0070724F" w:rsidRDefault="00707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4" w:type="dxa"/>
      <w:tblLayout w:type="fixed"/>
      <w:tblLook w:val="04A0" w:firstRow="1" w:lastRow="0" w:firstColumn="1" w:lastColumn="0" w:noHBand="0" w:noVBand="1"/>
    </w:tblPr>
    <w:tblGrid>
      <w:gridCol w:w="4398"/>
      <w:gridCol w:w="4106"/>
    </w:tblGrid>
    <w:tr w:rsidR="00FF236F" w14:paraId="5ADBA138" w14:textId="77777777">
      <w:tc>
        <w:tcPr>
          <w:tcW w:w="4398" w:type="dxa"/>
        </w:tcPr>
        <w:p w14:paraId="30977843" w14:textId="77777777" w:rsidR="00FF236F" w:rsidRDefault="00FF236F">
          <w:pPr>
            <w:pStyle w:val="a7"/>
            <w:rPr>
              <w:rFonts w:ascii="微软雅黑" w:eastAsia="微软雅黑" w:hAnsi="微软雅黑"/>
            </w:rPr>
          </w:pPr>
          <w:r>
            <w:rPr>
              <w:noProof/>
            </w:rPr>
            <w:drawing>
              <wp:inline distT="0" distB="0" distL="0" distR="0" wp14:anchorId="3A460DC0" wp14:editId="2C8A4A21">
                <wp:extent cx="1519753" cy="20002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logo_yjs-867bd84023.png"/>
                        <pic:cNvPicPr/>
                      </pic:nvPicPr>
                      <pic:blipFill>
                        <a:blip r:embed="rId1">
                          <a:extLst>
                            <a:ext uri="{28A0092B-C50C-407E-A947-70E740481C1C}">
                              <a14:useLocalDpi xmlns:a14="http://schemas.microsoft.com/office/drawing/2010/main" val="0"/>
                            </a:ext>
                          </a:extLst>
                        </a:blip>
                        <a:stretch>
                          <a:fillRect/>
                        </a:stretch>
                      </pic:blipFill>
                      <pic:spPr>
                        <a:xfrm>
                          <a:off x="0" y="0"/>
                          <a:ext cx="1576223" cy="207457"/>
                        </a:xfrm>
                        <a:prstGeom prst="rect">
                          <a:avLst/>
                        </a:prstGeom>
                      </pic:spPr>
                    </pic:pic>
                  </a:graphicData>
                </a:graphic>
              </wp:inline>
            </w:drawing>
          </w:r>
        </w:p>
      </w:tc>
      <w:tc>
        <w:tcPr>
          <w:tcW w:w="4106" w:type="dxa"/>
        </w:tcPr>
        <w:p w14:paraId="3DED7CDB" w14:textId="77777777" w:rsidR="00FF236F" w:rsidRDefault="00FF236F">
          <w:pPr>
            <w:pStyle w:val="a7"/>
            <w:jc w:val="right"/>
            <w:rPr>
              <w:rFonts w:ascii="微软雅黑" w:eastAsia="微软雅黑" w:hAnsi="微软雅黑"/>
            </w:rPr>
          </w:pPr>
          <w:r>
            <w:rPr>
              <w:rFonts w:ascii="微软雅黑" w:eastAsia="微软雅黑" w:hAnsi="微软雅黑"/>
              <w:snapToGrid w:val="0"/>
            </w:rPr>
            <w:t xml:space="preserve">Page </w:t>
          </w:r>
          <w:r>
            <w:rPr>
              <w:rStyle w:val="aa"/>
              <w:rFonts w:ascii="微软雅黑" w:eastAsia="微软雅黑" w:hAnsi="微软雅黑"/>
            </w:rPr>
            <w:fldChar w:fldCharType="begin"/>
          </w:r>
          <w:r>
            <w:rPr>
              <w:rStyle w:val="aa"/>
              <w:rFonts w:ascii="微软雅黑" w:eastAsia="微软雅黑" w:hAnsi="微软雅黑"/>
            </w:rPr>
            <w:instrText xml:space="preserve"> PAGE </w:instrText>
          </w:r>
          <w:r>
            <w:rPr>
              <w:rStyle w:val="aa"/>
              <w:rFonts w:ascii="微软雅黑" w:eastAsia="微软雅黑" w:hAnsi="微软雅黑"/>
            </w:rPr>
            <w:fldChar w:fldCharType="separate"/>
          </w:r>
          <w:r w:rsidR="00A129AD">
            <w:rPr>
              <w:rStyle w:val="aa"/>
              <w:rFonts w:ascii="微软雅黑" w:eastAsia="微软雅黑" w:hAnsi="微软雅黑"/>
              <w:noProof/>
            </w:rPr>
            <w:t>34</w:t>
          </w:r>
          <w:r>
            <w:rPr>
              <w:rStyle w:val="aa"/>
              <w:rFonts w:ascii="微软雅黑" w:eastAsia="微软雅黑" w:hAnsi="微软雅黑"/>
            </w:rPr>
            <w:fldChar w:fldCharType="end"/>
          </w:r>
          <w:r>
            <w:rPr>
              <w:rFonts w:ascii="微软雅黑" w:eastAsia="微软雅黑" w:hAnsi="微软雅黑"/>
              <w:snapToGrid w:val="0"/>
            </w:rPr>
            <w:t xml:space="preserve"> of </w:t>
          </w:r>
          <w:r>
            <w:rPr>
              <w:rStyle w:val="aa"/>
              <w:rFonts w:ascii="微软雅黑" w:eastAsia="微软雅黑" w:hAnsi="微软雅黑"/>
            </w:rPr>
            <w:fldChar w:fldCharType="begin"/>
          </w:r>
          <w:r>
            <w:rPr>
              <w:rStyle w:val="aa"/>
              <w:rFonts w:ascii="微软雅黑" w:eastAsia="微软雅黑" w:hAnsi="微软雅黑"/>
            </w:rPr>
            <w:instrText xml:space="preserve"> NUMPAGES </w:instrText>
          </w:r>
          <w:r>
            <w:rPr>
              <w:rStyle w:val="aa"/>
              <w:rFonts w:ascii="微软雅黑" w:eastAsia="微软雅黑" w:hAnsi="微软雅黑"/>
            </w:rPr>
            <w:fldChar w:fldCharType="separate"/>
          </w:r>
          <w:r w:rsidR="00A129AD">
            <w:rPr>
              <w:rStyle w:val="aa"/>
              <w:rFonts w:ascii="微软雅黑" w:eastAsia="微软雅黑" w:hAnsi="微软雅黑"/>
              <w:noProof/>
            </w:rPr>
            <w:t>46</w:t>
          </w:r>
          <w:r>
            <w:rPr>
              <w:rStyle w:val="aa"/>
              <w:rFonts w:ascii="微软雅黑" w:eastAsia="微软雅黑" w:hAnsi="微软雅黑"/>
            </w:rPr>
            <w:fldChar w:fldCharType="end"/>
          </w:r>
        </w:p>
      </w:tc>
    </w:tr>
  </w:tbl>
  <w:p w14:paraId="36C4BC02" w14:textId="77777777" w:rsidR="00FF236F" w:rsidRDefault="00FF236F">
    <w:pPr>
      <w:pStyle w:val="a7"/>
      <w:rPr>
        <w:rFonts w:ascii="微软雅黑" w:eastAsia="微软雅黑" w:hAnsi="微软雅黑"/>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E7E83" w14:textId="77777777" w:rsidR="0070724F" w:rsidRDefault="0070724F">
      <w:r>
        <w:separator/>
      </w:r>
    </w:p>
  </w:footnote>
  <w:footnote w:type="continuationSeparator" w:id="0">
    <w:p w14:paraId="12AB8C26" w14:textId="77777777" w:rsidR="0070724F" w:rsidRDefault="007072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F7C81"/>
    <w:multiLevelType w:val="hybridMultilevel"/>
    <w:tmpl w:val="B840017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5981D64"/>
    <w:multiLevelType w:val="hybridMultilevel"/>
    <w:tmpl w:val="86247278"/>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2" w15:restartNumberingAfterBreak="0">
    <w:nsid w:val="19B90168"/>
    <w:multiLevelType w:val="hybridMultilevel"/>
    <w:tmpl w:val="68F620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0125948"/>
    <w:multiLevelType w:val="hybridMultilevel"/>
    <w:tmpl w:val="70EA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540273"/>
    <w:multiLevelType w:val="multilevel"/>
    <w:tmpl w:val="36886C0A"/>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430F4A11"/>
    <w:multiLevelType w:val="hybridMultilevel"/>
    <w:tmpl w:val="335E2E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062135F"/>
    <w:multiLevelType w:val="hybridMultilevel"/>
    <w:tmpl w:val="A75AB0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32E5066"/>
    <w:multiLevelType w:val="hybridMultilevel"/>
    <w:tmpl w:val="50CC32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597137C"/>
    <w:multiLevelType w:val="hybridMultilevel"/>
    <w:tmpl w:val="3052365A"/>
    <w:lvl w:ilvl="0" w:tplc="75722596">
      <w:start w:val="1"/>
      <w:numFmt w:val="bullet"/>
      <w:lvlText w:val=""/>
      <w:lvlJc w:val="left"/>
      <w:pPr>
        <w:ind w:left="420" w:hanging="420"/>
      </w:pPr>
      <w:rPr>
        <w:rFonts w:ascii="Wingdings" w:hAnsi="Wingdings" w:hint="default"/>
        <w:color w:val="auto"/>
        <w:shd w:val="clear" w:color="auto" w:fil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44F5CA2"/>
    <w:multiLevelType w:val="hybridMultilevel"/>
    <w:tmpl w:val="EEFE2276"/>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74B05DEB"/>
    <w:multiLevelType w:val="multilevel"/>
    <w:tmpl w:val="74B05DEB"/>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B7761DE"/>
    <w:multiLevelType w:val="hybridMultilevel"/>
    <w:tmpl w:val="3AD0C86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1"/>
  </w:num>
  <w:num w:numId="3">
    <w:abstractNumId w:val="8"/>
  </w:num>
  <w:num w:numId="4">
    <w:abstractNumId w:val="4"/>
  </w:num>
  <w:num w:numId="5">
    <w:abstractNumId w:val="1"/>
  </w:num>
  <w:num w:numId="6">
    <w:abstractNumId w:val="9"/>
  </w:num>
  <w:num w:numId="7">
    <w:abstractNumId w:val="6"/>
  </w:num>
  <w:num w:numId="8">
    <w:abstractNumId w:val="2"/>
  </w:num>
  <w:num w:numId="9">
    <w:abstractNumId w:val="0"/>
  </w:num>
  <w:num w:numId="10">
    <w:abstractNumId w:val="5"/>
  </w:num>
  <w:num w:numId="11">
    <w:abstractNumId w:val="3"/>
  </w:num>
  <w:num w:numId="12">
    <w:abstractNumId w:val="7"/>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12"/>
  <w:drawingGridVerticalSpacing w:val="175"/>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874"/>
    <w:rsid w:val="0000043C"/>
    <w:rsid w:val="00001B54"/>
    <w:rsid w:val="00002E74"/>
    <w:rsid w:val="000031C1"/>
    <w:rsid w:val="00003340"/>
    <w:rsid w:val="00003653"/>
    <w:rsid w:val="00004398"/>
    <w:rsid w:val="00005E23"/>
    <w:rsid w:val="00007397"/>
    <w:rsid w:val="00012FFB"/>
    <w:rsid w:val="00013C85"/>
    <w:rsid w:val="000141FB"/>
    <w:rsid w:val="00014726"/>
    <w:rsid w:val="0001518C"/>
    <w:rsid w:val="0001575A"/>
    <w:rsid w:val="00020823"/>
    <w:rsid w:val="00021BD9"/>
    <w:rsid w:val="00022BA5"/>
    <w:rsid w:val="00022BDD"/>
    <w:rsid w:val="00024850"/>
    <w:rsid w:val="00026A0B"/>
    <w:rsid w:val="00026B5D"/>
    <w:rsid w:val="00027FDA"/>
    <w:rsid w:val="00031E02"/>
    <w:rsid w:val="00032045"/>
    <w:rsid w:val="0003273A"/>
    <w:rsid w:val="00033A40"/>
    <w:rsid w:val="0003579C"/>
    <w:rsid w:val="000423C6"/>
    <w:rsid w:val="000431BB"/>
    <w:rsid w:val="0004338E"/>
    <w:rsid w:val="000447AA"/>
    <w:rsid w:val="000463F3"/>
    <w:rsid w:val="00046B9B"/>
    <w:rsid w:val="00047BF9"/>
    <w:rsid w:val="00047DDE"/>
    <w:rsid w:val="00050279"/>
    <w:rsid w:val="000518F3"/>
    <w:rsid w:val="00053274"/>
    <w:rsid w:val="00053369"/>
    <w:rsid w:val="00053778"/>
    <w:rsid w:val="00053904"/>
    <w:rsid w:val="00055565"/>
    <w:rsid w:val="000561A0"/>
    <w:rsid w:val="00060509"/>
    <w:rsid w:val="0006245C"/>
    <w:rsid w:val="000625D6"/>
    <w:rsid w:val="00064497"/>
    <w:rsid w:val="000655D5"/>
    <w:rsid w:val="000669FB"/>
    <w:rsid w:val="000674DF"/>
    <w:rsid w:val="000676CD"/>
    <w:rsid w:val="00070CCF"/>
    <w:rsid w:val="00071765"/>
    <w:rsid w:val="000719A0"/>
    <w:rsid w:val="000728A9"/>
    <w:rsid w:val="00073211"/>
    <w:rsid w:val="0007419C"/>
    <w:rsid w:val="0007474C"/>
    <w:rsid w:val="000748C7"/>
    <w:rsid w:val="00074F57"/>
    <w:rsid w:val="00075A3A"/>
    <w:rsid w:val="000770F4"/>
    <w:rsid w:val="000810F9"/>
    <w:rsid w:val="00082BB9"/>
    <w:rsid w:val="00083E5E"/>
    <w:rsid w:val="000856CF"/>
    <w:rsid w:val="00085FC9"/>
    <w:rsid w:val="0008661D"/>
    <w:rsid w:val="00086721"/>
    <w:rsid w:val="000867A3"/>
    <w:rsid w:val="0009057B"/>
    <w:rsid w:val="000907A7"/>
    <w:rsid w:val="000955E7"/>
    <w:rsid w:val="000A043C"/>
    <w:rsid w:val="000A04B7"/>
    <w:rsid w:val="000A13F2"/>
    <w:rsid w:val="000A1C7C"/>
    <w:rsid w:val="000A3858"/>
    <w:rsid w:val="000A3AA4"/>
    <w:rsid w:val="000A438D"/>
    <w:rsid w:val="000A6169"/>
    <w:rsid w:val="000A623E"/>
    <w:rsid w:val="000A67B7"/>
    <w:rsid w:val="000A69A9"/>
    <w:rsid w:val="000A6B89"/>
    <w:rsid w:val="000B362B"/>
    <w:rsid w:val="000B5655"/>
    <w:rsid w:val="000B5B1D"/>
    <w:rsid w:val="000B683A"/>
    <w:rsid w:val="000B7D22"/>
    <w:rsid w:val="000C221C"/>
    <w:rsid w:val="000C5686"/>
    <w:rsid w:val="000C743F"/>
    <w:rsid w:val="000D103A"/>
    <w:rsid w:val="000D10AB"/>
    <w:rsid w:val="000D14C6"/>
    <w:rsid w:val="000D171F"/>
    <w:rsid w:val="000D26AE"/>
    <w:rsid w:val="000D3A9F"/>
    <w:rsid w:val="000D49F6"/>
    <w:rsid w:val="000D4A9B"/>
    <w:rsid w:val="000D577D"/>
    <w:rsid w:val="000D6811"/>
    <w:rsid w:val="000E10CC"/>
    <w:rsid w:val="000E3A0A"/>
    <w:rsid w:val="000E3C98"/>
    <w:rsid w:val="000E4A80"/>
    <w:rsid w:val="000E6683"/>
    <w:rsid w:val="000E6E6B"/>
    <w:rsid w:val="000F0612"/>
    <w:rsid w:val="000F13DC"/>
    <w:rsid w:val="000F18ED"/>
    <w:rsid w:val="000F48BA"/>
    <w:rsid w:val="000F48E1"/>
    <w:rsid w:val="000F5434"/>
    <w:rsid w:val="000F69B4"/>
    <w:rsid w:val="000F69F8"/>
    <w:rsid w:val="000F6B94"/>
    <w:rsid w:val="000F6EF4"/>
    <w:rsid w:val="00100622"/>
    <w:rsid w:val="0010272A"/>
    <w:rsid w:val="00103238"/>
    <w:rsid w:val="00103A4F"/>
    <w:rsid w:val="00103D7D"/>
    <w:rsid w:val="00103F80"/>
    <w:rsid w:val="00104F76"/>
    <w:rsid w:val="00104F7C"/>
    <w:rsid w:val="00111A4D"/>
    <w:rsid w:val="001121B1"/>
    <w:rsid w:val="001139BE"/>
    <w:rsid w:val="001142D2"/>
    <w:rsid w:val="0011451D"/>
    <w:rsid w:val="001155D4"/>
    <w:rsid w:val="00115B8E"/>
    <w:rsid w:val="001166F8"/>
    <w:rsid w:val="00120314"/>
    <w:rsid w:val="001217EB"/>
    <w:rsid w:val="00124785"/>
    <w:rsid w:val="00124C16"/>
    <w:rsid w:val="001258E5"/>
    <w:rsid w:val="001260EB"/>
    <w:rsid w:val="00130E83"/>
    <w:rsid w:val="001315C4"/>
    <w:rsid w:val="00131F1F"/>
    <w:rsid w:val="00132F6F"/>
    <w:rsid w:val="00133B13"/>
    <w:rsid w:val="00134EBC"/>
    <w:rsid w:val="00135B6E"/>
    <w:rsid w:val="00136123"/>
    <w:rsid w:val="00136BEF"/>
    <w:rsid w:val="00140B9E"/>
    <w:rsid w:val="001430CD"/>
    <w:rsid w:val="0014378C"/>
    <w:rsid w:val="0014493C"/>
    <w:rsid w:val="00144F5C"/>
    <w:rsid w:val="00145EC9"/>
    <w:rsid w:val="001461C7"/>
    <w:rsid w:val="001473DD"/>
    <w:rsid w:val="00147B67"/>
    <w:rsid w:val="0015060C"/>
    <w:rsid w:val="0015277E"/>
    <w:rsid w:val="00153C2C"/>
    <w:rsid w:val="00156578"/>
    <w:rsid w:val="00156908"/>
    <w:rsid w:val="0015772A"/>
    <w:rsid w:val="00160B83"/>
    <w:rsid w:val="00160C14"/>
    <w:rsid w:val="00160D5F"/>
    <w:rsid w:val="00163729"/>
    <w:rsid w:val="00164A6C"/>
    <w:rsid w:val="001659D0"/>
    <w:rsid w:val="001679B6"/>
    <w:rsid w:val="0017094A"/>
    <w:rsid w:val="00172374"/>
    <w:rsid w:val="00172D7E"/>
    <w:rsid w:val="00173BCE"/>
    <w:rsid w:val="0017466D"/>
    <w:rsid w:val="00174B89"/>
    <w:rsid w:val="00175325"/>
    <w:rsid w:val="0017643F"/>
    <w:rsid w:val="00176723"/>
    <w:rsid w:val="0018100E"/>
    <w:rsid w:val="00181E99"/>
    <w:rsid w:val="001830F4"/>
    <w:rsid w:val="00183C7C"/>
    <w:rsid w:val="001857B6"/>
    <w:rsid w:val="00185C4D"/>
    <w:rsid w:val="00186906"/>
    <w:rsid w:val="00186956"/>
    <w:rsid w:val="00186B58"/>
    <w:rsid w:val="00190B35"/>
    <w:rsid w:val="0019261A"/>
    <w:rsid w:val="00192952"/>
    <w:rsid w:val="00192EB0"/>
    <w:rsid w:val="001956A0"/>
    <w:rsid w:val="00195A0D"/>
    <w:rsid w:val="00196B3A"/>
    <w:rsid w:val="001A225E"/>
    <w:rsid w:val="001A3BEB"/>
    <w:rsid w:val="001A483F"/>
    <w:rsid w:val="001A4987"/>
    <w:rsid w:val="001B0CC4"/>
    <w:rsid w:val="001B38AF"/>
    <w:rsid w:val="001B4A89"/>
    <w:rsid w:val="001B4B1D"/>
    <w:rsid w:val="001B4C29"/>
    <w:rsid w:val="001B4F97"/>
    <w:rsid w:val="001B5C21"/>
    <w:rsid w:val="001B5EC1"/>
    <w:rsid w:val="001C1E26"/>
    <w:rsid w:val="001C28AD"/>
    <w:rsid w:val="001C3429"/>
    <w:rsid w:val="001C4ECD"/>
    <w:rsid w:val="001C54AD"/>
    <w:rsid w:val="001C59F4"/>
    <w:rsid w:val="001D01EC"/>
    <w:rsid w:val="001D0912"/>
    <w:rsid w:val="001D09DD"/>
    <w:rsid w:val="001D0D0E"/>
    <w:rsid w:val="001D1221"/>
    <w:rsid w:val="001D4724"/>
    <w:rsid w:val="001D4728"/>
    <w:rsid w:val="001D4DD2"/>
    <w:rsid w:val="001D5156"/>
    <w:rsid w:val="001D54F7"/>
    <w:rsid w:val="001E0837"/>
    <w:rsid w:val="001E1890"/>
    <w:rsid w:val="001E4C9B"/>
    <w:rsid w:val="001E71DC"/>
    <w:rsid w:val="001E71DF"/>
    <w:rsid w:val="001E7E08"/>
    <w:rsid w:val="001F049D"/>
    <w:rsid w:val="001F134E"/>
    <w:rsid w:val="001F25DF"/>
    <w:rsid w:val="001F2ED3"/>
    <w:rsid w:val="001F3B15"/>
    <w:rsid w:val="001F47D8"/>
    <w:rsid w:val="001F5299"/>
    <w:rsid w:val="001F6AA8"/>
    <w:rsid w:val="001F7783"/>
    <w:rsid w:val="001F7F76"/>
    <w:rsid w:val="00200458"/>
    <w:rsid w:val="00201977"/>
    <w:rsid w:val="002019BD"/>
    <w:rsid w:val="0020204D"/>
    <w:rsid w:val="00202EA5"/>
    <w:rsid w:val="002059EB"/>
    <w:rsid w:val="00207563"/>
    <w:rsid w:val="00212B89"/>
    <w:rsid w:val="00215FA9"/>
    <w:rsid w:val="0021626D"/>
    <w:rsid w:val="00216A7D"/>
    <w:rsid w:val="00216EA2"/>
    <w:rsid w:val="00220B2B"/>
    <w:rsid w:val="00221DDD"/>
    <w:rsid w:val="002224BB"/>
    <w:rsid w:val="00222663"/>
    <w:rsid w:val="00222D59"/>
    <w:rsid w:val="00223AA7"/>
    <w:rsid w:val="00224A3A"/>
    <w:rsid w:val="00225145"/>
    <w:rsid w:val="00225316"/>
    <w:rsid w:val="0022546C"/>
    <w:rsid w:val="002279E0"/>
    <w:rsid w:val="002313F1"/>
    <w:rsid w:val="00232B46"/>
    <w:rsid w:val="002332D1"/>
    <w:rsid w:val="00233B65"/>
    <w:rsid w:val="0023425E"/>
    <w:rsid w:val="00235033"/>
    <w:rsid w:val="00235739"/>
    <w:rsid w:val="00235D0B"/>
    <w:rsid w:val="0023655E"/>
    <w:rsid w:val="0023720E"/>
    <w:rsid w:val="00240117"/>
    <w:rsid w:val="00240421"/>
    <w:rsid w:val="0024248A"/>
    <w:rsid w:val="00246153"/>
    <w:rsid w:val="002464ED"/>
    <w:rsid w:val="00247024"/>
    <w:rsid w:val="002475F3"/>
    <w:rsid w:val="00247C5D"/>
    <w:rsid w:val="00250947"/>
    <w:rsid w:val="00252EC1"/>
    <w:rsid w:val="00253987"/>
    <w:rsid w:val="00254162"/>
    <w:rsid w:val="00255E06"/>
    <w:rsid w:val="00260E10"/>
    <w:rsid w:val="00261400"/>
    <w:rsid w:val="002617AF"/>
    <w:rsid w:val="0026295A"/>
    <w:rsid w:val="00265BDF"/>
    <w:rsid w:val="00266160"/>
    <w:rsid w:val="002671E3"/>
    <w:rsid w:val="00267874"/>
    <w:rsid w:val="00267D7E"/>
    <w:rsid w:val="00270F5C"/>
    <w:rsid w:val="00272FAF"/>
    <w:rsid w:val="00273F86"/>
    <w:rsid w:val="00273FC8"/>
    <w:rsid w:val="00274EE2"/>
    <w:rsid w:val="00276E7B"/>
    <w:rsid w:val="00280351"/>
    <w:rsid w:val="0028266A"/>
    <w:rsid w:val="002879B3"/>
    <w:rsid w:val="00287EF8"/>
    <w:rsid w:val="00290133"/>
    <w:rsid w:val="00291237"/>
    <w:rsid w:val="00291CAB"/>
    <w:rsid w:val="0029436E"/>
    <w:rsid w:val="00295372"/>
    <w:rsid w:val="0029584A"/>
    <w:rsid w:val="002A34EC"/>
    <w:rsid w:val="002A3BF2"/>
    <w:rsid w:val="002A439E"/>
    <w:rsid w:val="002A4ED8"/>
    <w:rsid w:val="002A5711"/>
    <w:rsid w:val="002A6BB3"/>
    <w:rsid w:val="002A7A8B"/>
    <w:rsid w:val="002B2696"/>
    <w:rsid w:val="002B40CC"/>
    <w:rsid w:val="002B4ED1"/>
    <w:rsid w:val="002B4F3F"/>
    <w:rsid w:val="002B6254"/>
    <w:rsid w:val="002B6285"/>
    <w:rsid w:val="002B7279"/>
    <w:rsid w:val="002B751C"/>
    <w:rsid w:val="002B7AAA"/>
    <w:rsid w:val="002B7E60"/>
    <w:rsid w:val="002C0454"/>
    <w:rsid w:val="002C065C"/>
    <w:rsid w:val="002C0E5D"/>
    <w:rsid w:val="002C35FC"/>
    <w:rsid w:val="002C3CC0"/>
    <w:rsid w:val="002C46A8"/>
    <w:rsid w:val="002C55CE"/>
    <w:rsid w:val="002D0885"/>
    <w:rsid w:val="002D1522"/>
    <w:rsid w:val="002D1CE1"/>
    <w:rsid w:val="002D1E4A"/>
    <w:rsid w:val="002D4468"/>
    <w:rsid w:val="002D5474"/>
    <w:rsid w:val="002D59FE"/>
    <w:rsid w:val="002E0144"/>
    <w:rsid w:val="002E0A2F"/>
    <w:rsid w:val="002E0B63"/>
    <w:rsid w:val="002E0D83"/>
    <w:rsid w:val="002E1419"/>
    <w:rsid w:val="002E19CE"/>
    <w:rsid w:val="002E1A3A"/>
    <w:rsid w:val="002E2676"/>
    <w:rsid w:val="002E3DC4"/>
    <w:rsid w:val="002E49AC"/>
    <w:rsid w:val="002E4BD9"/>
    <w:rsid w:val="002E5B97"/>
    <w:rsid w:val="002E6B5A"/>
    <w:rsid w:val="002E739C"/>
    <w:rsid w:val="002E7CC3"/>
    <w:rsid w:val="002E7FEF"/>
    <w:rsid w:val="002F157E"/>
    <w:rsid w:val="002F2B88"/>
    <w:rsid w:val="002F3082"/>
    <w:rsid w:val="002F3D89"/>
    <w:rsid w:val="002F4067"/>
    <w:rsid w:val="002F61D7"/>
    <w:rsid w:val="002F6FB7"/>
    <w:rsid w:val="0030008E"/>
    <w:rsid w:val="00300198"/>
    <w:rsid w:val="00300E70"/>
    <w:rsid w:val="00302147"/>
    <w:rsid w:val="0030230B"/>
    <w:rsid w:val="003023E9"/>
    <w:rsid w:val="00302586"/>
    <w:rsid w:val="00302634"/>
    <w:rsid w:val="00303793"/>
    <w:rsid w:val="00303BAD"/>
    <w:rsid w:val="00305F18"/>
    <w:rsid w:val="00306FF7"/>
    <w:rsid w:val="00307435"/>
    <w:rsid w:val="003075A6"/>
    <w:rsid w:val="003078F8"/>
    <w:rsid w:val="00311143"/>
    <w:rsid w:val="0031207A"/>
    <w:rsid w:val="0031346F"/>
    <w:rsid w:val="00313F73"/>
    <w:rsid w:val="003154CF"/>
    <w:rsid w:val="0031626C"/>
    <w:rsid w:val="00316340"/>
    <w:rsid w:val="0031762C"/>
    <w:rsid w:val="00317B3D"/>
    <w:rsid w:val="00321B00"/>
    <w:rsid w:val="0032275F"/>
    <w:rsid w:val="00323093"/>
    <w:rsid w:val="00324178"/>
    <w:rsid w:val="0032488E"/>
    <w:rsid w:val="00325507"/>
    <w:rsid w:val="0032589E"/>
    <w:rsid w:val="003259AB"/>
    <w:rsid w:val="00326735"/>
    <w:rsid w:val="00326A3A"/>
    <w:rsid w:val="00326D6C"/>
    <w:rsid w:val="00326DBA"/>
    <w:rsid w:val="00331565"/>
    <w:rsid w:val="00332909"/>
    <w:rsid w:val="0033354F"/>
    <w:rsid w:val="00333F8F"/>
    <w:rsid w:val="0033495B"/>
    <w:rsid w:val="003353E8"/>
    <w:rsid w:val="003359CC"/>
    <w:rsid w:val="003368D6"/>
    <w:rsid w:val="0034051C"/>
    <w:rsid w:val="003405FA"/>
    <w:rsid w:val="0034061E"/>
    <w:rsid w:val="00340D1A"/>
    <w:rsid w:val="00341117"/>
    <w:rsid w:val="00341751"/>
    <w:rsid w:val="003427A5"/>
    <w:rsid w:val="00343E55"/>
    <w:rsid w:val="0034456E"/>
    <w:rsid w:val="003445F8"/>
    <w:rsid w:val="00345D6D"/>
    <w:rsid w:val="00347D2A"/>
    <w:rsid w:val="003503DF"/>
    <w:rsid w:val="00351398"/>
    <w:rsid w:val="00352CDD"/>
    <w:rsid w:val="00353624"/>
    <w:rsid w:val="003536C8"/>
    <w:rsid w:val="0035463B"/>
    <w:rsid w:val="0035499C"/>
    <w:rsid w:val="00354E6F"/>
    <w:rsid w:val="0035555B"/>
    <w:rsid w:val="00356CF5"/>
    <w:rsid w:val="00356E96"/>
    <w:rsid w:val="003572F7"/>
    <w:rsid w:val="00360138"/>
    <w:rsid w:val="0036036C"/>
    <w:rsid w:val="003625A2"/>
    <w:rsid w:val="0037039F"/>
    <w:rsid w:val="003722D1"/>
    <w:rsid w:val="00372A55"/>
    <w:rsid w:val="00372C50"/>
    <w:rsid w:val="003735C3"/>
    <w:rsid w:val="00373827"/>
    <w:rsid w:val="0037490D"/>
    <w:rsid w:val="00374FBD"/>
    <w:rsid w:val="00375424"/>
    <w:rsid w:val="00376AF5"/>
    <w:rsid w:val="00377C82"/>
    <w:rsid w:val="003802D2"/>
    <w:rsid w:val="00380DC7"/>
    <w:rsid w:val="003822A1"/>
    <w:rsid w:val="0038343C"/>
    <w:rsid w:val="00385C5D"/>
    <w:rsid w:val="00385EC0"/>
    <w:rsid w:val="0038733E"/>
    <w:rsid w:val="00387F61"/>
    <w:rsid w:val="00390B0E"/>
    <w:rsid w:val="00392298"/>
    <w:rsid w:val="003925A8"/>
    <w:rsid w:val="0039368D"/>
    <w:rsid w:val="00393C37"/>
    <w:rsid w:val="00395227"/>
    <w:rsid w:val="0039719A"/>
    <w:rsid w:val="00397290"/>
    <w:rsid w:val="00397B2C"/>
    <w:rsid w:val="003A0DA3"/>
    <w:rsid w:val="003A0E19"/>
    <w:rsid w:val="003A1A94"/>
    <w:rsid w:val="003A5959"/>
    <w:rsid w:val="003A5C43"/>
    <w:rsid w:val="003A66DA"/>
    <w:rsid w:val="003A6845"/>
    <w:rsid w:val="003B0524"/>
    <w:rsid w:val="003B0DD9"/>
    <w:rsid w:val="003B0E7A"/>
    <w:rsid w:val="003B0E96"/>
    <w:rsid w:val="003B3912"/>
    <w:rsid w:val="003B3CE5"/>
    <w:rsid w:val="003B410E"/>
    <w:rsid w:val="003B42C2"/>
    <w:rsid w:val="003C0265"/>
    <w:rsid w:val="003C075A"/>
    <w:rsid w:val="003C213B"/>
    <w:rsid w:val="003C24CA"/>
    <w:rsid w:val="003C265A"/>
    <w:rsid w:val="003C30C6"/>
    <w:rsid w:val="003C3B9B"/>
    <w:rsid w:val="003C3D4F"/>
    <w:rsid w:val="003C498F"/>
    <w:rsid w:val="003C4A68"/>
    <w:rsid w:val="003C4AB3"/>
    <w:rsid w:val="003C5F77"/>
    <w:rsid w:val="003C6CA2"/>
    <w:rsid w:val="003D1CD5"/>
    <w:rsid w:val="003D252E"/>
    <w:rsid w:val="003D2C06"/>
    <w:rsid w:val="003D4B8E"/>
    <w:rsid w:val="003D6130"/>
    <w:rsid w:val="003D639C"/>
    <w:rsid w:val="003D68E5"/>
    <w:rsid w:val="003D690C"/>
    <w:rsid w:val="003D6DD6"/>
    <w:rsid w:val="003D754D"/>
    <w:rsid w:val="003D79D1"/>
    <w:rsid w:val="003E07BC"/>
    <w:rsid w:val="003E14F3"/>
    <w:rsid w:val="003E1D2A"/>
    <w:rsid w:val="003E2214"/>
    <w:rsid w:val="003E2F6F"/>
    <w:rsid w:val="003E33CD"/>
    <w:rsid w:val="003E3DBE"/>
    <w:rsid w:val="003E4A22"/>
    <w:rsid w:val="003E65A3"/>
    <w:rsid w:val="003E667D"/>
    <w:rsid w:val="003F0242"/>
    <w:rsid w:val="003F0CFB"/>
    <w:rsid w:val="003F2245"/>
    <w:rsid w:val="003F4846"/>
    <w:rsid w:val="003F7F27"/>
    <w:rsid w:val="00400543"/>
    <w:rsid w:val="00400A4A"/>
    <w:rsid w:val="00400D6D"/>
    <w:rsid w:val="00401557"/>
    <w:rsid w:val="004020FC"/>
    <w:rsid w:val="0040278C"/>
    <w:rsid w:val="00402F7E"/>
    <w:rsid w:val="004046B6"/>
    <w:rsid w:val="00405556"/>
    <w:rsid w:val="004057FD"/>
    <w:rsid w:val="004060FD"/>
    <w:rsid w:val="00410DC4"/>
    <w:rsid w:val="00414B99"/>
    <w:rsid w:val="00414EDA"/>
    <w:rsid w:val="004150C7"/>
    <w:rsid w:val="00416232"/>
    <w:rsid w:val="00416351"/>
    <w:rsid w:val="00421742"/>
    <w:rsid w:val="00422428"/>
    <w:rsid w:val="00422947"/>
    <w:rsid w:val="00422B2C"/>
    <w:rsid w:val="00423583"/>
    <w:rsid w:val="00423D70"/>
    <w:rsid w:val="004248D0"/>
    <w:rsid w:val="00424AFB"/>
    <w:rsid w:val="00425560"/>
    <w:rsid w:val="0042653E"/>
    <w:rsid w:val="00426AD9"/>
    <w:rsid w:val="00427B93"/>
    <w:rsid w:val="0043298F"/>
    <w:rsid w:val="00432FF7"/>
    <w:rsid w:val="004359C8"/>
    <w:rsid w:val="00436502"/>
    <w:rsid w:val="0044035B"/>
    <w:rsid w:val="00441828"/>
    <w:rsid w:val="00441859"/>
    <w:rsid w:val="00442611"/>
    <w:rsid w:val="00443440"/>
    <w:rsid w:val="00445E59"/>
    <w:rsid w:val="00446EDF"/>
    <w:rsid w:val="004471BA"/>
    <w:rsid w:val="004524F7"/>
    <w:rsid w:val="004527C0"/>
    <w:rsid w:val="0045461E"/>
    <w:rsid w:val="00454A6C"/>
    <w:rsid w:val="004558D2"/>
    <w:rsid w:val="00457E02"/>
    <w:rsid w:val="00457E64"/>
    <w:rsid w:val="0046020B"/>
    <w:rsid w:val="00460B2B"/>
    <w:rsid w:val="00461045"/>
    <w:rsid w:val="00461E45"/>
    <w:rsid w:val="004630B5"/>
    <w:rsid w:val="00465CC5"/>
    <w:rsid w:val="00467161"/>
    <w:rsid w:val="00467ACD"/>
    <w:rsid w:val="00467CE7"/>
    <w:rsid w:val="004711EC"/>
    <w:rsid w:val="00472C8B"/>
    <w:rsid w:val="00473554"/>
    <w:rsid w:val="00475763"/>
    <w:rsid w:val="00476568"/>
    <w:rsid w:val="00476A45"/>
    <w:rsid w:val="0047720B"/>
    <w:rsid w:val="00481302"/>
    <w:rsid w:val="0048136B"/>
    <w:rsid w:val="00482C87"/>
    <w:rsid w:val="00483742"/>
    <w:rsid w:val="00483B10"/>
    <w:rsid w:val="0048499E"/>
    <w:rsid w:val="00485078"/>
    <w:rsid w:val="004852A6"/>
    <w:rsid w:val="004864ED"/>
    <w:rsid w:val="00486F9B"/>
    <w:rsid w:val="00487C8B"/>
    <w:rsid w:val="0049030A"/>
    <w:rsid w:val="00490AB9"/>
    <w:rsid w:val="00493CEF"/>
    <w:rsid w:val="00494DBA"/>
    <w:rsid w:val="00496364"/>
    <w:rsid w:val="00496DED"/>
    <w:rsid w:val="00497592"/>
    <w:rsid w:val="004A016E"/>
    <w:rsid w:val="004A0249"/>
    <w:rsid w:val="004A094E"/>
    <w:rsid w:val="004A0FBE"/>
    <w:rsid w:val="004A27BB"/>
    <w:rsid w:val="004A6081"/>
    <w:rsid w:val="004A68DF"/>
    <w:rsid w:val="004A6DB7"/>
    <w:rsid w:val="004B0637"/>
    <w:rsid w:val="004B06A1"/>
    <w:rsid w:val="004B0984"/>
    <w:rsid w:val="004B0D3A"/>
    <w:rsid w:val="004B22B9"/>
    <w:rsid w:val="004B361B"/>
    <w:rsid w:val="004B7388"/>
    <w:rsid w:val="004B7481"/>
    <w:rsid w:val="004C13E4"/>
    <w:rsid w:val="004C26E8"/>
    <w:rsid w:val="004C4D18"/>
    <w:rsid w:val="004C73F9"/>
    <w:rsid w:val="004C74C6"/>
    <w:rsid w:val="004C7C50"/>
    <w:rsid w:val="004C7CED"/>
    <w:rsid w:val="004D05F5"/>
    <w:rsid w:val="004D09AF"/>
    <w:rsid w:val="004D16F2"/>
    <w:rsid w:val="004D196E"/>
    <w:rsid w:val="004D25B7"/>
    <w:rsid w:val="004D6238"/>
    <w:rsid w:val="004D6EA4"/>
    <w:rsid w:val="004E17CD"/>
    <w:rsid w:val="004E2515"/>
    <w:rsid w:val="004E2918"/>
    <w:rsid w:val="004E304A"/>
    <w:rsid w:val="004E358A"/>
    <w:rsid w:val="004E4B80"/>
    <w:rsid w:val="004E55F8"/>
    <w:rsid w:val="004E605F"/>
    <w:rsid w:val="004F0868"/>
    <w:rsid w:val="004F15B6"/>
    <w:rsid w:val="004F2429"/>
    <w:rsid w:val="004F2C06"/>
    <w:rsid w:val="004F2E4E"/>
    <w:rsid w:val="004F3B76"/>
    <w:rsid w:val="004F41BB"/>
    <w:rsid w:val="004F4373"/>
    <w:rsid w:val="004F5736"/>
    <w:rsid w:val="0050138E"/>
    <w:rsid w:val="00503111"/>
    <w:rsid w:val="005053BC"/>
    <w:rsid w:val="00505B5F"/>
    <w:rsid w:val="00506DD4"/>
    <w:rsid w:val="00510001"/>
    <w:rsid w:val="005100CB"/>
    <w:rsid w:val="00510B9C"/>
    <w:rsid w:val="00514213"/>
    <w:rsid w:val="005143D4"/>
    <w:rsid w:val="005145E8"/>
    <w:rsid w:val="0051530A"/>
    <w:rsid w:val="00515373"/>
    <w:rsid w:val="005158E9"/>
    <w:rsid w:val="00517C50"/>
    <w:rsid w:val="00520287"/>
    <w:rsid w:val="00520BE6"/>
    <w:rsid w:val="00521442"/>
    <w:rsid w:val="00524418"/>
    <w:rsid w:val="005249D5"/>
    <w:rsid w:val="00526976"/>
    <w:rsid w:val="00527B0D"/>
    <w:rsid w:val="00527BED"/>
    <w:rsid w:val="00531836"/>
    <w:rsid w:val="00531ADC"/>
    <w:rsid w:val="00532673"/>
    <w:rsid w:val="00533347"/>
    <w:rsid w:val="00535EDD"/>
    <w:rsid w:val="005368B4"/>
    <w:rsid w:val="00537C36"/>
    <w:rsid w:val="00537CEF"/>
    <w:rsid w:val="00541B85"/>
    <w:rsid w:val="00542AB1"/>
    <w:rsid w:val="00542D37"/>
    <w:rsid w:val="00542E6D"/>
    <w:rsid w:val="005436D6"/>
    <w:rsid w:val="00543722"/>
    <w:rsid w:val="00544848"/>
    <w:rsid w:val="00544E69"/>
    <w:rsid w:val="00545E34"/>
    <w:rsid w:val="005468E3"/>
    <w:rsid w:val="0055079C"/>
    <w:rsid w:val="0055113C"/>
    <w:rsid w:val="0055146A"/>
    <w:rsid w:val="005514D0"/>
    <w:rsid w:val="005530F8"/>
    <w:rsid w:val="00555032"/>
    <w:rsid w:val="0055675D"/>
    <w:rsid w:val="00557348"/>
    <w:rsid w:val="005578FE"/>
    <w:rsid w:val="00560E31"/>
    <w:rsid w:val="005611F8"/>
    <w:rsid w:val="0056182A"/>
    <w:rsid w:val="0056196E"/>
    <w:rsid w:val="005623FC"/>
    <w:rsid w:val="005634F4"/>
    <w:rsid w:val="005647B4"/>
    <w:rsid w:val="005647F9"/>
    <w:rsid w:val="00567339"/>
    <w:rsid w:val="00567550"/>
    <w:rsid w:val="005708F6"/>
    <w:rsid w:val="005715FF"/>
    <w:rsid w:val="00571F6A"/>
    <w:rsid w:val="00574470"/>
    <w:rsid w:val="005752D6"/>
    <w:rsid w:val="00575535"/>
    <w:rsid w:val="005776B3"/>
    <w:rsid w:val="005776B9"/>
    <w:rsid w:val="00577C1F"/>
    <w:rsid w:val="005802EC"/>
    <w:rsid w:val="00581292"/>
    <w:rsid w:val="00582D4B"/>
    <w:rsid w:val="00583138"/>
    <w:rsid w:val="00583C2D"/>
    <w:rsid w:val="005852BC"/>
    <w:rsid w:val="00586563"/>
    <w:rsid w:val="00587DBA"/>
    <w:rsid w:val="00592458"/>
    <w:rsid w:val="00592C82"/>
    <w:rsid w:val="00597043"/>
    <w:rsid w:val="00597EE5"/>
    <w:rsid w:val="005A0229"/>
    <w:rsid w:val="005A2BDC"/>
    <w:rsid w:val="005A2E03"/>
    <w:rsid w:val="005A3CD6"/>
    <w:rsid w:val="005A3F93"/>
    <w:rsid w:val="005A5B91"/>
    <w:rsid w:val="005A60DB"/>
    <w:rsid w:val="005A6128"/>
    <w:rsid w:val="005B30B8"/>
    <w:rsid w:val="005B5951"/>
    <w:rsid w:val="005B7A32"/>
    <w:rsid w:val="005B7D37"/>
    <w:rsid w:val="005C0AE1"/>
    <w:rsid w:val="005C1AD8"/>
    <w:rsid w:val="005C1DE8"/>
    <w:rsid w:val="005C34D8"/>
    <w:rsid w:val="005C3516"/>
    <w:rsid w:val="005C38B0"/>
    <w:rsid w:val="005C3F13"/>
    <w:rsid w:val="005C3F4C"/>
    <w:rsid w:val="005C4818"/>
    <w:rsid w:val="005D07C0"/>
    <w:rsid w:val="005D10C4"/>
    <w:rsid w:val="005D3959"/>
    <w:rsid w:val="005D47FC"/>
    <w:rsid w:val="005D4B3F"/>
    <w:rsid w:val="005D5FF9"/>
    <w:rsid w:val="005D6BD0"/>
    <w:rsid w:val="005D703E"/>
    <w:rsid w:val="005D74E2"/>
    <w:rsid w:val="005D7B62"/>
    <w:rsid w:val="005E0927"/>
    <w:rsid w:val="005E092A"/>
    <w:rsid w:val="005E09CF"/>
    <w:rsid w:val="005E1554"/>
    <w:rsid w:val="005E1637"/>
    <w:rsid w:val="005E2713"/>
    <w:rsid w:val="005E2B1D"/>
    <w:rsid w:val="005E4B04"/>
    <w:rsid w:val="005E6B96"/>
    <w:rsid w:val="005F0CA8"/>
    <w:rsid w:val="005F2122"/>
    <w:rsid w:val="005F25A8"/>
    <w:rsid w:val="005F452A"/>
    <w:rsid w:val="005F5AEB"/>
    <w:rsid w:val="005F6A57"/>
    <w:rsid w:val="005F6B08"/>
    <w:rsid w:val="005F7457"/>
    <w:rsid w:val="00600BA8"/>
    <w:rsid w:val="006012D9"/>
    <w:rsid w:val="006024FB"/>
    <w:rsid w:val="00603BC0"/>
    <w:rsid w:val="006055AA"/>
    <w:rsid w:val="00605CD1"/>
    <w:rsid w:val="00610720"/>
    <w:rsid w:val="00612A7B"/>
    <w:rsid w:val="00613E40"/>
    <w:rsid w:val="006144D6"/>
    <w:rsid w:val="00615122"/>
    <w:rsid w:val="00615413"/>
    <w:rsid w:val="00615A85"/>
    <w:rsid w:val="00617781"/>
    <w:rsid w:val="0062054C"/>
    <w:rsid w:val="006226EA"/>
    <w:rsid w:val="0062727E"/>
    <w:rsid w:val="0063010C"/>
    <w:rsid w:val="006319F5"/>
    <w:rsid w:val="00631D77"/>
    <w:rsid w:val="00632562"/>
    <w:rsid w:val="00635425"/>
    <w:rsid w:val="0063586A"/>
    <w:rsid w:val="00635D04"/>
    <w:rsid w:val="006365A3"/>
    <w:rsid w:val="0063700E"/>
    <w:rsid w:val="006376B0"/>
    <w:rsid w:val="00641898"/>
    <w:rsid w:val="00642136"/>
    <w:rsid w:val="00645105"/>
    <w:rsid w:val="0065165B"/>
    <w:rsid w:val="0065205D"/>
    <w:rsid w:val="00653D92"/>
    <w:rsid w:val="00656A0E"/>
    <w:rsid w:val="00657A3C"/>
    <w:rsid w:val="00660DA1"/>
    <w:rsid w:val="006643E8"/>
    <w:rsid w:val="00664C2D"/>
    <w:rsid w:val="00665745"/>
    <w:rsid w:val="0066657E"/>
    <w:rsid w:val="00667075"/>
    <w:rsid w:val="00670AD3"/>
    <w:rsid w:val="00671591"/>
    <w:rsid w:val="00672F65"/>
    <w:rsid w:val="00674881"/>
    <w:rsid w:val="0067693F"/>
    <w:rsid w:val="00676B83"/>
    <w:rsid w:val="00676C62"/>
    <w:rsid w:val="00680D18"/>
    <w:rsid w:val="00681707"/>
    <w:rsid w:val="006821DD"/>
    <w:rsid w:val="00682250"/>
    <w:rsid w:val="00684084"/>
    <w:rsid w:val="00686EF0"/>
    <w:rsid w:val="0068763C"/>
    <w:rsid w:val="00687A4A"/>
    <w:rsid w:val="00691B85"/>
    <w:rsid w:val="00693FED"/>
    <w:rsid w:val="00694222"/>
    <w:rsid w:val="00694FE1"/>
    <w:rsid w:val="00697899"/>
    <w:rsid w:val="006A0C73"/>
    <w:rsid w:val="006A128D"/>
    <w:rsid w:val="006A29B7"/>
    <w:rsid w:val="006A40C0"/>
    <w:rsid w:val="006A433F"/>
    <w:rsid w:val="006A4ECC"/>
    <w:rsid w:val="006A568F"/>
    <w:rsid w:val="006A5732"/>
    <w:rsid w:val="006A5777"/>
    <w:rsid w:val="006A6FB2"/>
    <w:rsid w:val="006A6FBE"/>
    <w:rsid w:val="006B04FC"/>
    <w:rsid w:val="006B19C5"/>
    <w:rsid w:val="006B1A6E"/>
    <w:rsid w:val="006B2E95"/>
    <w:rsid w:val="006B4893"/>
    <w:rsid w:val="006B6C7A"/>
    <w:rsid w:val="006B77AC"/>
    <w:rsid w:val="006C0177"/>
    <w:rsid w:val="006C093E"/>
    <w:rsid w:val="006C27E2"/>
    <w:rsid w:val="006C2E7D"/>
    <w:rsid w:val="006C3372"/>
    <w:rsid w:val="006C363C"/>
    <w:rsid w:val="006C4656"/>
    <w:rsid w:val="006C7AB2"/>
    <w:rsid w:val="006D0A29"/>
    <w:rsid w:val="006D0E71"/>
    <w:rsid w:val="006D1613"/>
    <w:rsid w:val="006D37AE"/>
    <w:rsid w:val="006D4FE3"/>
    <w:rsid w:val="006D5231"/>
    <w:rsid w:val="006D62A7"/>
    <w:rsid w:val="006D6418"/>
    <w:rsid w:val="006E427D"/>
    <w:rsid w:val="006E5BEF"/>
    <w:rsid w:val="006E5C2E"/>
    <w:rsid w:val="006E731D"/>
    <w:rsid w:val="006F3FBF"/>
    <w:rsid w:val="006F5DDB"/>
    <w:rsid w:val="006F5EF8"/>
    <w:rsid w:val="006F7083"/>
    <w:rsid w:val="006F7230"/>
    <w:rsid w:val="006F7B30"/>
    <w:rsid w:val="006F7E93"/>
    <w:rsid w:val="007002EC"/>
    <w:rsid w:val="007005D0"/>
    <w:rsid w:val="00700768"/>
    <w:rsid w:val="007007AF"/>
    <w:rsid w:val="00701537"/>
    <w:rsid w:val="00701951"/>
    <w:rsid w:val="00701E1D"/>
    <w:rsid w:val="00702669"/>
    <w:rsid w:val="00702715"/>
    <w:rsid w:val="007046D5"/>
    <w:rsid w:val="00704A1F"/>
    <w:rsid w:val="00705FA6"/>
    <w:rsid w:val="00706660"/>
    <w:rsid w:val="0070724F"/>
    <w:rsid w:val="00707690"/>
    <w:rsid w:val="0071056C"/>
    <w:rsid w:val="00711CF2"/>
    <w:rsid w:val="00712DDD"/>
    <w:rsid w:val="00712F87"/>
    <w:rsid w:val="00713858"/>
    <w:rsid w:val="0071510D"/>
    <w:rsid w:val="0071539F"/>
    <w:rsid w:val="0071567D"/>
    <w:rsid w:val="00715C18"/>
    <w:rsid w:val="007160CE"/>
    <w:rsid w:val="00717EAB"/>
    <w:rsid w:val="007203AE"/>
    <w:rsid w:val="0072229A"/>
    <w:rsid w:val="00723175"/>
    <w:rsid w:val="007265E1"/>
    <w:rsid w:val="00726611"/>
    <w:rsid w:val="00727738"/>
    <w:rsid w:val="00732884"/>
    <w:rsid w:val="00733D53"/>
    <w:rsid w:val="00733DDC"/>
    <w:rsid w:val="00733E61"/>
    <w:rsid w:val="00736CB6"/>
    <w:rsid w:val="00736EFA"/>
    <w:rsid w:val="007371DC"/>
    <w:rsid w:val="00737505"/>
    <w:rsid w:val="00737F92"/>
    <w:rsid w:val="00740FAE"/>
    <w:rsid w:val="00742D00"/>
    <w:rsid w:val="00743652"/>
    <w:rsid w:val="007444C7"/>
    <w:rsid w:val="00751751"/>
    <w:rsid w:val="00751A44"/>
    <w:rsid w:val="007526F3"/>
    <w:rsid w:val="00752ABB"/>
    <w:rsid w:val="0075319D"/>
    <w:rsid w:val="00754B69"/>
    <w:rsid w:val="00756572"/>
    <w:rsid w:val="007578FA"/>
    <w:rsid w:val="00757EB2"/>
    <w:rsid w:val="00762370"/>
    <w:rsid w:val="007629F5"/>
    <w:rsid w:val="0076492E"/>
    <w:rsid w:val="00765844"/>
    <w:rsid w:val="007679EB"/>
    <w:rsid w:val="00770A70"/>
    <w:rsid w:val="00773BF9"/>
    <w:rsid w:val="00773F90"/>
    <w:rsid w:val="00774062"/>
    <w:rsid w:val="00774F3C"/>
    <w:rsid w:val="00775716"/>
    <w:rsid w:val="00776002"/>
    <w:rsid w:val="00776C78"/>
    <w:rsid w:val="0077733B"/>
    <w:rsid w:val="00777EF7"/>
    <w:rsid w:val="00783221"/>
    <w:rsid w:val="0078375A"/>
    <w:rsid w:val="007862C4"/>
    <w:rsid w:val="00786BEC"/>
    <w:rsid w:val="00786F36"/>
    <w:rsid w:val="007917FE"/>
    <w:rsid w:val="007922DE"/>
    <w:rsid w:val="00793467"/>
    <w:rsid w:val="007939CB"/>
    <w:rsid w:val="0079434E"/>
    <w:rsid w:val="0079532B"/>
    <w:rsid w:val="007957C1"/>
    <w:rsid w:val="00796DBB"/>
    <w:rsid w:val="007A00B0"/>
    <w:rsid w:val="007A00F4"/>
    <w:rsid w:val="007A0181"/>
    <w:rsid w:val="007A1008"/>
    <w:rsid w:val="007A1EEC"/>
    <w:rsid w:val="007A6C89"/>
    <w:rsid w:val="007A77DC"/>
    <w:rsid w:val="007B01CD"/>
    <w:rsid w:val="007B06D3"/>
    <w:rsid w:val="007B08E8"/>
    <w:rsid w:val="007B204A"/>
    <w:rsid w:val="007B2603"/>
    <w:rsid w:val="007B2B33"/>
    <w:rsid w:val="007B4224"/>
    <w:rsid w:val="007B6129"/>
    <w:rsid w:val="007C1663"/>
    <w:rsid w:val="007C1840"/>
    <w:rsid w:val="007C4089"/>
    <w:rsid w:val="007C41B0"/>
    <w:rsid w:val="007C5783"/>
    <w:rsid w:val="007C5AFC"/>
    <w:rsid w:val="007C7547"/>
    <w:rsid w:val="007C7F87"/>
    <w:rsid w:val="007D11F5"/>
    <w:rsid w:val="007D1CE5"/>
    <w:rsid w:val="007D1F66"/>
    <w:rsid w:val="007D28C2"/>
    <w:rsid w:val="007D2B80"/>
    <w:rsid w:val="007D462C"/>
    <w:rsid w:val="007D68C6"/>
    <w:rsid w:val="007E0129"/>
    <w:rsid w:val="007E25B8"/>
    <w:rsid w:val="007E29EC"/>
    <w:rsid w:val="007E3622"/>
    <w:rsid w:val="007E4657"/>
    <w:rsid w:val="007E4903"/>
    <w:rsid w:val="007E6F82"/>
    <w:rsid w:val="007F0216"/>
    <w:rsid w:val="007F2590"/>
    <w:rsid w:val="007F45E3"/>
    <w:rsid w:val="007F5271"/>
    <w:rsid w:val="007F548A"/>
    <w:rsid w:val="007F660A"/>
    <w:rsid w:val="007F6741"/>
    <w:rsid w:val="007F6848"/>
    <w:rsid w:val="007F7093"/>
    <w:rsid w:val="007F780D"/>
    <w:rsid w:val="007F7831"/>
    <w:rsid w:val="00800267"/>
    <w:rsid w:val="008003A7"/>
    <w:rsid w:val="0080046C"/>
    <w:rsid w:val="00804119"/>
    <w:rsid w:val="00804A0C"/>
    <w:rsid w:val="00804B28"/>
    <w:rsid w:val="008061C8"/>
    <w:rsid w:val="00806451"/>
    <w:rsid w:val="00806788"/>
    <w:rsid w:val="00806EE2"/>
    <w:rsid w:val="0080749B"/>
    <w:rsid w:val="00810C65"/>
    <w:rsid w:val="0081453B"/>
    <w:rsid w:val="00814574"/>
    <w:rsid w:val="0081585A"/>
    <w:rsid w:val="00815C96"/>
    <w:rsid w:val="00816774"/>
    <w:rsid w:val="00817B75"/>
    <w:rsid w:val="00820F0D"/>
    <w:rsid w:val="00822091"/>
    <w:rsid w:val="00822ECC"/>
    <w:rsid w:val="00823707"/>
    <w:rsid w:val="008241D6"/>
    <w:rsid w:val="00824A44"/>
    <w:rsid w:val="0082602F"/>
    <w:rsid w:val="008260AB"/>
    <w:rsid w:val="008269DC"/>
    <w:rsid w:val="00826B16"/>
    <w:rsid w:val="0082732D"/>
    <w:rsid w:val="0082754F"/>
    <w:rsid w:val="00830077"/>
    <w:rsid w:val="00830492"/>
    <w:rsid w:val="00830D8F"/>
    <w:rsid w:val="008322D6"/>
    <w:rsid w:val="008334D6"/>
    <w:rsid w:val="00834775"/>
    <w:rsid w:val="00835C91"/>
    <w:rsid w:val="008362B7"/>
    <w:rsid w:val="0083736E"/>
    <w:rsid w:val="0084033B"/>
    <w:rsid w:val="00840B40"/>
    <w:rsid w:val="00842137"/>
    <w:rsid w:val="008421C6"/>
    <w:rsid w:val="00842505"/>
    <w:rsid w:val="00844710"/>
    <w:rsid w:val="008454D8"/>
    <w:rsid w:val="008465AC"/>
    <w:rsid w:val="008469C4"/>
    <w:rsid w:val="008477F0"/>
    <w:rsid w:val="00847E49"/>
    <w:rsid w:val="00850BCC"/>
    <w:rsid w:val="00850C81"/>
    <w:rsid w:val="008521DA"/>
    <w:rsid w:val="00853400"/>
    <w:rsid w:val="00854137"/>
    <w:rsid w:val="00854182"/>
    <w:rsid w:val="00854258"/>
    <w:rsid w:val="008551F3"/>
    <w:rsid w:val="0085547D"/>
    <w:rsid w:val="00856CD8"/>
    <w:rsid w:val="00857383"/>
    <w:rsid w:val="00862223"/>
    <w:rsid w:val="0086237B"/>
    <w:rsid w:val="0086264D"/>
    <w:rsid w:val="008626DD"/>
    <w:rsid w:val="00863029"/>
    <w:rsid w:val="008633FD"/>
    <w:rsid w:val="00864748"/>
    <w:rsid w:val="008659D4"/>
    <w:rsid w:val="00870EAF"/>
    <w:rsid w:val="00870EB6"/>
    <w:rsid w:val="008712EA"/>
    <w:rsid w:val="0087162E"/>
    <w:rsid w:val="0087186D"/>
    <w:rsid w:val="00872899"/>
    <w:rsid w:val="008750D0"/>
    <w:rsid w:val="0087691E"/>
    <w:rsid w:val="008769A2"/>
    <w:rsid w:val="00877848"/>
    <w:rsid w:val="00881C35"/>
    <w:rsid w:val="00883902"/>
    <w:rsid w:val="008841D1"/>
    <w:rsid w:val="0088525D"/>
    <w:rsid w:val="00885FC1"/>
    <w:rsid w:val="00886B7B"/>
    <w:rsid w:val="0088714E"/>
    <w:rsid w:val="0088737A"/>
    <w:rsid w:val="00887AB9"/>
    <w:rsid w:val="00887B24"/>
    <w:rsid w:val="00887E1C"/>
    <w:rsid w:val="008903DA"/>
    <w:rsid w:val="00891141"/>
    <w:rsid w:val="00891C0C"/>
    <w:rsid w:val="00891DC8"/>
    <w:rsid w:val="008927FE"/>
    <w:rsid w:val="00892B0D"/>
    <w:rsid w:val="00893381"/>
    <w:rsid w:val="0089437E"/>
    <w:rsid w:val="008943EB"/>
    <w:rsid w:val="00894547"/>
    <w:rsid w:val="00894FE6"/>
    <w:rsid w:val="008957D5"/>
    <w:rsid w:val="00896109"/>
    <w:rsid w:val="008975B6"/>
    <w:rsid w:val="008A036C"/>
    <w:rsid w:val="008A1792"/>
    <w:rsid w:val="008A2E26"/>
    <w:rsid w:val="008A2FA4"/>
    <w:rsid w:val="008A3401"/>
    <w:rsid w:val="008A3AF6"/>
    <w:rsid w:val="008A3DA4"/>
    <w:rsid w:val="008A463D"/>
    <w:rsid w:val="008A5BEE"/>
    <w:rsid w:val="008A772E"/>
    <w:rsid w:val="008B0750"/>
    <w:rsid w:val="008B08D7"/>
    <w:rsid w:val="008B0ADC"/>
    <w:rsid w:val="008B0AE7"/>
    <w:rsid w:val="008B27A8"/>
    <w:rsid w:val="008B30A9"/>
    <w:rsid w:val="008B393A"/>
    <w:rsid w:val="008B44D0"/>
    <w:rsid w:val="008B4A98"/>
    <w:rsid w:val="008B52C3"/>
    <w:rsid w:val="008C07B2"/>
    <w:rsid w:val="008C0872"/>
    <w:rsid w:val="008C0AAA"/>
    <w:rsid w:val="008C1F9B"/>
    <w:rsid w:val="008C23B7"/>
    <w:rsid w:val="008C4634"/>
    <w:rsid w:val="008C5D6F"/>
    <w:rsid w:val="008C5E12"/>
    <w:rsid w:val="008C695D"/>
    <w:rsid w:val="008C6C9F"/>
    <w:rsid w:val="008C6D07"/>
    <w:rsid w:val="008C72DA"/>
    <w:rsid w:val="008C73A3"/>
    <w:rsid w:val="008D0E53"/>
    <w:rsid w:val="008D1412"/>
    <w:rsid w:val="008D2FE2"/>
    <w:rsid w:val="008D4261"/>
    <w:rsid w:val="008D463A"/>
    <w:rsid w:val="008D5D26"/>
    <w:rsid w:val="008D5E9F"/>
    <w:rsid w:val="008D64F2"/>
    <w:rsid w:val="008E0CF9"/>
    <w:rsid w:val="008E32F8"/>
    <w:rsid w:val="008E341F"/>
    <w:rsid w:val="008E40A7"/>
    <w:rsid w:val="008E5818"/>
    <w:rsid w:val="008E699A"/>
    <w:rsid w:val="008F03B1"/>
    <w:rsid w:val="008F1D52"/>
    <w:rsid w:val="008F2F9C"/>
    <w:rsid w:val="008F3DE5"/>
    <w:rsid w:val="008F439D"/>
    <w:rsid w:val="008F6944"/>
    <w:rsid w:val="0090178C"/>
    <w:rsid w:val="00901864"/>
    <w:rsid w:val="00902AEF"/>
    <w:rsid w:val="00903669"/>
    <w:rsid w:val="00903CDC"/>
    <w:rsid w:val="009057DA"/>
    <w:rsid w:val="00905A79"/>
    <w:rsid w:val="00910963"/>
    <w:rsid w:val="00912CBD"/>
    <w:rsid w:val="00913098"/>
    <w:rsid w:val="009134F7"/>
    <w:rsid w:val="00913D6D"/>
    <w:rsid w:val="0091601A"/>
    <w:rsid w:val="00916BEA"/>
    <w:rsid w:val="00916DDC"/>
    <w:rsid w:val="00917058"/>
    <w:rsid w:val="00917D3F"/>
    <w:rsid w:val="00921061"/>
    <w:rsid w:val="0092113E"/>
    <w:rsid w:val="00921979"/>
    <w:rsid w:val="00922A51"/>
    <w:rsid w:val="00923E4B"/>
    <w:rsid w:val="009267A8"/>
    <w:rsid w:val="009274A2"/>
    <w:rsid w:val="009301B4"/>
    <w:rsid w:val="0093080A"/>
    <w:rsid w:val="00933A5B"/>
    <w:rsid w:val="00933B93"/>
    <w:rsid w:val="009344AF"/>
    <w:rsid w:val="009356E9"/>
    <w:rsid w:val="00935EB3"/>
    <w:rsid w:val="009367DF"/>
    <w:rsid w:val="00937895"/>
    <w:rsid w:val="0094112B"/>
    <w:rsid w:val="00941166"/>
    <w:rsid w:val="00943EB4"/>
    <w:rsid w:val="0094480D"/>
    <w:rsid w:val="00945B63"/>
    <w:rsid w:val="00945CBE"/>
    <w:rsid w:val="00946A2A"/>
    <w:rsid w:val="00947497"/>
    <w:rsid w:val="00951002"/>
    <w:rsid w:val="00952227"/>
    <w:rsid w:val="00952B62"/>
    <w:rsid w:val="009543E1"/>
    <w:rsid w:val="00957DBA"/>
    <w:rsid w:val="00961229"/>
    <w:rsid w:val="00962660"/>
    <w:rsid w:val="009629F7"/>
    <w:rsid w:val="00962B16"/>
    <w:rsid w:val="00963AFC"/>
    <w:rsid w:val="00964652"/>
    <w:rsid w:val="00964AE4"/>
    <w:rsid w:val="00964F6D"/>
    <w:rsid w:val="00971497"/>
    <w:rsid w:val="00972126"/>
    <w:rsid w:val="00973D37"/>
    <w:rsid w:val="009813FA"/>
    <w:rsid w:val="0098198F"/>
    <w:rsid w:val="009824DB"/>
    <w:rsid w:val="00984E0C"/>
    <w:rsid w:val="00985145"/>
    <w:rsid w:val="00985982"/>
    <w:rsid w:val="00986366"/>
    <w:rsid w:val="0098689E"/>
    <w:rsid w:val="00987D64"/>
    <w:rsid w:val="009914DF"/>
    <w:rsid w:val="00991D42"/>
    <w:rsid w:val="0099226A"/>
    <w:rsid w:val="0099326C"/>
    <w:rsid w:val="00993ADA"/>
    <w:rsid w:val="009940FB"/>
    <w:rsid w:val="00994167"/>
    <w:rsid w:val="009947F7"/>
    <w:rsid w:val="00995D25"/>
    <w:rsid w:val="00995DF1"/>
    <w:rsid w:val="009A163E"/>
    <w:rsid w:val="009A2296"/>
    <w:rsid w:val="009A341E"/>
    <w:rsid w:val="009A3D6A"/>
    <w:rsid w:val="009A4D6E"/>
    <w:rsid w:val="009A54BA"/>
    <w:rsid w:val="009A5C65"/>
    <w:rsid w:val="009A68DB"/>
    <w:rsid w:val="009A6D05"/>
    <w:rsid w:val="009A752B"/>
    <w:rsid w:val="009B0C08"/>
    <w:rsid w:val="009B13C6"/>
    <w:rsid w:val="009B16F4"/>
    <w:rsid w:val="009B2495"/>
    <w:rsid w:val="009B3323"/>
    <w:rsid w:val="009B3431"/>
    <w:rsid w:val="009B6024"/>
    <w:rsid w:val="009B61DB"/>
    <w:rsid w:val="009B7414"/>
    <w:rsid w:val="009B773C"/>
    <w:rsid w:val="009B7ABC"/>
    <w:rsid w:val="009C14C8"/>
    <w:rsid w:val="009C2525"/>
    <w:rsid w:val="009C3363"/>
    <w:rsid w:val="009C3797"/>
    <w:rsid w:val="009C79F4"/>
    <w:rsid w:val="009D1574"/>
    <w:rsid w:val="009D1D74"/>
    <w:rsid w:val="009D2385"/>
    <w:rsid w:val="009D36B3"/>
    <w:rsid w:val="009D3778"/>
    <w:rsid w:val="009D3AA8"/>
    <w:rsid w:val="009D4A4D"/>
    <w:rsid w:val="009D4A69"/>
    <w:rsid w:val="009D53D4"/>
    <w:rsid w:val="009D68B9"/>
    <w:rsid w:val="009D73B2"/>
    <w:rsid w:val="009D7689"/>
    <w:rsid w:val="009E085A"/>
    <w:rsid w:val="009E09CB"/>
    <w:rsid w:val="009E2E7D"/>
    <w:rsid w:val="009E43C7"/>
    <w:rsid w:val="009E678F"/>
    <w:rsid w:val="009E6E92"/>
    <w:rsid w:val="009E7AE8"/>
    <w:rsid w:val="009F0F76"/>
    <w:rsid w:val="009F1F1A"/>
    <w:rsid w:val="009F2AB9"/>
    <w:rsid w:val="009F4E83"/>
    <w:rsid w:val="009F545A"/>
    <w:rsid w:val="009F5F41"/>
    <w:rsid w:val="009F6248"/>
    <w:rsid w:val="009F63AF"/>
    <w:rsid w:val="009F6B08"/>
    <w:rsid w:val="009F734B"/>
    <w:rsid w:val="009F762D"/>
    <w:rsid w:val="009F7AC8"/>
    <w:rsid w:val="00A01516"/>
    <w:rsid w:val="00A01A87"/>
    <w:rsid w:val="00A023B4"/>
    <w:rsid w:val="00A024E3"/>
    <w:rsid w:val="00A02970"/>
    <w:rsid w:val="00A03953"/>
    <w:rsid w:val="00A04ECD"/>
    <w:rsid w:val="00A0757F"/>
    <w:rsid w:val="00A125E0"/>
    <w:rsid w:val="00A129AD"/>
    <w:rsid w:val="00A2134F"/>
    <w:rsid w:val="00A2193C"/>
    <w:rsid w:val="00A243D1"/>
    <w:rsid w:val="00A25352"/>
    <w:rsid w:val="00A276DC"/>
    <w:rsid w:val="00A3012A"/>
    <w:rsid w:val="00A306CB"/>
    <w:rsid w:val="00A31A3C"/>
    <w:rsid w:val="00A31D39"/>
    <w:rsid w:val="00A32285"/>
    <w:rsid w:val="00A335DD"/>
    <w:rsid w:val="00A352C3"/>
    <w:rsid w:val="00A356FA"/>
    <w:rsid w:val="00A35993"/>
    <w:rsid w:val="00A36829"/>
    <w:rsid w:val="00A37140"/>
    <w:rsid w:val="00A372EF"/>
    <w:rsid w:val="00A40C0E"/>
    <w:rsid w:val="00A413B9"/>
    <w:rsid w:val="00A4143B"/>
    <w:rsid w:val="00A429E4"/>
    <w:rsid w:val="00A43070"/>
    <w:rsid w:val="00A431C9"/>
    <w:rsid w:val="00A4621F"/>
    <w:rsid w:val="00A46761"/>
    <w:rsid w:val="00A46B84"/>
    <w:rsid w:val="00A47AE7"/>
    <w:rsid w:val="00A51C87"/>
    <w:rsid w:val="00A52220"/>
    <w:rsid w:val="00A542FF"/>
    <w:rsid w:val="00A54510"/>
    <w:rsid w:val="00A54619"/>
    <w:rsid w:val="00A551CB"/>
    <w:rsid w:val="00A56170"/>
    <w:rsid w:val="00A604A5"/>
    <w:rsid w:val="00A62B5D"/>
    <w:rsid w:val="00A6322D"/>
    <w:rsid w:val="00A636F1"/>
    <w:rsid w:val="00A648D8"/>
    <w:rsid w:val="00A64B77"/>
    <w:rsid w:val="00A72B5E"/>
    <w:rsid w:val="00A73122"/>
    <w:rsid w:val="00A73773"/>
    <w:rsid w:val="00A75842"/>
    <w:rsid w:val="00A76204"/>
    <w:rsid w:val="00A77027"/>
    <w:rsid w:val="00A77E5E"/>
    <w:rsid w:val="00A81600"/>
    <w:rsid w:val="00A8190A"/>
    <w:rsid w:val="00A82727"/>
    <w:rsid w:val="00A837A1"/>
    <w:rsid w:val="00A8385A"/>
    <w:rsid w:val="00A83F35"/>
    <w:rsid w:val="00A8434A"/>
    <w:rsid w:val="00A843D5"/>
    <w:rsid w:val="00A84980"/>
    <w:rsid w:val="00A85210"/>
    <w:rsid w:val="00A8594A"/>
    <w:rsid w:val="00A86620"/>
    <w:rsid w:val="00A87079"/>
    <w:rsid w:val="00A870D4"/>
    <w:rsid w:val="00A87950"/>
    <w:rsid w:val="00A879F1"/>
    <w:rsid w:val="00A90335"/>
    <w:rsid w:val="00A90787"/>
    <w:rsid w:val="00A90B91"/>
    <w:rsid w:val="00A90DB7"/>
    <w:rsid w:val="00A91910"/>
    <w:rsid w:val="00A92747"/>
    <w:rsid w:val="00A92B7B"/>
    <w:rsid w:val="00A938FF"/>
    <w:rsid w:val="00A939F9"/>
    <w:rsid w:val="00A93D18"/>
    <w:rsid w:val="00A964C7"/>
    <w:rsid w:val="00A96863"/>
    <w:rsid w:val="00A96ABF"/>
    <w:rsid w:val="00AA0FA7"/>
    <w:rsid w:val="00AA1E13"/>
    <w:rsid w:val="00AA4F69"/>
    <w:rsid w:val="00AA52F6"/>
    <w:rsid w:val="00AA7291"/>
    <w:rsid w:val="00AB0224"/>
    <w:rsid w:val="00AB0935"/>
    <w:rsid w:val="00AB0DEA"/>
    <w:rsid w:val="00AB2920"/>
    <w:rsid w:val="00AB4B5D"/>
    <w:rsid w:val="00AB6CCD"/>
    <w:rsid w:val="00AB7515"/>
    <w:rsid w:val="00AB7AF4"/>
    <w:rsid w:val="00AC0227"/>
    <w:rsid w:val="00AC091F"/>
    <w:rsid w:val="00AC0E76"/>
    <w:rsid w:val="00AC2FFF"/>
    <w:rsid w:val="00AC4240"/>
    <w:rsid w:val="00AC5944"/>
    <w:rsid w:val="00AC5D9E"/>
    <w:rsid w:val="00AC7083"/>
    <w:rsid w:val="00AC7BBA"/>
    <w:rsid w:val="00AC7DA4"/>
    <w:rsid w:val="00AD06A6"/>
    <w:rsid w:val="00AD0966"/>
    <w:rsid w:val="00AD1D25"/>
    <w:rsid w:val="00AD501B"/>
    <w:rsid w:val="00AD521C"/>
    <w:rsid w:val="00AE0EBD"/>
    <w:rsid w:val="00AE451E"/>
    <w:rsid w:val="00AE469D"/>
    <w:rsid w:val="00AE4C8E"/>
    <w:rsid w:val="00AE6019"/>
    <w:rsid w:val="00AE775F"/>
    <w:rsid w:val="00AE7DCB"/>
    <w:rsid w:val="00AF008D"/>
    <w:rsid w:val="00AF026B"/>
    <w:rsid w:val="00AF06CD"/>
    <w:rsid w:val="00AF0F71"/>
    <w:rsid w:val="00AF1EEC"/>
    <w:rsid w:val="00AF22D4"/>
    <w:rsid w:val="00AF29F5"/>
    <w:rsid w:val="00AF373F"/>
    <w:rsid w:val="00AF7411"/>
    <w:rsid w:val="00B0035C"/>
    <w:rsid w:val="00B00627"/>
    <w:rsid w:val="00B014BA"/>
    <w:rsid w:val="00B0485E"/>
    <w:rsid w:val="00B05165"/>
    <w:rsid w:val="00B05970"/>
    <w:rsid w:val="00B06944"/>
    <w:rsid w:val="00B06A0C"/>
    <w:rsid w:val="00B11805"/>
    <w:rsid w:val="00B12D62"/>
    <w:rsid w:val="00B130A6"/>
    <w:rsid w:val="00B133BC"/>
    <w:rsid w:val="00B157F5"/>
    <w:rsid w:val="00B171BF"/>
    <w:rsid w:val="00B174E3"/>
    <w:rsid w:val="00B177B6"/>
    <w:rsid w:val="00B1796F"/>
    <w:rsid w:val="00B179EC"/>
    <w:rsid w:val="00B17AB0"/>
    <w:rsid w:val="00B20246"/>
    <w:rsid w:val="00B2214A"/>
    <w:rsid w:val="00B22716"/>
    <w:rsid w:val="00B23815"/>
    <w:rsid w:val="00B25428"/>
    <w:rsid w:val="00B26697"/>
    <w:rsid w:val="00B27160"/>
    <w:rsid w:val="00B27521"/>
    <w:rsid w:val="00B30510"/>
    <w:rsid w:val="00B310F9"/>
    <w:rsid w:val="00B320C0"/>
    <w:rsid w:val="00B40334"/>
    <w:rsid w:val="00B4063B"/>
    <w:rsid w:val="00B4312F"/>
    <w:rsid w:val="00B43C39"/>
    <w:rsid w:val="00B45074"/>
    <w:rsid w:val="00B50330"/>
    <w:rsid w:val="00B532A0"/>
    <w:rsid w:val="00B547E8"/>
    <w:rsid w:val="00B55E00"/>
    <w:rsid w:val="00B56C0F"/>
    <w:rsid w:val="00B60A65"/>
    <w:rsid w:val="00B64578"/>
    <w:rsid w:val="00B660BC"/>
    <w:rsid w:val="00B66796"/>
    <w:rsid w:val="00B670E2"/>
    <w:rsid w:val="00B673D6"/>
    <w:rsid w:val="00B67F75"/>
    <w:rsid w:val="00B7033B"/>
    <w:rsid w:val="00B70442"/>
    <w:rsid w:val="00B70546"/>
    <w:rsid w:val="00B75C0C"/>
    <w:rsid w:val="00B761B8"/>
    <w:rsid w:val="00B82154"/>
    <w:rsid w:val="00B862FE"/>
    <w:rsid w:val="00B86CFC"/>
    <w:rsid w:val="00B90A6B"/>
    <w:rsid w:val="00B920CA"/>
    <w:rsid w:val="00B93347"/>
    <w:rsid w:val="00B93A70"/>
    <w:rsid w:val="00B93C69"/>
    <w:rsid w:val="00B93CC7"/>
    <w:rsid w:val="00B94549"/>
    <w:rsid w:val="00B94ABD"/>
    <w:rsid w:val="00B9509F"/>
    <w:rsid w:val="00B9512A"/>
    <w:rsid w:val="00B972C9"/>
    <w:rsid w:val="00B97F4A"/>
    <w:rsid w:val="00BA066D"/>
    <w:rsid w:val="00BA0AB2"/>
    <w:rsid w:val="00BA202C"/>
    <w:rsid w:val="00BA2223"/>
    <w:rsid w:val="00BA279C"/>
    <w:rsid w:val="00BA3783"/>
    <w:rsid w:val="00BA523A"/>
    <w:rsid w:val="00BA56AA"/>
    <w:rsid w:val="00BA7430"/>
    <w:rsid w:val="00BA7DA6"/>
    <w:rsid w:val="00BB0957"/>
    <w:rsid w:val="00BB1318"/>
    <w:rsid w:val="00BB1AD9"/>
    <w:rsid w:val="00BB1D41"/>
    <w:rsid w:val="00BB1D6D"/>
    <w:rsid w:val="00BB2570"/>
    <w:rsid w:val="00BB2611"/>
    <w:rsid w:val="00BB2664"/>
    <w:rsid w:val="00BB2EC6"/>
    <w:rsid w:val="00BB2ED2"/>
    <w:rsid w:val="00BB6ECC"/>
    <w:rsid w:val="00BB7D0B"/>
    <w:rsid w:val="00BC0926"/>
    <w:rsid w:val="00BC36DD"/>
    <w:rsid w:val="00BC3798"/>
    <w:rsid w:val="00BC407A"/>
    <w:rsid w:val="00BC6448"/>
    <w:rsid w:val="00BC6541"/>
    <w:rsid w:val="00BD03A5"/>
    <w:rsid w:val="00BD0F53"/>
    <w:rsid w:val="00BD1896"/>
    <w:rsid w:val="00BD2274"/>
    <w:rsid w:val="00BD2993"/>
    <w:rsid w:val="00BD2CF2"/>
    <w:rsid w:val="00BD35AE"/>
    <w:rsid w:val="00BD3893"/>
    <w:rsid w:val="00BE1E3C"/>
    <w:rsid w:val="00BE1ED8"/>
    <w:rsid w:val="00BE4514"/>
    <w:rsid w:val="00BE498D"/>
    <w:rsid w:val="00BE6FDE"/>
    <w:rsid w:val="00BE7EBE"/>
    <w:rsid w:val="00BF13FC"/>
    <w:rsid w:val="00BF1614"/>
    <w:rsid w:val="00BF2274"/>
    <w:rsid w:val="00BF2B99"/>
    <w:rsid w:val="00BF2D4E"/>
    <w:rsid w:val="00BF3BE3"/>
    <w:rsid w:val="00BF420C"/>
    <w:rsid w:val="00BF4F18"/>
    <w:rsid w:val="00BF598F"/>
    <w:rsid w:val="00BF60BC"/>
    <w:rsid w:val="00BF6562"/>
    <w:rsid w:val="00BF77D4"/>
    <w:rsid w:val="00C019FE"/>
    <w:rsid w:val="00C02631"/>
    <w:rsid w:val="00C046A2"/>
    <w:rsid w:val="00C050D3"/>
    <w:rsid w:val="00C067A0"/>
    <w:rsid w:val="00C06A37"/>
    <w:rsid w:val="00C06AF5"/>
    <w:rsid w:val="00C078B2"/>
    <w:rsid w:val="00C07BF6"/>
    <w:rsid w:val="00C10966"/>
    <w:rsid w:val="00C11FC2"/>
    <w:rsid w:val="00C12D1D"/>
    <w:rsid w:val="00C14265"/>
    <w:rsid w:val="00C143AE"/>
    <w:rsid w:val="00C16276"/>
    <w:rsid w:val="00C162EB"/>
    <w:rsid w:val="00C17956"/>
    <w:rsid w:val="00C22E01"/>
    <w:rsid w:val="00C24C7F"/>
    <w:rsid w:val="00C2567C"/>
    <w:rsid w:val="00C27900"/>
    <w:rsid w:val="00C315BA"/>
    <w:rsid w:val="00C32F1F"/>
    <w:rsid w:val="00C33671"/>
    <w:rsid w:val="00C35E56"/>
    <w:rsid w:val="00C36046"/>
    <w:rsid w:val="00C36083"/>
    <w:rsid w:val="00C364AE"/>
    <w:rsid w:val="00C37C23"/>
    <w:rsid w:val="00C4052B"/>
    <w:rsid w:val="00C429D3"/>
    <w:rsid w:val="00C42E73"/>
    <w:rsid w:val="00C43766"/>
    <w:rsid w:val="00C44B5D"/>
    <w:rsid w:val="00C44F9B"/>
    <w:rsid w:val="00C4523A"/>
    <w:rsid w:val="00C452EB"/>
    <w:rsid w:val="00C46202"/>
    <w:rsid w:val="00C54686"/>
    <w:rsid w:val="00C55DBA"/>
    <w:rsid w:val="00C56D82"/>
    <w:rsid w:val="00C5773D"/>
    <w:rsid w:val="00C6079E"/>
    <w:rsid w:val="00C62300"/>
    <w:rsid w:val="00C65035"/>
    <w:rsid w:val="00C65824"/>
    <w:rsid w:val="00C662A5"/>
    <w:rsid w:val="00C66403"/>
    <w:rsid w:val="00C66725"/>
    <w:rsid w:val="00C66F8E"/>
    <w:rsid w:val="00C71EDF"/>
    <w:rsid w:val="00C720C9"/>
    <w:rsid w:val="00C721FC"/>
    <w:rsid w:val="00C7221A"/>
    <w:rsid w:val="00C7386F"/>
    <w:rsid w:val="00C7395C"/>
    <w:rsid w:val="00C73A6A"/>
    <w:rsid w:val="00C74D05"/>
    <w:rsid w:val="00C75562"/>
    <w:rsid w:val="00C75AD9"/>
    <w:rsid w:val="00C769E5"/>
    <w:rsid w:val="00C76F32"/>
    <w:rsid w:val="00C802DE"/>
    <w:rsid w:val="00C81345"/>
    <w:rsid w:val="00C819FA"/>
    <w:rsid w:val="00C82750"/>
    <w:rsid w:val="00C82A91"/>
    <w:rsid w:val="00C82C57"/>
    <w:rsid w:val="00C83BBC"/>
    <w:rsid w:val="00C84D3F"/>
    <w:rsid w:val="00C85A90"/>
    <w:rsid w:val="00C87D5C"/>
    <w:rsid w:val="00C87E8D"/>
    <w:rsid w:val="00C90583"/>
    <w:rsid w:val="00C90834"/>
    <w:rsid w:val="00C9143D"/>
    <w:rsid w:val="00C92506"/>
    <w:rsid w:val="00C93652"/>
    <w:rsid w:val="00C938FD"/>
    <w:rsid w:val="00C93A7F"/>
    <w:rsid w:val="00C95BB1"/>
    <w:rsid w:val="00C9766F"/>
    <w:rsid w:val="00C97D9E"/>
    <w:rsid w:val="00CA03AB"/>
    <w:rsid w:val="00CA1FBC"/>
    <w:rsid w:val="00CA31EA"/>
    <w:rsid w:val="00CA379A"/>
    <w:rsid w:val="00CA7AA0"/>
    <w:rsid w:val="00CB0135"/>
    <w:rsid w:val="00CB0F96"/>
    <w:rsid w:val="00CB1EE3"/>
    <w:rsid w:val="00CB3A5C"/>
    <w:rsid w:val="00CB5D02"/>
    <w:rsid w:val="00CB7269"/>
    <w:rsid w:val="00CB7B42"/>
    <w:rsid w:val="00CC2B78"/>
    <w:rsid w:val="00CC3B29"/>
    <w:rsid w:val="00CC426E"/>
    <w:rsid w:val="00CC5689"/>
    <w:rsid w:val="00CC592C"/>
    <w:rsid w:val="00CC5EBB"/>
    <w:rsid w:val="00CD11ED"/>
    <w:rsid w:val="00CD1D03"/>
    <w:rsid w:val="00CD3381"/>
    <w:rsid w:val="00CD50DD"/>
    <w:rsid w:val="00CD6263"/>
    <w:rsid w:val="00CD77DC"/>
    <w:rsid w:val="00CE01FE"/>
    <w:rsid w:val="00CE5D66"/>
    <w:rsid w:val="00CE793E"/>
    <w:rsid w:val="00CF52DA"/>
    <w:rsid w:val="00CF6936"/>
    <w:rsid w:val="00D00651"/>
    <w:rsid w:val="00D01622"/>
    <w:rsid w:val="00D02B02"/>
    <w:rsid w:val="00D02E9B"/>
    <w:rsid w:val="00D03BBE"/>
    <w:rsid w:val="00D05EA5"/>
    <w:rsid w:val="00D06434"/>
    <w:rsid w:val="00D0660A"/>
    <w:rsid w:val="00D11346"/>
    <w:rsid w:val="00D11D20"/>
    <w:rsid w:val="00D11D3F"/>
    <w:rsid w:val="00D129B3"/>
    <w:rsid w:val="00D15D4C"/>
    <w:rsid w:val="00D15DDC"/>
    <w:rsid w:val="00D161AC"/>
    <w:rsid w:val="00D16432"/>
    <w:rsid w:val="00D16769"/>
    <w:rsid w:val="00D172BB"/>
    <w:rsid w:val="00D17FC3"/>
    <w:rsid w:val="00D23C3B"/>
    <w:rsid w:val="00D2582A"/>
    <w:rsid w:val="00D26074"/>
    <w:rsid w:val="00D26E61"/>
    <w:rsid w:val="00D271E5"/>
    <w:rsid w:val="00D278B8"/>
    <w:rsid w:val="00D300F0"/>
    <w:rsid w:val="00D301C8"/>
    <w:rsid w:val="00D301F3"/>
    <w:rsid w:val="00D30723"/>
    <w:rsid w:val="00D30971"/>
    <w:rsid w:val="00D31B16"/>
    <w:rsid w:val="00D32C23"/>
    <w:rsid w:val="00D33008"/>
    <w:rsid w:val="00D334E7"/>
    <w:rsid w:val="00D3356E"/>
    <w:rsid w:val="00D33C38"/>
    <w:rsid w:val="00D33DA2"/>
    <w:rsid w:val="00D34AF1"/>
    <w:rsid w:val="00D34CB0"/>
    <w:rsid w:val="00D35453"/>
    <w:rsid w:val="00D361E7"/>
    <w:rsid w:val="00D37BD7"/>
    <w:rsid w:val="00D433B6"/>
    <w:rsid w:val="00D44EAF"/>
    <w:rsid w:val="00D45F4A"/>
    <w:rsid w:val="00D464F9"/>
    <w:rsid w:val="00D47E5C"/>
    <w:rsid w:val="00D51867"/>
    <w:rsid w:val="00D52893"/>
    <w:rsid w:val="00D5508C"/>
    <w:rsid w:val="00D55A57"/>
    <w:rsid w:val="00D55B2F"/>
    <w:rsid w:val="00D56481"/>
    <w:rsid w:val="00D57C45"/>
    <w:rsid w:val="00D57EA6"/>
    <w:rsid w:val="00D626CD"/>
    <w:rsid w:val="00D63195"/>
    <w:rsid w:val="00D665F9"/>
    <w:rsid w:val="00D667AE"/>
    <w:rsid w:val="00D66A79"/>
    <w:rsid w:val="00D66E0B"/>
    <w:rsid w:val="00D66E3C"/>
    <w:rsid w:val="00D67080"/>
    <w:rsid w:val="00D678FF"/>
    <w:rsid w:val="00D7406A"/>
    <w:rsid w:val="00D76284"/>
    <w:rsid w:val="00D764B6"/>
    <w:rsid w:val="00D80870"/>
    <w:rsid w:val="00D81466"/>
    <w:rsid w:val="00D81958"/>
    <w:rsid w:val="00D8206D"/>
    <w:rsid w:val="00D82A76"/>
    <w:rsid w:val="00D85F2B"/>
    <w:rsid w:val="00D86894"/>
    <w:rsid w:val="00D87BEC"/>
    <w:rsid w:val="00D87CBA"/>
    <w:rsid w:val="00D9084F"/>
    <w:rsid w:val="00D93216"/>
    <w:rsid w:val="00D94C80"/>
    <w:rsid w:val="00D94E74"/>
    <w:rsid w:val="00D9504B"/>
    <w:rsid w:val="00D96FF8"/>
    <w:rsid w:val="00D97B00"/>
    <w:rsid w:val="00DA2527"/>
    <w:rsid w:val="00DA25E4"/>
    <w:rsid w:val="00DA2730"/>
    <w:rsid w:val="00DA3805"/>
    <w:rsid w:val="00DA39EF"/>
    <w:rsid w:val="00DA3A5B"/>
    <w:rsid w:val="00DA6050"/>
    <w:rsid w:val="00DB03F6"/>
    <w:rsid w:val="00DB1A63"/>
    <w:rsid w:val="00DB2550"/>
    <w:rsid w:val="00DB2954"/>
    <w:rsid w:val="00DB4B8F"/>
    <w:rsid w:val="00DB4E30"/>
    <w:rsid w:val="00DB5796"/>
    <w:rsid w:val="00DB5CE1"/>
    <w:rsid w:val="00DB62FC"/>
    <w:rsid w:val="00DB66FC"/>
    <w:rsid w:val="00DC0048"/>
    <w:rsid w:val="00DC0294"/>
    <w:rsid w:val="00DC2A0E"/>
    <w:rsid w:val="00DC3D71"/>
    <w:rsid w:val="00DC4F36"/>
    <w:rsid w:val="00DC4FCF"/>
    <w:rsid w:val="00DC5AB4"/>
    <w:rsid w:val="00DD1327"/>
    <w:rsid w:val="00DD1607"/>
    <w:rsid w:val="00DD2349"/>
    <w:rsid w:val="00DD24A9"/>
    <w:rsid w:val="00DD2A9E"/>
    <w:rsid w:val="00DD3914"/>
    <w:rsid w:val="00DD3FE5"/>
    <w:rsid w:val="00DD48DA"/>
    <w:rsid w:val="00DD52C8"/>
    <w:rsid w:val="00DD5CB0"/>
    <w:rsid w:val="00DD66EB"/>
    <w:rsid w:val="00DD7527"/>
    <w:rsid w:val="00DD7934"/>
    <w:rsid w:val="00DD7B73"/>
    <w:rsid w:val="00DE0599"/>
    <w:rsid w:val="00DE0ECF"/>
    <w:rsid w:val="00DE2E49"/>
    <w:rsid w:val="00DE4473"/>
    <w:rsid w:val="00DE453F"/>
    <w:rsid w:val="00DE4A08"/>
    <w:rsid w:val="00DE4BDC"/>
    <w:rsid w:val="00DE52DB"/>
    <w:rsid w:val="00DE5859"/>
    <w:rsid w:val="00DE6AAF"/>
    <w:rsid w:val="00DF01B2"/>
    <w:rsid w:val="00DF13C7"/>
    <w:rsid w:val="00DF3C5F"/>
    <w:rsid w:val="00DF4136"/>
    <w:rsid w:val="00DF588E"/>
    <w:rsid w:val="00DF77BB"/>
    <w:rsid w:val="00E0174D"/>
    <w:rsid w:val="00E017B2"/>
    <w:rsid w:val="00E023A6"/>
    <w:rsid w:val="00E03BA7"/>
    <w:rsid w:val="00E03CEB"/>
    <w:rsid w:val="00E06E9D"/>
    <w:rsid w:val="00E07788"/>
    <w:rsid w:val="00E107AB"/>
    <w:rsid w:val="00E1289E"/>
    <w:rsid w:val="00E13FD3"/>
    <w:rsid w:val="00E153DF"/>
    <w:rsid w:val="00E15725"/>
    <w:rsid w:val="00E16037"/>
    <w:rsid w:val="00E170FC"/>
    <w:rsid w:val="00E1727A"/>
    <w:rsid w:val="00E20213"/>
    <w:rsid w:val="00E220F2"/>
    <w:rsid w:val="00E232BC"/>
    <w:rsid w:val="00E23EDC"/>
    <w:rsid w:val="00E247A4"/>
    <w:rsid w:val="00E24A19"/>
    <w:rsid w:val="00E271F9"/>
    <w:rsid w:val="00E30DCC"/>
    <w:rsid w:val="00E318FC"/>
    <w:rsid w:val="00E33FF7"/>
    <w:rsid w:val="00E34718"/>
    <w:rsid w:val="00E36FCB"/>
    <w:rsid w:val="00E425B4"/>
    <w:rsid w:val="00E42AB8"/>
    <w:rsid w:val="00E4428B"/>
    <w:rsid w:val="00E446C9"/>
    <w:rsid w:val="00E44738"/>
    <w:rsid w:val="00E467AE"/>
    <w:rsid w:val="00E4797A"/>
    <w:rsid w:val="00E47D9D"/>
    <w:rsid w:val="00E523ED"/>
    <w:rsid w:val="00E52989"/>
    <w:rsid w:val="00E548D9"/>
    <w:rsid w:val="00E54E62"/>
    <w:rsid w:val="00E55792"/>
    <w:rsid w:val="00E55E7F"/>
    <w:rsid w:val="00E55FFE"/>
    <w:rsid w:val="00E56C0B"/>
    <w:rsid w:val="00E56D55"/>
    <w:rsid w:val="00E579F1"/>
    <w:rsid w:val="00E60AD4"/>
    <w:rsid w:val="00E62B8E"/>
    <w:rsid w:val="00E63639"/>
    <w:rsid w:val="00E6364A"/>
    <w:rsid w:val="00E64826"/>
    <w:rsid w:val="00E65431"/>
    <w:rsid w:val="00E66704"/>
    <w:rsid w:val="00E669C4"/>
    <w:rsid w:val="00E6714F"/>
    <w:rsid w:val="00E67165"/>
    <w:rsid w:val="00E67CC7"/>
    <w:rsid w:val="00E707AB"/>
    <w:rsid w:val="00E7087E"/>
    <w:rsid w:val="00E7329C"/>
    <w:rsid w:val="00E739C2"/>
    <w:rsid w:val="00E74F93"/>
    <w:rsid w:val="00E758D3"/>
    <w:rsid w:val="00E76E32"/>
    <w:rsid w:val="00E77151"/>
    <w:rsid w:val="00E8235E"/>
    <w:rsid w:val="00E82896"/>
    <w:rsid w:val="00E83004"/>
    <w:rsid w:val="00E83381"/>
    <w:rsid w:val="00E83FDB"/>
    <w:rsid w:val="00E8567B"/>
    <w:rsid w:val="00E85B16"/>
    <w:rsid w:val="00E86297"/>
    <w:rsid w:val="00E870B8"/>
    <w:rsid w:val="00E87F02"/>
    <w:rsid w:val="00E90908"/>
    <w:rsid w:val="00E928A6"/>
    <w:rsid w:val="00E9311F"/>
    <w:rsid w:val="00E96124"/>
    <w:rsid w:val="00E97836"/>
    <w:rsid w:val="00E97FC5"/>
    <w:rsid w:val="00EA1CA3"/>
    <w:rsid w:val="00EA375D"/>
    <w:rsid w:val="00EA5181"/>
    <w:rsid w:val="00EA58E5"/>
    <w:rsid w:val="00EA6B88"/>
    <w:rsid w:val="00EA6D8B"/>
    <w:rsid w:val="00EA7108"/>
    <w:rsid w:val="00EA74D2"/>
    <w:rsid w:val="00EA7CBB"/>
    <w:rsid w:val="00EB175E"/>
    <w:rsid w:val="00EB1BB8"/>
    <w:rsid w:val="00EB321B"/>
    <w:rsid w:val="00EB3E7C"/>
    <w:rsid w:val="00EB47B2"/>
    <w:rsid w:val="00EB6638"/>
    <w:rsid w:val="00EC0943"/>
    <w:rsid w:val="00EC15A2"/>
    <w:rsid w:val="00EC1B52"/>
    <w:rsid w:val="00EC2178"/>
    <w:rsid w:val="00EC33E0"/>
    <w:rsid w:val="00EC3C68"/>
    <w:rsid w:val="00EC6284"/>
    <w:rsid w:val="00EC6758"/>
    <w:rsid w:val="00EC682D"/>
    <w:rsid w:val="00EC7088"/>
    <w:rsid w:val="00ED0B2C"/>
    <w:rsid w:val="00ED138B"/>
    <w:rsid w:val="00ED1850"/>
    <w:rsid w:val="00ED4259"/>
    <w:rsid w:val="00ED4E6A"/>
    <w:rsid w:val="00ED60C3"/>
    <w:rsid w:val="00ED7984"/>
    <w:rsid w:val="00EE032F"/>
    <w:rsid w:val="00EE06FE"/>
    <w:rsid w:val="00EE0DBE"/>
    <w:rsid w:val="00EE0E69"/>
    <w:rsid w:val="00EE293A"/>
    <w:rsid w:val="00EE32E7"/>
    <w:rsid w:val="00EE6586"/>
    <w:rsid w:val="00EE6604"/>
    <w:rsid w:val="00EE6623"/>
    <w:rsid w:val="00EE6D0B"/>
    <w:rsid w:val="00EE70B3"/>
    <w:rsid w:val="00EE799F"/>
    <w:rsid w:val="00EF0CAB"/>
    <w:rsid w:val="00EF1D6E"/>
    <w:rsid w:val="00EF3F0D"/>
    <w:rsid w:val="00EF4518"/>
    <w:rsid w:val="00EF6DE9"/>
    <w:rsid w:val="00EF710E"/>
    <w:rsid w:val="00F00685"/>
    <w:rsid w:val="00F01DD7"/>
    <w:rsid w:val="00F03086"/>
    <w:rsid w:val="00F03347"/>
    <w:rsid w:val="00F03603"/>
    <w:rsid w:val="00F05DE8"/>
    <w:rsid w:val="00F0761C"/>
    <w:rsid w:val="00F07B69"/>
    <w:rsid w:val="00F07BF6"/>
    <w:rsid w:val="00F07D22"/>
    <w:rsid w:val="00F10024"/>
    <w:rsid w:val="00F1065E"/>
    <w:rsid w:val="00F138DC"/>
    <w:rsid w:val="00F16BB6"/>
    <w:rsid w:val="00F16FE0"/>
    <w:rsid w:val="00F21771"/>
    <w:rsid w:val="00F22710"/>
    <w:rsid w:val="00F229BC"/>
    <w:rsid w:val="00F22E96"/>
    <w:rsid w:val="00F23EE1"/>
    <w:rsid w:val="00F2598B"/>
    <w:rsid w:val="00F25ACA"/>
    <w:rsid w:val="00F3222E"/>
    <w:rsid w:val="00F341D1"/>
    <w:rsid w:val="00F34791"/>
    <w:rsid w:val="00F364FC"/>
    <w:rsid w:val="00F37CFD"/>
    <w:rsid w:val="00F41563"/>
    <w:rsid w:val="00F427D2"/>
    <w:rsid w:val="00F43E6C"/>
    <w:rsid w:val="00F44857"/>
    <w:rsid w:val="00F44877"/>
    <w:rsid w:val="00F44ED4"/>
    <w:rsid w:val="00F4593B"/>
    <w:rsid w:val="00F466E6"/>
    <w:rsid w:val="00F4673E"/>
    <w:rsid w:val="00F47DA0"/>
    <w:rsid w:val="00F47E5A"/>
    <w:rsid w:val="00F53676"/>
    <w:rsid w:val="00F54436"/>
    <w:rsid w:val="00F566E8"/>
    <w:rsid w:val="00F5723E"/>
    <w:rsid w:val="00F611C3"/>
    <w:rsid w:val="00F62231"/>
    <w:rsid w:val="00F62881"/>
    <w:rsid w:val="00F646F4"/>
    <w:rsid w:val="00F64937"/>
    <w:rsid w:val="00F65BD7"/>
    <w:rsid w:val="00F66FCF"/>
    <w:rsid w:val="00F701F5"/>
    <w:rsid w:val="00F70790"/>
    <w:rsid w:val="00F7089E"/>
    <w:rsid w:val="00F70F42"/>
    <w:rsid w:val="00F72A49"/>
    <w:rsid w:val="00F739E7"/>
    <w:rsid w:val="00F73A51"/>
    <w:rsid w:val="00F73CC4"/>
    <w:rsid w:val="00F73ECE"/>
    <w:rsid w:val="00F772FF"/>
    <w:rsid w:val="00F8480B"/>
    <w:rsid w:val="00F85273"/>
    <w:rsid w:val="00F879D9"/>
    <w:rsid w:val="00F91163"/>
    <w:rsid w:val="00F911BE"/>
    <w:rsid w:val="00F925EB"/>
    <w:rsid w:val="00F93D44"/>
    <w:rsid w:val="00F93EDA"/>
    <w:rsid w:val="00F9451B"/>
    <w:rsid w:val="00F953CA"/>
    <w:rsid w:val="00F95501"/>
    <w:rsid w:val="00F960A9"/>
    <w:rsid w:val="00FA0E06"/>
    <w:rsid w:val="00FA1289"/>
    <w:rsid w:val="00FA1B29"/>
    <w:rsid w:val="00FA2460"/>
    <w:rsid w:val="00FA247A"/>
    <w:rsid w:val="00FA2863"/>
    <w:rsid w:val="00FA3046"/>
    <w:rsid w:val="00FA5ADB"/>
    <w:rsid w:val="00FA5CC1"/>
    <w:rsid w:val="00FA64F9"/>
    <w:rsid w:val="00FB0589"/>
    <w:rsid w:val="00FB05C2"/>
    <w:rsid w:val="00FB25FB"/>
    <w:rsid w:val="00FB45BD"/>
    <w:rsid w:val="00FB4B4F"/>
    <w:rsid w:val="00FB656F"/>
    <w:rsid w:val="00FC2FEF"/>
    <w:rsid w:val="00FC30E8"/>
    <w:rsid w:val="00FC3C22"/>
    <w:rsid w:val="00FC417B"/>
    <w:rsid w:val="00FC69B5"/>
    <w:rsid w:val="00FC72EF"/>
    <w:rsid w:val="00FD0715"/>
    <w:rsid w:val="00FD10EB"/>
    <w:rsid w:val="00FD1F47"/>
    <w:rsid w:val="00FD2064"/>
    <w:rsid w:val="00FD2207"/>
    <w:rsid w:val="00FD338E"/>
    <w:rsid w:val="00FD3CDA"/>
    <w:rsid w:val="00FD3D65"/>
    <w:rsid w:val="00FD4628"/>
    <w:rsid w:val="00FD6D3A"/>
    <w:rsid w:val="00FD70E4"/>
    <w:rsid w:val="00FE1497"/>
    <w:rsid w:val="00FE19D7"/>
    <w:rsid w:val="00FE2694"/>
    <w:rsid w:val="00FE3B4A"/>
    <w:rsid w:val="00FE448B"/>
    <w:rsid w:val="00FE4844"/>
    <w:rsid w:val="00FE4994"/>
    <w:rsid w:val="00FE609E"/>
    <w:rsid w:val="00FE6299"/>
    <w:rsid w:val="00FE6738"/>
    <w:rsid w:val="00FE6E5B"/>
    <w:rsid w:val="00FE700E"/>
    <w:rsid w:val="00FF069F"/>
    <w:rsid w:val="00FF0D04"/>
    <w:rsid w:val="00FF1F8C"/>
    <w:rsid w:val="00FF21E8"/>
    <w:rsid w:val="00FF236F"/>
    <w:rsid w:val="00FF3850"/>
    <w:rsid w:val="011D4999"/>
    <w:rsid w:val="0BA325D2"/>
    <w:rsid w:val="0BD74D8B"/>
    <w:rsid w:val="1984665F"/>
    <w:rsid w:val="277A5B15"/>
    <w:rsid w:val="28F11DA1"/>
    <w:rsid w:val="36015558"/>
    <w:rsid w:val="37F12F8B"/>
    <w:rsid w:val="3B355120"/>
    <w:rsid w:val="3C402460"/>
    <w:rsid w:val="3DBE0806"/>
    <w:rsid w:val="3E814449"/>
    <w:rsid w:val="43AD1C15"/>
    <w:rsid w:val="43B0475B"/>
    <w:rsid w:val="46412844"/>
    <w:rsid w:val="46435480"/>
    <w:rsid w:val="46B80ACA"/>
    <w:rsid w:val="488F61A3"/>
    <w:rsid w:val="4D0C666F"/>
    <w:rsid w:val="51FB57D2"/>
    <w:rsid w:val="52710F4D"/>
    <w:rsid w:val="530341C2"/>
    <w:rsid w:val="56A61760"/>
    <w:rsid w:val="593234CE"/>
    <w:rsid w:val="598859FB"/>
    <w:rsid w:val="5B81239C"/>
    <w:rsid w:val="5BEA5511"/>
    <w:rsid w:val="5C801EF5"/>
    <w:rsid w:val="5DA500DF"/>
    <w:rsid w:val="6B3A3A11"/>
    <w:rsid w:val="6DF4528E"/>
    <w:rsid w:val="6E626F64"/>
    <w:rsid w:val="6EDB0991"/>
    <w:rsid w:val="72ED54B7"/>
    <w:rsid w:val="7B113F83"/>
    <w:rsid w:val="7DB87F4F"/>
    <w:rsid w:val="7F427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F678E04"/>
  <w15:docId w15:val="{422A4879-0B4D-46DB-9E22-C5F22447F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semiHidden="1" w:qFormat="1"/>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qFormat="1"/>
    <w:lsdException w:name="Body Text Indent" w:semiHidden="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qFormat="1"/>
    <w:lsdException w:name="Body Text 3" w:semiHidden="1" w:qFormat="1"/>
    <w:lsdException w:name="Body Text Indent 2" w:semiHidden="1" w:qFormat="1"/>
    <w:lsdException w:name="Body Text Indent 3" w:semiHidden="1" w:qFormat="1"/>
    <w:lsdException w:name="Block Text" w:semiHidden="1" w:unhideWhenUsed="1"/>
    <w:lsdException w:name="Hyperlink" w:uiPriority="99" w:qFormat="1"/>
    <w:lsdException w:name="FollowedHyperlink" w:semiHidden="1"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afterLines="50"/>
      <w:jc w:val="left"/>
      <w:outlineLvl w:val="0"/>
    </w:pPr>
    <w:rPr>
      <w:b/>
      <w:sz w:val="32"/>
    </w:rPr>
  </w:style>
  <w:style w:type="paragraph" w:styleId="2">
    <w:name w:val="heading 2"/>
    <w:basedOn w:val="a"/>
    <w:next w:val="a"/>
    <w:link w:val="2Char"/>
    <w:qFormat/>
    <w:pPr>
      <w:keepNext/>
      <w:keepLines/>
      <w:spacing w:before="100" w:beforeAutospacing="1" w:after="100" w:afterAutospacing="1"/>
      <w:jc w:val="left"/>
      <w:outlineLvl w:val="1"/>
    </w:pPr>
    <w:rPr>
      <w:rFonts w:ascii="Arial" w:hAnsi="Arial"/>
      <w:b/>
      <w:bCs/>
      <w:sz w:val="28"/>
      <w:szCs w:val="32"/>
    </w:rPr>
  </w:style>
  <w:style w:type="paragraph" w:styleId="3">
    <w:name w:val="heading 3"/>
    <w:basedOn w:val="a"/>
    <w:next w:val="a"/>
    <w:link w:val="3Char"/>
    <w:qFormat/>
    <w:pPr>
      <w:keepNext/>
      <w:keepLines/>
      <w:spacing w:before="100" w:beforeAutospacing="1" w:after="100" w:afterAutospacing="1"/>
      <w:jc w:val="left"/>
      <w:outlineLvl w:val="2"/>
    </w:pPr>
    <w:rPr>
      <w:rFonts w:eastAsia="微软雅黑"/>
      <w:b/>
      <w:bCs/>
      <w:sz w:val="24"/>
      <w:szCs w:val="32"/>
    </w:rPr>
  </w:style>
  <w:style w:type="paragraph" w:styleId="4">
    <w:name w:val="heading 4"/>
    <w:basedOn w:val="a"/>
    <w:next w:val="a"/>
    <w:link w:val="4Char"/>
    <w:qFormat/>
    <w:pPr>
      <w:keepNext/>
      <w:jc w:val="left"/>
      <w:outlineLvl w:val="3"/>
    </w:pPr>
    <w:rPr>
      <w:rFonts w:eastAsia="微软雅黑"/>
      <w:b/>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60"/>
      <w:jc w:val="left"/>
    </w:pPr>
    <w:rPr>
      <w:szCs w:val="21"/>
    </w:rPr>
  </w:style>
  <w:style w:type="paragraph" w:styleId="a3">
    <w:name w:val="Document Map"/>
    <w:basedOn w:val="a"/>
    <w:semiHidden/>
    <w:qFormat/>
    <w:pPr>
      <w:shd w:val="clear" w:color="auto" w:fill="000080"/>
    </w:pPr>
  </w:style>
  <w:style w:type="paragraph" w:styleId="30">
    <w:name w:val="Body Text 3"/>
    <w:basedOn w:val="a"/>
    <w:semiHidden/>
    <w:qFormat/>
    <w:rPr>
      <w:i/>
      <w:iCs/>
    </w:rPr>
  </w:style>
  <w:style w:type="paragraph" w:styleId="a4">
    <w:name w:val="Body Text"/>
    <w:basedOn w:val="a"/>
    <w:semiHidden/>
    <w:qFormat/>
    <w:rPr>
      <w:i/>
      <w:iCs/>
      <w:sz w:val="18"/>
    </w:rPr>
  </w:style>
  <w:style w:type="paragraph" w:styleId="a5">
    <w:name w:val="Body Text Indent"/>
    <w:basedOn w:val="a"/>
    <w:semiHidden/>
    <w:qFormat/>
    <w:pPr>
      <w:tabs>
        <w:tab w:val="left" w:pos="3346"/>
      </w:tabs>
      <w:ind w:firstLine="495"/>
    </w:pPr>
    <w:rPr>
      <w:i/>
      <w:iCs/>
    </w:rPr>
  </w:style>
  <w:style w:type="paragraph" w:styleId="50">
    <w:name w:val="toc 5"/>
    <w:basedOn w:val="a"/>
    <w:next w:val="a"/>
    <w:semiHidden/>
    <w:qFormat/>
    <w:pPr>
      <w:ind w:left="840"/>
      <w:jc w:val="left"/>
    </w:pPr>
    <w:rPr>
      <w:szCs w:val="21"/>
    </w:rPr>
  </w:style>
  <w:style w:type="paragraph" w:styleId="31">
    <w:name w:val="toc 3"/>
    <w:basedOn w:val="a"/>
    <w:next w:val="a"/>
    <w:uiPriority w:val="39"/>
    <w:qFormat/>
    <w:pPr>
      <w:ind w:left="420"/>
      <w:jc w:val="left"/>
    </w:pPr>
    <w:rPr>
      <w:i/>
      <w:iCs/>
    </w:rPr>
  </w:style>
  <w:style w:type="paragraph" w:styleId="80">
    <w:name w:val="toc 8"/>
    <w:basedOn w:val="a"/>
    <w:next w:val="a"/>
    <w:semiHidden/>
    <w:qFormat/>
    <w:pPr>
      <w:ind w:left="1470"/>
      <w:jc w:val="left"/>
    </w:pPr>
    <w:rPr>
      <w:szCs w:val="21"/>
    </w:rPr>
  </w:style>
  <w:style w:type="paragraph" w:styleId="20">
    <w:name w:val="Body Text Indent 2"/>
    <w:basedOn w:val="a"/>
    <w:semiHidden/>
    <w:qFormat/>
    <w:pPr>
      <w:tabs>
        <w:tab w:val="left" w:pos="3346"/>
      </w:tabs>
      <w:ind w:firstLineChars="200" w:firstLine="477"/>
    </w:pPr>
    <w:rPr>
      <w:i/>
      <w:iCs/>
    </w:rPr>
  </w:style>
  <w:style w:type="paragraph" w:styleId="a6">
    <w:name w:val="Balloon Text"/>
    <w:basedOn w:val="a"/>
    <w:link w:val="Char"/>
    <w:unhideWhenUsed/>
    <w:qFormat/>
    <w:rPr>
      <w:sz w:val="18"/>
      <w:szCs w:val="18"/>
    </w:rPr>
  </w:style>
  <w:style w:type="paragraph" w:styleId="a7">
    <w:name w:val="footer"/>
    <w:basedOn w:val="a"/>
    <w:semiHidden/>
    <w:qFormat/>
    <w:pPr>
      <w:tabs>
        <w:tab w:val="center" w:pos="4153"/>
        <w:tab w:val="right" w:pos="8306"/>
      </w:tabs>
      <w:snapToGrid w:val="0"/>
      <w:jc w:val="left"/>
    </w:pPr>
    <w:rPr>
      <w:sz w:val="18"/>
      <w:szCs w:val="18"/>
    </w:rPr>
  </w:style>
  <w:style w:type="paragraph" w:styleId="a8">
    <w:name w:val="header"/>
    <w:basedOn w:val="a"/>
    <w:link w:val="Char0"/>
    <w:semiHidden/>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rPr>
  </w:style>
  <w:style w:type="paragraph" w:styleId="40">
    <w:name w:val="toc 4"/>
    <w:basedOn w:val="a"/>
    <w:next w:val="a"/>
    <w:semiHidden/>
    <w:qFormat/>
    <w:pPr>
      <w:ind w:left="630"/>
      <w:jc w:val="left"/>
    </w:pPr>
    <w:rPr>
      <w:szCs w:val="21"/>
    </w:rPr>
  </w:style>
  <w:style w:type="paragraph" w:styleId="60">
    <w:name w:val="toc 6"/>
    <w:basedOn w:val="a"/>
    <w:next w:val="a"/>
    <w:semiHidden/>
    <w:qFormat/>
    <w:pPr>
      <w:ind w:left="1050"/>
      <w:jc w:val="left"/>
    </w:pPr>
    <w:rPr>
      <w:szCs w:val="21"/>
    </w:rPr>
  </w:style>
  <w:style w:type="paragraph" w:styleId="32">
    <w:name w:val="Body Text Indent 3"/>
    <w:basedOn w:val="a"/>
    <w:semiHidden/>
    <w:qFormat/>
    <w:pPr>
      <w:ind w:firstLine="420"/>
    </w:pPr>
    <w:rPr>
      <w:i/>
      <w:iCs/>
      <w:sz w:val="18"/>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22">
    <w:name w:val="Body Text 2"/>
    <w:basedOn w:val="a"/>
    <w:semiHidden/>
    <w:qFormat/>
    <w:pPr>
      <w:keepLines/>
      <w:widowControl/>
    </w:pPr>
    <w:rPr>
      <w:i/>
      <w:snapToGrid w:val="0"/>
      <w:kern w:val="0"/>
      <w:sz w:val="20"/>
      <w:szCs w:val="20"/>
      <w:lang w:eastAsia="en-US"/>
    </w:rPr>
  </w:style>
  <w:style w:type="paragraph" w:styleId="a9">
    <w:name w:val="Title"/>
    <w:basedOn w:val="a"/>
    <w:qFormat/>
    <w:pPr>
      <w:spacing w:before="240" w:after="60"/>
      <w:jc w:val="center"/>
      <w:outlineLvl w:val="0"/>
    </w:pPr>
    <w:rPr>
      <w:rFonts w:ascii="Arial" w:hAnsi="Arial" w:cs="Arial"/>
      <w:b/>
      <w:bCs/>
      <w:sz w:val="32"/>
      <w:szCs w:val="32"/>
    </w:rPr>
  </w:style>
  <w:style w:type="character" w:styleId="aa">
    <w:name w:val="page number"/>
    <w:basedOn w:val="a0"/>
    <w:semiHidden/>
    <w:qFormat/>
  </w:style>
  <w:style w:type="character" w:styleId="ab">
    <w:name w:val="FollowedHyperlink"/>
    <w:semiHidden/>
    <w:qFormat/>
    <w:rPr>
      <w:color w:val="800080"/>
      <w:u w:val="single"/>
    </w:rPr>
  </w:style>
  <w:style w:type="character" w:styleId="ac">
    <w:name w:val="Hyperlink"/>
    <w:uiPriority w:val="99"/>
    <w:qFormat/>
    <w:rPr>
      <w:color w:val="0000FF"/>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0"/>
    <w:qFormat/>
    <w:rPr>
      <w:lang w:eastAsia="en-US"/>
    </w:rPr>
  </w:style>
  <w:style w:type="paragraph" w:customStyle="1" w:styleId="Title2">
    <w:name w:val="Title 2"/>
    <w:basedOn w:val="Normal0"/>
    <w:next w:val="a9"/>
    <w:qFormat/>
    <w:pPr>
      <w:spacing w:before="120" w:after="120"/>
      <w:jc w:val="center"/>
    </w:pPr>
    <w:rPr>
      <w:rFonts w:ascii="Book Antiqua" w:hAnsi="Book Antiqua"/>
      <w:b/>
    </w:rPr>
  </w:style>
  <w:style w:type="paragraph" w:customStyle="1" w:styleId="abstract">
    <w:name w:val="abstract"/>
    <w:basedOn w:val="a"/>
    <w:next w:val="a"/>
    <w:qFormat/>
    <w:pPr>
      <w:widowControl/>
      <w:spacing w:before="120" w:after="120"/>
      <w:ind w:left="1440" w:right="1440"/>
    </w:pPr>
    <w:rPr>
      <w:rFonts w:ascii="Book Antiqua" w:eastAsia="Times New Roman" w:hAnsi="Book Antiqua"/>
      <w:i/>
      <w:kern w:val="0"/>
      <w:sz w:val="20"/>
      <w:szCs w:val="20"/>
      <w:lang w:eastAsia="en-US"/>
    </w:rPr>
  </w:style>
  <w:style w:type="paragraph" w:customStyle="1" w:styleId="11">
    <w:name w:val="列出段落1"/>
    <w:basedOn w:val="a"/>
    <w:uiPriority w:val="34"/>
    <w:qFormat/>
    <w:pPr>
      <w:ind w:left="360" w:firstLineChars="200" w:firstLine="420"/>
    </w:pPr>
    <w:rPr>
      <w:rFonts w:ascii="Calibri" w:hAnsi="Calibri"/>
      <w:sz w:val="28"/>
      <w:szCs w:val="28"/>
    </w:rPr>
  </w:style>
  <w:style w:type="paragraph" w:customStyle="1" w:styleId="23">
    <w:name w:val="列出段落2"/>
    <w:basedOn w:val="a"/>
    <w:uiPriority w:val="34"/>
    <w:qFormat/>
    <w:pPr>
      <w:ind w:firstLineChars="200" w:firstLine="420"/>
    </w:pPr>
  </w:style>
  <w:style w:type="paragraph" w:customStyle="1" w:styleId="33">
    <w:name w:val="列出段落3"/>
    <w:basedOn w:val="a"/>
    <w:uiPriority w:val="34"/>
    <w:qFormat/>
    <w:pPr>
      <w:ind w:firstLineChars="200" w:firstLine="420"/>
    </w:pPr>
    <w:rPr>
      <w:rFonts w:ascii="Calibri" w:hAnsi="Calibri"/>
      <w:szCs w:val="22"/>
    </w:rPr>
  </w:style>
  <w:style w:type="paragraph" w:customStyle="1" w:styleId="41">
    <w:name w:val="列出段落4"/>
    <w:basedOn w:val="a"/>
    <w:uiPriority w:val="99"/>
    <w:qFormat/>
    <w:pPr>
      <w:ind w:firstLineChars="200" w:firstLine="420"/>
    </w:pPr>
  </w:style>
  <w:style w:type="character" w:customStyle="1" w:styleId="2Char">
    <w:name w:val="标题 2 Char"/>
    <w:link w:val="2"/>
    <w:qFormat/>
    <w:rPr>
      <w:rFonts w:ascii="Arial" w:hAnsi="Arial"/>
      <w:b/>
      <w:bCs/>
      <w:kern w:val="2"/>
      <w:sz w:val="28"/>
      <w:szCs w:val="32"/>
    </w:rPr>
  </w:style>
  <w:style w:type="character" w:customStyle="1" w:styleId="3Char">
    <w:name w:val="标题 3 Char"/>
    <w:link w:val="3"/>
    <w:qFormat/>
    <w:rPr>
      <w:rFonts w:eastAsia="微软雅黑"/>
      <w:b/>
      <w:bCs/>
      <w:kern w:val="2"/>
      <w:sz w:val="24"/>
      <w:szCs w:val="32"/>
    </w:rPr>
  </w:style>
  <w:style w:type="character" w:customStyle="1" w:styleId="Char0">
    <w:name w:val="页眉 Char"/>
    <w:link w:val="a8"/>
    <w:semiHidden/>
    <w:qFormat/>
    <w:rPr>
      <w:kern w:val="2"/>
      <w:sz w:val="18"/>
      <w:szCs w:val="18"/>
    </w:rPr>
  </w:style>
  <w:style w:type="character" w:customStyle="1" w:styleId="4Char">
    <w:name w:val="标题 4 Char"/>
    <w:link w:val="4"/>
    <w:qFormat/>
    <w:rPr>
      <w:rFonts w:eastAsia="微软雅黑"/>
      <w:b/>
      <w:iCs/>
      <w:kern w:val="2"/>
      <w:sz w:val="21"/>
      <w:szCs w:val="24"/>
    </w:rPr>
  </w:style>
  <w:style w:type="paragraph" w:customStyle="1" w:styleId="51">
    <w:name w:val="列出段落5"/>
    <w:basedOn w:val="a"/>
    <w:uiPriority w:val="99"/>
    <w:qFormat/>
    <w:pPr>
      <w:ind w:firstLineChars="200" w:firstLine="420"/>
    </w:pPr>
  </w:style>
  <w:style w:type="character" w:customStyle="1" w:styleId="Char">
    <w:name w:val="批注框文本 Char"/>
    <w:basedOn w:val="a0"/>
    <w:link w:val="a6"/>
    <w:semiHidden/>
    <w:rPr>
      <w:kern w:val="2"/>
      <w:sz w:val="18"/>
      <w:szCs w:val="18"/>
    </w:rPr>
  </w:style>
  <w:style w:type="paragraph" w:styleId="ae">
    <w:name w:val="List Paragraph"/>
    <w:basedOn w:val="a"/>
    <w:uiPriority w:val="34"/>
    <w:qFormat/>
    <w:rsid w:val="009F1F1A"/>
    <w:pPr>
      <w:ind w:firstLineChars="200" w:firstLine="420"/>
    </w:pPr>
  </w:style>
  <w:style w:type="character" w:styleId="af">
    <w:name w:val="annotation reference"/>
    <w:basedOn w:val="a0"/>
    <w:semiHidden/>
    <w:unhideWhenUsed/>
    <w:rsid w:val="00274EE2"/>
    <w:rPr>
      <w:sz w:val="21"/>
      <w:szCs w:val="21"/>
    </w:rPr>
  </w:style>
  <w:style w:type="paragraph" w:styleId="af0">
    <w:name w:val="annotation text"/>
    <w:basedOn w:val="a"/>
    <w:link w:val="Char1"/>
    <w:semiHidden/>
    <w:unhideWhenUsed/>
    <w:rsid w:val="00274EE2"/>
    <w:pPr>
      <w:jc w:val="left"/>
    </w:pPr>
  </w:style>
  <w:style w:type="character" w:customStyle="1" w:styleId="Char1">
    <w:name w:val="批注文字 Char"/>
    <w:basedOn w:val="a0"/>
    <w:link w:val="af0"/>
    <w:semiHidden/>
    <w:rsid w:val="00274EE2"/>
    <w:rPr>
      <w:kern w:val="2"/>
      <w:sz w:val="21"/>
      <w:szCs w:val="24"/>
    </w:rPr>
  </w:style>
  <w:style w:type="paragraph" w:styleId="af1">
    <w:name w:val="annotation subject"/>
    <w:basedOn w:val="af0"/>
    <w:next w:val="af0"/>
    <w:link w:val="Char2"/>
    <w:semiHidden/>
    <w:unhideWhenUsed/>
    <w:rsid w:val="00274EE2"/>
    <w:rPr>
      <w:b/>
      <w:bCs/>
    </w:rPr>
  </w:style>
  <w:style w:type="character" w:customStyle="1" w:styleId="Char2">
    <w:name w:val="批注主题 Char"/>
    <w:basedOn w:val="Char1"/>
    <w:link w:val="af1"/>
    <w:semiHidden/>
    <w:rsid w:val="00274EE2"/>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5474">
      <w:bodyDiv w:val="1"/>
      <w:marLeft w:val="0"/>
      <w:marRight w:val="0"/>
      <w:marTop w:val="0"/>
      <w:marBottom w:val="0"/>
      <w:divBdr>
        <w:top w:val="none" w:sz="0" w:space="0" w:color="auto"/>
        <w:left w:val="none" w:sz="0" w:space="0" w:color="auto"/>
        <w:bottom w:val="none" w:sz="0" w:space="0" w:color="auto"/>
        <w:right w:val="none" w:sz="0" w:space="0" w:color="auto"/>
      </w:divBdr>
    </w:div>
    <w:div w:id="1109356314">
      <w:bodyDiv w:val="1"/>
      <w:marLeft w:val="0"/>
      <w:marRight w:val="0"/>
      <w:marTop w:val="0"/>
      <w:marBottom w:val="0"/>
      <w:divBdr>
        <w:top w:val="none" w:sz="0" w:space="0" w:color="auto"/>
        <w:left w:val="none" w:sz="0" w:space="0" w:color="auto"/>
        <w:bottom w:val="none" w:sz="0" w:space="0" w:color="auto"/>
        <w:right w:val="none" w:sz="0" w:space="0" w:color="auto"/>
      </w:divBdr>
    </w:div>
    <w:div w:id="2001498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72.29.3.241/browse/PLATFORM-2107"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172.29.3.241/browse/PLATFORM-2658"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172.29.3.241/browse/PLATFORM-1073?jql=issuetype%20%3D%20%22New%20Feature%22%20AND%20text%20~%20%22%E5%85%85%E5%80%BC%22%20ORDER%20BY%20created%20DESC"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172.29.3.241/browse/PLATFORM-1073" TargetMode="External"/><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172.29.3.241/browse/PLATFORM-729" TargetMode="External"/><Relationship Id="rId28" Type="http://schemas.openxmlformats.org/officeDocument/2006/relationships/hyperlink" Target="http://172.29.3.241/browse/PLATFORM-1903" TargetMode="External"/><Relationship Id="rId36" Type="http://schemas.openxmlformats.org/officeDocument/2006/relationships/image" Target="media/image21.png"/><Relationship Id="rId49" Type="http://schemas.openxmlformats.org/officeDocument/2006/relationships/image" Target="media/image34.png"/><Relationship Id="rId57" Type="http://schemas.microsoft.com/office/2011/relationships/people" Target="people.xml"/><Relationship Id="rId10" Type="http://schemas.openxmlformats.org/officeDocument/2006/relationships/image" Target="media/image17.png"/><Relationship Id="rId31" Type="http://schemas.openxmlformats.org/officeDocument/2006/relationships/hyperlink" Target="http://172.29.3.241/browse/PLATFORM-2142" TargetMode="External"/><Relationship Id="rId44" Type="http://schemas.openxmlformats.org/officeDocument/2006/relationships/image" Target="media/image29.png"/><Relationship Id="rId52"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EE3005-D0AC-45D4-B64D-7C4ED510D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46</Pages>
  <Words>2711</Words>
  <Characters>15459</Characters>
  <Application>Microsoft Office Word</Application>
  <DocSecurity>0</DocSecurity>
  <Lines>128</Lines>
  <Paragraphs>36</Paragraphs>
  <ScaleCrop>false</ScaleCrop>
  <Company/>
  <LinksUpToDate>false</LinksUpToDate>
  <CharactersWithSpaces>18134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需求文档</dc:title>
  <dc:creator>冷明强</dc:creator>
  <cp:lastModifiedBy>lenovo</cp:lastModifiedBy>
  <cp:revision>45</cp:revision>
  <cp:lastPrinted>2001-08-09T04:38:00Z</cp:lastPrinted>
  <dcterms:created xsi:type="dcterms:W3CDTF">2018-12-18T11:53:00Z</dcterms:created>
  <dcterms:modified xsi:type="dcterms:W3CDTF">2018-12-24T06:59:00Z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