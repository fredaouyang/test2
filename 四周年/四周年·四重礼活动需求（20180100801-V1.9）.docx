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2FAA" w:rsidRDefault="008440F9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>四重礼</w:t>
      </w:r>
      <w:r w:rsidR="00676F85">
        <w:rPr>
          <w:rFonts w:ascii="微软雅黑" w:eastAsia="微软雅黑" w:hAnsi="微软雅黑" w:hint="eastAsia"/>
          <w:b/>
          <w:sz w:val="30"/>
          <w:szCs w:val="30"/>
        </w:rPr>
        <w:t>活动</w:t>
      </w:r>
      <w:r w:rsidR="009432C7">
        <w:rPr>
          <w:rFonts w:ascii="微软雅黑" w:eastAsia="微软雅黑" w:hAnsi="微软雅黑" w:hint="eastAsia"/>
          <w:b/>
          <w:sz w:val="30"/>
          <w:szCs w:val="30"/>
        </w:rPr>
        <w:t>需求</w:t>
      </w:r>
    </w:p>
    <w:p w:rsidR="00B12FAA" w:rsidRDefault="009432C7">
      <w:pPr>
        <w:jc w:val="center"/>
        <w:rPr>
          <w:rFonts w:ascii="微软雅黑" w:eastAsia="微软雅黑" w:hAnsi="微软雅黑"/>
          <w:b/>
          <w:sz w:val="30"/>
          <w:szCs w:val="30"/>
        </w:rPr>
      </w:pPr>
      <w:r>
        <w:rPr>
          <w:rFonts w:ascii="微软雅黑" w:eastAsia="微软雅黑" w:hAnsi="微软雅黑" w:hint="eastAsia"/>
          <w:b/>
          <w:sz w:val="30"/>
          <w:szCs w:val="30"/>
        </w:rPr>
        <w:t xml:space="preserve">  编号</w:t>
      </w:r>
      <w:r>
        <w:rPr>
          <w:rFonts w:ascii="微软雅黑" w:eastAsia="微软雅黑" w:hAnsi="微软雅黑"/>
          <w:b/>
          <w:sz w:val="30"/>
          <w:szCs w:val="30"/>
        </w:rPr>
        <w:t>：</w:t>
      </w:r>
      <w:r>
        <w:rPr>
          <w:rFonts w:ascii="微软雅黑" w:eastAsia="微软雅黑" w:hAnsi="微软雅黑" w:hint="eastAsia"/>
          <w:b/>
          <w:sz w:val="30"/>
          <w:szCs w:val="30"/>
        </w:rPr>
        <w:t>201</w:t>
      </w:r>
      <w:r w:rsidR="00571BFD">
        <w:rPr>
          <w:rFonts w:ascii="微软雅黑" w:eastAsia="微软雅黑" w:hAnsi="微软雅黑" w:hint="eastAsia"/>
          <w:b/>
          <w:sz w:val="30"/>
          <w:szCs w:val="30"/>
        </w:rPr>
        <w:t>809</w:t>
      </w:r>
      <w:ins w:id="0" w:author="SZ_00_50" w:date="2018-09-11T10:22:00Z">
        <w:r w:rsidR="000E6F73">
          <w:rPr>
            <w:rFonts w:ascii="微软雅黑" w:eastAsia="微软雅黑" w:hAnsi="微软雅黑"/>
            <w:b/>
            <w:sz w:val="30"/>
            <w:szCs w:val="30"/>
          </w:rPr>
          <w:t>2</w:t>
        </w:r>
      </w:ins>
      <w:ins w:id="1" w:author="SZ_00_50" w:date="2018-09-28T17:32:00Z">
        <w:r w:rsidR="00FA3E8F">
          <w:rPr>
            <w:rFonts w:ascii="微软雅黑" w:eastAsia="微软雅黑" w:hAnsi="微软雅黑" w:hint="eastAsia"/>
            <w:b/>
            <w:sz w:val="30"/>
            <w:szCs w:val="30"/>
          </w:rPr>
          <w:t>9</w:t>
        </w:r>
      </w:ins>
      <w:del w:id="2" w:author="SZ_00_50" w:date="2018-09-11T10:22:00Z">
        <w:r w:rsidR="00571BFD" w:rsidDel="00E447A3">
          <w:rPr>
            <w:rFonts w:ascii="微软雅黑" w:eastAsia="微软雅黑" w:hAnsi="微软雅黑" w:hint="eastAsia"/>
            <w:b/>
            <w:sz w:val="30"/>
            <w:szCs w:val="30"/>
          </w:rPr>
          <w:delText>0</w:delText>
        </w:r>
      </w:del>
      <w:del w:id="3" w:author="SZ_00_50" w:date="2018-09-07T14:09:00Z">
        <w:r w:rsidR="00571BFD" w:rsidDel="004839D6">
          <w:rPr>
            <w:rFonts w:ascii="微软雅黑" w:eastAsia="微软雅黑" w:hAnsi="微软雅黑" w:hint="eastAsia"/>
            <w:b/>
            <w:sz w:val="30"/>
            <w:szCs w:val="30"/>
          </w:rPr>
          <w:delText>4</w:delText>
        </w:r>
      </w:del>
      <w:r w:rsidR="00CA204B">
        <w:rPr>
          <w:rFonts w:ascii="微软雅黑" w:eastAsia="微软雅黑" w:hAnsi="微软雅黑" w:hint="eastAsia"/>
          <w:b/>
          <w:sz w:val="30"/>
          <w:szCs w:val="30"/>
        </w:rPr>
        <w:t>0</w:t>
      </w:r>
      <w:ins w:id="4" w:author="SZ_00_50" w:date="2018-09-07T14:09:00Z">
        <w:r w:rsidR="00AC2B95">
          <w:rPr>
            <w:rFonts w:ascii="微软雅黑" w:eastAsia="微软雅黑" w:hAnsi="微软雅黑"/>
            <w:b/>
            <w:sz w:val="30"/>
            <w:szCs w:val="30"/>
          </w:rPr>
          <w:t>2</w:t>
        </w:r>
      </w:ins>
      <w:del w:id="5" w:author="SZ_00_50" w:date="2018-09-07T14:09:00Z">
        <w:r w:rsidR="00CA204B" w:rsidDel="004839D6">
          <w:rPr>
            <w:rFonts w:ascii="微软雅黑" w:eastAsia="微软雅黑" w:hAnsi="微软雅黑"/>
            <w:b/>
            <w:sz w:val="30"/>
            <w:szCs w:val="30"/>
          </w:rPr>
          <w:delText>2</w:delText>
        </w:r>
      </w:del>
      <w:r>
        <w:rPr>
          <w:rFonts w:ascii="微软雅黑" w:eastAsia="微软雅黑" w:hAnsi="微软雅黑"/>
          <w:b/>
          <w:sz w:val="30"/>
          <w:szCs w:val="30"/>
        </w:rPr>
        <w:t xml:space="preserve">  </w:t>
      </w:r>
      <w:r>
        <w:rPr>
          <w:rFonts w:ascii="微软雅黑" w:eastAsia="微软雅黑" w:hAnsi="微软雅黑" w:hint="eastAsia"/>
          <w:b/>
          <w:sz w:val="30"/>
          <w:szCs w:val="30"/>
        </w:rPr>
        <w:t>版本</w:t>
      </w:r>
      <w:r>
        <w:rPr>
          <w:rFonts w:ascii="微软雅黑" w:eastAsia="微软雅黑" w:hAnsi="微软雅黑"/>
          <w:b/>
          <w:sz w:val="30"/>
          <w:szCs w:val="30"/>
        </w:rPr>
        <w:t>：</w:t>
      </w:r>
      <w:r w:rsidR="00571BFD">
        <w:rPr>
          <w:rFonts w:ascii="微软雅黑" w:eastAsia="微软雅黑" w:hAnsi="微软雅黑" w:hint="eastAsia"/>
          <w:b/>
          <w:sz w:val="30"/>
          <w:szCs w:val="30"/>
        </w:rPr>
        <w:t>V1.</w:t>
      </w:r>
      <w:ins w:id="6" w:author="SZ_00_50" w:date="2018-09-28T17:32:00Z">
        <w:r w:rsidR="00FA3E8F">
          <w:rPr>
            <w:rFonts w:ascii="微软雅黑" w:eastAsia="微软雅黑" w:hAnsi="微软雅黑" w:hint="eastAsia"/>
            <w:b/>
            <w:sz w:val="30"/>
            <w:szCs w:val="30"/>
          </w:rPr>
          <w:t>8</w:t>
        </w:r>
      </w:ins>
      <w:del w:id="7" w:author="SZ_00_50" w:date="2018-09-07T14:09:00Z">
        <w:r w:rsidR="00571BFD" w:rsidDel="004839D6">
          <w:rPr>
            <w:rFonts w:ascii="微软雅黑" w:eastAsia="微软雅黑" w:hAnsi="微软雅黑" w:hint="eastAsia"/>
            <w:b/>
            <w:sz w:val="30"/>
            <w:szCs w:val="30"/>
          </w:rPr>
          <w:delText>2</w:delText>
        </w:r>
      </w:del>
    </w:p>
    <w:tbl>
      <w:tblPr>
        <w:tblW w:w="81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  <w:tblPrChange w:id="8" w:author="SZ_00_50" w:date="2018-09-13T18:53:00Z">
          <w:tblPr>
            <w:tblW w:w="8120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</w:tblPrChange>
      </w:tblPr>
      <w:tblGrid>
        <w:gridCol w:w="1266"/>
        <w:gridCol w:w="1144"/>
        <w:gridCol w:w="3652"/>
        <w:gridCol w:w="1163"/>
        <w:gridCol w:w="895"/>
        <w:tblGridChange w:id="9">
          <w:tblGrid>
            <w:gridCol w:w="1266"/>
            <w:gridCol w:w="1144"/>
            <w:gridCol w:w="3652"/>
            <w:gridCol w:w="1163"/>
            <w:gridCol w:w="895"/>
          </w:tblGrid>
        </w:tblGridChange>
      </w:tblGrid>
      <w:tr w:rsidR="00B12FAA" w:rsidTr="00931A74">
        <w:trPr>
          <w:trHeight w:val="447"/>
          <w:trPrChange w:id="10" w:author="SZ_00_50" w:date="2018-09-13T18:53:00Z">
            <w:trPr>
              <w:trHeight w:val="447"/>
            </w:trPr>
          </w:trPrChange>
        </w:trPr>
        <w:tc>
          <w:tcPr>
            <w:tcW w:w="1266" w:type="dxa"/>
            <w:vAlign w:val="center"/>
            <w:tcPrChange w:id="11" w:author="SZ_00_50" w:date="2018-09-13T18:53:00Z">
              <w:tcPr>
                <w:tcW w:w="1266" w:type="dxa"/>
              </w:tcPr>
            </w:tcPrChange>
          </w:tcPr>
          <w:p w:rsidR="00B12FAA" w:rsidRDefault="009432C7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日期</w:t>
            </w:r>
          </w:p>
        </w:tc>
        <w:tc>
          <w:tcPr>
            <w:tcW w:w="1144" w:type="dxa"/>
            <w:vAlign w:val="center"/>
            <w:tcPrChange w:id="12" w:author="SZ_00_50" w:date="2018-09-13T18:53:00Z">
              <w:tcPr>
                <w:tcW w:w="1144" w:type="dxa"/>
              </w:tcPr>
            </w:tcPrChange>
          </w:tcPr>
          <w:p w:rsidR="00B12FAA" w:rsidRDefault="009432C7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版本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号</w:t>
            </w:r>
          </w:p>
        </w:tc>
        <w:tc>
          <w:tcPr>
            <w:tcW w:w="3652" w:type="dxa"/>
            <w:vAlign w:val="center"/>
            <w:tcPrChange w:id="13" w:author="SZ_00_50" w:date="2018-09-13T18:53:00Z">
              <w:tcPr>
                <w:tcW w:w="3652" w:type="dxa"/>
              </w:tcPr>
            </w:tcPrChange>
          </w:tcPr>
          <w:p w:rsidR="00B12FAA" w:rsidRDefault="009432C7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内容</w:t>
            </w:r>
          </w:p>
        </w:tc>
        <w:tc>
          <w:tcPr>
            <w:tcW w:w="1163" w:type="dxa"/>
            <w:vAlign w:val="center"/>
            <w:tcPrChange w:id="14" w:author="SZ_00_50" w:date="2018-09-13T18:53:00Z">
              <w:tcPr>
                <w:tcW w:w="1163" w:type="dxa"/>
              </w:tcPr>
            </w:tcPrChange>
          </w:tcPr>
          <w:p w:rsidR="00B12FAA" w:rsidRDefault="009432C7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负责人</w:t>
            </w:r>
          </w:p>
        </w:tc>
        <w:tc>
          <w:tcPr>
            <w:tcW w:w="895" w:type="dxa"/>
            <w:vAlign w:val="center"/>
            <w:tcPrChange w:id="15" w:author="SZ_00_50" w:date="2018-09-13T18:53:00Z">
              <w:tcPr>
                <w:tcW w:w="895" w:type="dxa"/>
              </w:tcPr>
            </w:tcPrChange>
          </w:tcPr>
          <w:p w:rsidR="00B12FAA" w:rsidRDefault="009432C7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备注</w:t>
            </w:r>
          </w:p>
        </w:tc>
      </w:tr>
      <w:tr w:rsidR="00B12FAA" w:rsidTr="00931A74">
        <w:tc>
          <w:tcPr>
            <w:tcW w:w="1266" w:type="dxa"/>
            <w:vAlign w:val="center"/>
            <w:tcPrChange w:id="16" w:author="SZ_00_50" w:date="2018-09-13T18:53:00Z">
              <w:tcPr>
                <w:tcW w:w="1266" w:type="dxa"/>
              </w:tcPr>
            </w:tcPrChange>
          </w:tcPr>
          <w:p w:rsidR="00B12FAA" w:rsidRDefault="00305163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0828</w:t>
            </w:r>
          </w:p>
        </w:tc>
        <w:tc>
          <w:tcPr>
            <w:tcW w:w="1144" w:type="dxa"/>
            <w:vAlign w:val="center"/>
            <w:tcPrChange w:id="17" w:author="SZ_00_50" w:date="2018-09-13T18:53:00Z">
              <w:tcPr>
                <w:tcW w:w="1144" w:type="dxa"/>
              </w:tcPr>
            </w:tcPrChange>
          </w:tcPr>
          <w:p w:rsidR="00B12FAA" w:rsidRDefault="009432C7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V1.0</w:t>
            </w:r>
          </w:p>
        </w:tc>
        <w:tc>
          <w:tcPr>
            <w:tcW w:w="3652" w:type="dxa"/>
            <w:vAlign w:val="center"/>
            <w:tcPrChange w:id="18" w:author="SZ_00_50" w:date="2018-09-13T18:53:00Z">
              <w:tcPr>
                <w:tcW w:w="3652" w:type="dxa"/>
              </w:tcPr>
            </w:tcPrChange>
          </w:tcPr>
          <w:p w:rsidR="00B12FAA" w:rsidRDefault="009432C7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原版</w:t>
            </w:r>
          </w:p>
        </w:tc>
        <w:tc>
          <w:tcPr>
            <w:tcW w:w="1163" w:type="dxa"/>
            <w:vAlign w:val="center"/>
            <w:tcPrChange w:id="19" w:author="SZ_00_50" w:date="2018-09-13T18:53:00Z">
              <w:tcPr>
                <w:tcW w:w="1163" w:type="dxa"/>
              </w:tcPr>
            </w:tcPrChange>
          </w:tcPr>
          <w:p w:rsidR="00B12FAA" w:rsidRDefault="009432C7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肖建锋</w:t>
            </w:r>
          </w:p>
        </w:tc>
        <w:tc>
          <w:tcPr>
            <w:tcW w:w="895" w:type="dxa"/>
            <w:vAlign w:val="center"/>
            <w:tcPrChange w:id="20" w:author="SZ_00_50" w:date="2018-09-13T18:53:00Z">
              <w:tcPr>
                <w:tcW w:w="895" w:type="dxa"/>
              </w:tcPr>
            </w:tcPrChange>
          </w:tcPr>
          <w:p w:rsidR="00B12FAA" w:rsidRDefault="00B12FAA">
            <w:pPr>
              <w:pStyle w:val="a3"/>
              <w:ind w:firstLine="36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7A1102" w:rsidTr="00931A74">
        <w:tc>
          <w:tcPr>
            <w:tcW w:w="1266" w:type="dxa"/>
            <w:vAlign w:val="center"/>
            <w:tcPrChange w:id="21" w:author="SZ_00_50" w:date="2018-09-13T18:53:00Z">
              <w:tcPr>
                <w:tcW w:w="1266" w:type="dxa"/>
              </w:tcPr>
            </w:tcPrChange>
          </w:tcPr>
          <w:p w:rsidR="007A1102" w:rsidRDefault="007A1102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0904</w:t>
            </w:r>
          </w:p>
        </w:tc>
        <w:tc>
          <w:tcPr>
            <w:tcW w:w="1144" w:type="dxa"/>
            <w:vAlign w:val="center"/>
            <w:tcPrChange w:id="22" w:author="SZ_00_50" w:date="2018-09-13T18:53:00Z">
              <w:tcPr>
                <w:tcW w:w="1144" w:type="dxa"/>
              </w:tcPr>
            </w:tcPrChange>
          </w:tcPr>
          <w:p w:rsidR="007A1102" w:rsidRDefault="007A1102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V1.1</w:t>
            </w:r>
          </w:p>
        </w:tc>
        <w:tc>
          <w:tcPr>
            <w:tcW w:w="3652" w:type="dxa"/>
            <w:vAlign w:val="center"/>
            <w:tcPrChange w:id="23" w:author="SZ_00_50" w:date="2018-09-13T18:53:00Z">
              <w:tcPr>
                <w:tcW w:w="3652" w:type="dxa"/>
              </w:tcPr>
            </w:tcPrChange>
          </w:tcPr>
          <w:p w:rsidR="007A1102" w:rsidRDefault="007A1102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优化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文案、细节</w:t>
            </w:r>
          </w:p>
        </w:tc>
        <w:tc>
          <w:tcPr>
            <w:tcW w:w="1163" w:type="dxa"/>
            <w:vAlign w:val="center"/>
            <w:tcPrChange w:id="24" w:author="SZ_00_50" w:date="2018-09-13T18:53:00Z">
              <w:tcPr>
                <w:tcW w:w="1163" w:type="dxa"/>
              </w:tcPr>
            </w:tcPrChange>
          </w:tcPr>
          <w:p w:rsidR="007A1102" w:rsidRDefault="007A1102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肖建锋</w:t>
            </w:r>
          </w:p>
        </w:tc>
        <w:tc>
          <w:tcPr>
            <w:tcW w:w="895" w:type="dxa"/>
            <w:vAlign w:val="center"/>
            <w:tcPrChange w:id="25" w:author="SZ_00_50" w:date="2018-09-13T18:53:00Z">
              <w:tcPr>
                <w:tcW w:w="895" w:type="dxa"/>
              </w:tcPr>
            </w:tcPrChange>
          </w:tcPr>
          <w:p w:rsidR="007A1102" w:rsidRDefault="007A1102">
            <w:pPr>
              <w:pStyle w:val="a3"/>
              <w:ind w:firstLine="36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267F7C" w:rsidTr="00931A74">
        <w:tc>
          <w:tcPr>
            <w:tcW w:w="1266" w:type="dxa"/>
            <w:vAlign w:val="center"/>
            <w:tcPrChange w:id="26" w:author="SZ_00_50" w:date="2018-09-13T18:53:00Z">
              <w:tcPr>
                <w:tcW w:w="1266" w:type="dxa"/>
              </w:tcPr>
            </w:tcPrChange>
          </w:tcPr>
          <w:p w:rsidR="00267F7C" w:rsidRDefault="00267F7C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0904</w:t>
            </w:r>
          </w:p>
        </w:tc>
        <w:tc>
          <w:tcPr>
            <w:tcW w:w="1144" w:type="dxa"/>
            <w:vAlign w:val="center"/>
            <w:tcPrChange w:id="27" w:author="SZ_00_50" w:date="2018-09-13T18:53:00Z">
              <w:tcPr>
                <w:tcW w:w="1144" w:type="dxa"/>
              </w:tcPr>
            </w:tcPrChange>
          </w:tcPr>
          <w:p w:rsidR="00267F7C" w:rsidRDefault="00267F7C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V1.2</w:t>
            </w:r>
          </w:p>
        </w:tc>
        <w:tc>
          <w:tcPr>
            <w:tcW w:w="3652" w:type="dxa"/>
            <w:vAlign w:val="center"/>
            <w:tcPrChange w:id="28" w:author="SZ_00_50" w:date="2018-09-13T18:53:00Z">
              <w:tcPr>
                <w:tcW w:w="3652" w:type="dxa"/>
              </w:tcPr>
            </w:tcPrChange>
          </w:tcPr>
          <w:p w:rsidR="00267F7C" w:rsidRDefault="00267F7C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根据</w:t>
            </w:r>
            <w:r>
              <w:rPr>
                <w:rFonts w:ascii="宋体" w:hAnsi="宋体"/>
                <w:color w:val="000000"/>
                <w:sz w:val="18"/>
                <w:szCs w:val="18"/>
              </w:rPr>
              <w:t>评审会，做出修改</w:t>
            </w:r>
          </w:p>
        </w:tc>
        <w:tc>
          <w:tcPr>
            <w:tcW w:w="1163" w:type="dxa"/>
            <w:vAlign w:val="center"/>
            <w:tcPrChange w:id="29" w:author="SZ_00_50" w:date="2018-09-13T18:53:00Z">
              <w:tcPr>
                <w:tcW w:w="1163" w:type="dxa"/>
              </w:tcPr>
            </w:tcPrChange>
          </w:tcPr>
          <w:p w:rsidR="00267F7C" w:rsidRPr="00267F7C" w:rsidRDefault="00267F7C">
            <w:pPr>
              <w:pStyle w:val="a3"/>
              <w:ind w:firstLine="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  <w:r>
              <w:rPr>
                <w:rFonts w:ascii="宋体" w:hAnsi="宋体" w:hint="eastAsia"/>
                <w:color w:val="000000"/>
                <w:sz w:val="18"/>
                <w:szCs w:val="18"/>
              </w:rPr>
              <w:t>肖建锋</w:t>
            </w:r>
          </w:p>
        </w:tc>
        <w:tc>
          <w:tcPr>
            <w:tcW w:w="895" w:type="dxa"/>
            <w:vAlign w:val="center"/>
            <w:tcPrChange w:id="30" w:author="SZ_00_50" w:date="2018-09-13T18:53:00Z">
              <w:tcPr>
                <w:tcW w:w="895" w:type="dxa"/>
              </w:tcPr>
            </w:tcPrChange>
          </w:tcPr>
          <w:p w:rsidR="00267F7C" w:rsidRDefault="00267F7C">
            <w:pPr>
              <w:pStyle w:val="a3"/>
              <w:ind w:firstLine="360"/>
              <w:jc w:val="center"/>
              <w:rPr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7904A5" w:rsidTr="00931A74">
        <w:trPr>
          <w:ins w:id="31" w:author="SZ_00_50" w:date="2018-09-07T14:08:00Z"/>
        </w:trPr>
        <w:tc>
          <w:tcPr>
            <w:tcW w:w="1266" w:type="dxa"/>
            <w:vAlign w:val="center"/>
            <w:tcPrChange w:id="32" w:author="SZ_00_50" w:date="2018-09-13T18:53:00Z">
              <w:tcPr>
                <w:tcW w:w="1266" w:type="dxa"/>
              </w:tcPr>
            </w:tcPrChange>
          </w:tcPr>
          <w:p w:rsidR="007904A5" w:rsidRDefault="007904A5">
            <w:pPr>
              <w:pStyle w:val="a3"/>
              <w:ind w:firstLine="0"/>
              <w:jc w:val="center"/>
              <w:rPr>
                <w:ins w:id="33" w:author="SZ_00_50" w:date="2018-09-07T14:08:00Z"/>
                <w:rFonts w:ascii="宋体" w:hAnsi="宋体"/>
                <w:color w:val="000000"/>
                <w:sz w:val="18"/>
                <w:szCs w:val="18"/>
              </w:rPr>
            </w:pPr>
            <w:ins w:id="34" w:author="SZ_00_50" w:date="2018-09-07T14:08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0905</w:t>
              </w:r>
            </w:ins>
          </w:p>
        </w:tc>
        <w:tc>
          <w:tcPr>
            <w:tcW w:w="1144" w:type="dxa"/>
            <w:vAlign w:val="center"/>
            <w:tcPrChange w:id="35" w:author="SZ_00_50" w:date="2018-09-13T18:53:00Z">
              <w:tcPr>
                <w:tcW w:w="1144" w:type="dxa"/>
              </w:tcPr>
            </w:tcPrChange>
          </w:tcPr>
          <w:p w:rsidR="007904A5" w:rsidRDefault="007904A5">
            <w:pPr>
              <w:pStyle w:val="a3"/>
              <w:ind w:firstLine="0"/>
              <w:jc w:val="center"/>
              <w:rPr>
                <w:ins w:id="36" w:author="SZ_00_50" w:date="2018-09-07T14:08:00Z"/>
                <w:rFonts w:ascii="宋体" w:hAnsi="宋体"/>
                <w:color w:val="000000"/>
                <w:sz w:val="18"/>
                <w:szCs w:val="18"/>
              </w:rPr>
            </w:pPr>
            <w:ins w:id="37" w:author="SZ_00_50" w:date="2018-09-07T14:08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V1.3</w:t>
              </w:r>
            </w:ins>
          </w:p>
        </w:tc>
        <w:tc>
          <w:tcPr>
            <w:tcW w:w="3652" w:type="dxa"/>
            <w:vAlign w:val="center"/>
            <w:tcPrChange w:id="38" w:author="SZ_00_50" w:date="2018-09-13T18:53:00Z">
              <w:tcPr>
                <w:tcW w:w="3652" w:type="dxa"/>
              </w:tcPr>
            </w:tcPrChange>
          </w:tcPr>
          <w:p w:rsidR="007904A5" w:rsidRDefault="007904A5">
            <w:pPr>
              <w:pStyle w:val="a3"/>
              <w:ind w:firstLine="0"/>
              <w:jc w:val="center"/>
              <w:rPr>
                <w:ins w:id="39" w:author="SZ_00_50" w:date="2018-09-07T14:08:00Z"/>
                <w:rFonts w:ascii="宋体" w:hAnsi="宋体"/>
                <w:color w:val="000000"/>
                <w:sz w:val="18"/>
                <w:szCs w:val="18"/>
              </w:rPr>
            </w:pPr>
            <w:ins w:id="40" w:author="SZ_00_50" w:date="2018-09-07T14:09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每日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券</w:t>
              </w:r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种及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预告更改；</w:t>
              </w:r>
            </w:ins>
            <w:ins w:id="41" w:author="SZ_00_50" w:date="2018-09-07T14:08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未登录态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下</w:t>
              </w:r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显示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更改</w:t>
              </w:r>
            </w:ins>
          </w:p>
        </w:tc>
        <w:tc>
          <w:tcPr>
            <w:tcW w:w="1163" w:type="dxa"/>
            <w:vAlign w:val="center"/>
            <w:tcPrChange w:id="42" w:author="SZ_00_50" w:date="2018-09-13T18:53:00Z">
              <w:tcPr>
                <w:tcW w:w="1163" w:type="dxa"/>
              </w:tcPr>
            </w:tcPrChange>
          </w:tcPr>
          <w:p w:rsidR="007904A5" w:rsidRPr="007904A5" w:rsidRDefault="007904A5">
            <w:pPr>
              <w:pStyle w:val="a3"/>
              <w:ind w:firstLine="0"/>
              <w:jc w:val="center"/>
              <w:rPr>
                <w:ins w:id="43" w:author="SZ_00_50" w:date="2018-09-07T14:08:00Z"/>
                <w:rFonts w:ascii="宋体" w:hAnsi="宋体"/>
                <w:color w:val="000000"/>
                <w:sz w:val="18"/>
                <w:szCs w:val="18"/>
              </w:rPr>
            </w:pPr>
            <w:ins w:id="44" w:author="SZ_00_50" w:date="2018-09-07T14:09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肖建锋</w:t>
              </w:r>
            </w:ins>
          </w:p>
        </w:tc>
        <w:tc>
          <w:tcPr>
            <w:tcW w:w="895" w:type="dxa"/>
            <w:vAlign w:val="center"/>
            <w:tcPrChange w:id="45" w:author="SZ_00_50" w:date="2018-09-13T18:53:00Z">
              <w:tcPr>
                <w:tcW w:w="895" w:type="dxa"/>
              </w:tcPr>
            </w:tcPrChange>
          </w:tcPr>
          <w:p w:rsidR="007904A5" w:rsidRDefault="007904A5">
            <w:pPr>
              <w:pStyle w:val="a3"/>
              <w:ind w:firstLine="360"/>
              <w:jc w:val="center"/>
              <w:rPr>
                <w:ins w:id="46" w:author="SZ_00_50" w:date="2018-09-07T14:08:00Z"/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5A070E" w:rsidTr="00931A74">
        <w:trPr>
          <w:ins w:id="47" w:author="SZ_00_50" w:date="2018-09-11T10:18:00Z"/>
        </w:trPr>
        <w:tc>
          <w:tcPr>
            <w:tcW w:w="1266" w:type="dxa"/>
            <w:vAlign w:val="center"/>
            <w:tcPrChange w:id="48" w:author="SZ_00_50" w:date="2018-09-13T18:53:00Z">
              <w:tcPr>
                <w:tcW w:w="1266" w:type="dxa"/>
              </w:tcPr>
            </w:tcPrChange>
          </w:tcPr>
          <w:p w:rsidR="005A070E" w:rsidRDefault="00FC5F5B">
            <w:pPr>
              <w:pStyle w:val="a3"/>
              <w:ind w:firstLine="0"/>
              <w:jc w:val="center"/>
              <w:rPr>
                <w:ins w:id="49" w:author="SZ_00_50" w:date="2018-09-11T10:18:00Z"/>
                <w:rFonts w:ascii="宋体" w:hAnsi="宋体"/>
                <w:color w:val="000000"/>
                <w:sz w:val="18"/>
                <w:szCs w:val="18"/>
              </w:rPr>
            </w:pPr>
            <w:ins w:id="50" w:author="SZ_00_50" w:date="2018-09-11T10:18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091</w:t>
              </w:r>
            </w:ins>
            <w:ins w:id="51" w:author="SZ_00_50" w:date="2018-09-13T16:45:00Z">
              <w:r>
                <w:rPr>
                  <w:rFonts w:ascii="宋体" w:hAnsi="宋体"/>
                  <w:color w:val="000000"/>
                  <w:sz w:val="18"/>
                  <w:szCs w:val="18"/>
                </w:rPr>
                <w:t>3</w:t>
              </w:r>
            </w:ins>
          </w:p>
        </w:tc>
        <w:tc>
          <w:tcPr>
            <w:tcW w:w="1144" w:type="dxa"/>
            <w:vAlign w:val="center"/>
            <w:tcPrChange w:id="52" w:author="SZ_00_50" w:date="2018-09-13T18:53:00Z">
              <w:tcPr>
                <w:tcW w:w="1144" w:type="dxa"/>
              </w:tcPr>
            </w:tcPrChange>
          </w:tcPr>
          <w:p w:rsidR="005A070E" w:rsidRDefault="005A070E">
            <w:pPr>
              <w:pStyle w:val="a3"/>
              <w:ind w:firstLine="0"/>
              <w:jc w:val="center"/>
              <w:rPr>
                <w:ins w:id="53" w:author="SZ_00_50" w:date="2018-09-11T10:18:00Z"/>
                <w:rFonts w:ascii="宋体" w:hAnsi="宋体"/>
                <w:color w:val="000000"/>
                <w:sz w:val="18"/>
                <w:szCs w:val="18"/>
              </w:rPr>
            </w:pPr>
            <w:ins w:id="54" w:author="SZ_00_50" w:date="2018-09-11T10:18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V1.4</w:t>
              </w:r>
            </w:ins>
          </w:p>
        </w:tc>
        <w:tc>
          <w:tcPr>
            <w:tcW w:w="3652" w:type="dxa"/>
            <w:vAlign w:val="center"/>
            <w:tcPrChange w:id="55" w:author="SZ_00_50" w:date="2018-09-13T18:53:00Z">
              <w:tcPr>
                <w:tcW w:w="3652" w:type="dxa"/>
              </w:tcPr>
            </w:tcPrChange>
          </w:tcPr>
          <w:p w:rsidR="005A070E" w:rsidRDefault="005A070E">
            <w:pPr>
              <w:pStyle w:val="a3"/>
              <w:ind w:firstLine="0"/>
              <w:jc w:val="center"/>
              <w:rPr>
                <w:ins w:id="56" w:author="SZ_00_50" w:date="2018-09-11T10:18:00Z"/>
                <w:rFonts w:ascii="宋体" w:hAnsi="宋体"/>
                <w:color w:val="000000"/>
                <w:sz w:val="18"/>
                <w:szCs w:val="18"/>
              </w:rPr>
            </w:pPr>
            <w:ins w:id="57" w:author="SZ_00_50" w:date="2018-09-11T10:18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1、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加上</w:t>
              </w:r>
              <w:r w:rsidRPr="005A070E">
                <w:rPr>
                  <w:rFonts w:ascii="宋体" w:hAnsi="宋体"/>
                  <w:color w:val="000000"/>
                  <w:sz w:val="18"/>
                  <w:szCs w:val="18"/>
                  <w:rPrChange w:id="58" w:author="SZ_00_50" w:date="2018-09-11T10:19:00Z">
                    <w:rPr/>
                  </w:rPrChange>
                </w:rPr>
                <w:t>header&amp;footer</w:t>
              </w:r>
              <w:r w:rsidRPr="005A070E">
                <w:rPr>
                  <w:rFonts w:ascii="宋体" w:hAnsi="宋体" w:hint="eastAsia"/>
                  <w:color w:val="000000"/>
                  <w:sz w:val="18"/>
                  <w:szCs w:val="18"/>
                  <w:rPrChange w:id="59" w:author="SZ_00_50" w:date="2018-09-11T10:19:00Z">
                    <w:rPr>
                      <w:rFonts w:hint="eastAsia"/>
                    </w:rPr>
                  </w:rPrChange>
                </w:rPr>
                <w:t>；2</w:t>
              </w:r>
            </w:ins>
            <w:ins w:id="60" w:author="SZ_00_50" w:date="2018-09-11T10:19:00Z">
              <w:r w:rsidRPr="005A070E">
                <w:rPr>
                  <w:rFonts w:ascii="宋体" w:hAnsi="宋体" w:hint="eastAsia"/>
                  <w:color w:val="000000"/>
                  <w:sz w:val="18"/>
                  <w:szCs w:val="18"/>
                  <w:rPrChange w:id="61" w:author="SZ_00_50" w:date="2018-09-11T10:19:00Z">
                    <w:rPr>
                      <w:rFonts w:hint="eastAsia"/>
                    </w:rPr>
                  </w:rPrChange>
                </w:rPr>
                <w:t>、toast优化</w:t>
              </w:r>
            </w:ins>
            <w:ins w:id="62" w:author="SZ_00_50" w:date="2018-09-11T13:38:00Z">
              <w:r w:rsidR="00FF0BC8">
                <w:rPr>
                  <w:rFonts w:ascii="宋体" w:hAnsi="宋体" w:hint="eastAsia"/>
                  <w:color w:val="000000"/>
                  <w:sz w:val="18"/>
                  <w:szCs w:val="18"/>
                </w:rPr>
                <w:t>；3、排行榜</w:t>
              </w:r>
            </w:ins>
            <w:ins w:id="63" w:author="SZ_00_50" w:date="2018-09-11T13:39:00Z">
              <w:r w:rsidR="00C17FFC">
                <w:rPr>
                  <w:rFonts w:ascii="宋体" w:hAnsi="宋体" w:hint="eastAsia"/>
                  <w:color w:val="000000"/>
                  <w:sz w:val="18"/>
                  <w:szCs w:val="18"/>
                </w:rPr>
                <w:t>显示</w:t>
              </w:r>
            </w:ins>
            <w:ins w:id="64" w:author="SZ_00_50" w:date="2018-09-11T13:38:00Z">
              <w:r w:rsidR="00FF0BC8">
                <w:rPr>
                  <w:rFonts w:ascii="宋体" w:hAnsi="宋体" w:hint="eastAsia"/>
                  <w:color w:val="000000"/>
                  <w:sz w:val="18"/>
                  <w:szCs w:val="18"/>
                </w:rPr>
                <w:t>优化</w:t>
              </w:r>
            </w:ins>
            <w:ins w:id="65" w:author="SZ_00_50" w:date="2018-09-11T13:39:00Z">
              <w:r w:rsidR="00C17FFC">
                <w:rPr>
                  <w:rFonts w:ascii="宋体" w:hAnsi="宋体" w:hint="eastAsia"/>
                  <w:color w:val="000000"/>
                  <w:sz w:val="18"/>
                  <w:szCs w:val="18"/>
                </w:rPr>
                <w:t>；</w:t>
              </w:r>
            </w:ins>
            <w:ins w:id="66" w:author="SZ_00_50" w:date="2018-09-13T17:18:00Z">
              <w:r w:rsidR="00070F53">
                <w:rPr>
                  <w:rFonts w:ascii="宋体" w:hAnsi="宋体" w:hint="eastAsia"/>
                  <w:color w:val="000000"/>
                  <w:sz w:val="18"/>
                  <w:szCs w:val="18"/>
                </w:rPr>
                <w:t>4、</w:t>
              </w:r>
              <w:r w:rsidR="00070F53">
                <w:rPr>
                  <w:rFonts w:ascii="宋体" w:hAnsi="宋体"/>
                  <w:color w:val="000000"/>
                  <w:sz w:val="18"/>
                  <w:szCs w:val="18"/>
                </w:rPr>
                <w:t>明日预告区</w:t>
              </w:r>
              <w:r w:rsidR="00070F53">
                <w:rPr>
                  <w:rFonts w:ascii="宋体" w:hAnsi="宋体" w:hint="eastAsia"/>
                  <w:color w:val="000000"/>
                  <w:sz w:val="18"/>
                  <w:szCs w:val="18"/>
                </w:rPr>
                <w:t>优化</w:t>
              </w:r>
              <w:r w:rsidR="00070F53">
                <w:rPr>
                  <w:rFonts w:ascii="宋体" w:hAnsi="宋体"/>
                  <w:color w:val="000000"/>
                  <w:sz w:val="18"/>
                  <w:szCs w:val="18"/>
                </w:rPr>
                <w:t>；</w:t>
              </w:r>
              <w:r w:rsidR="00070F53">
                <w:rPr>
                  <w:rFonts w:ascii="宋体" w:hAnsi="宋体" w:hint="eastAsia"/>
                  <w:color w:val="000000"/>
                  <w:sz w:val="18"/>
                  <w:szCs w:val="18"/>
                </w:rPr>
                <w:t>5、</w:t>
              </w:r>
            </w:ins>
            <w:ins w:id="67" w:author="SZ_00_50" w:date="2018-09-13T18:53:00Z">
              <w:r w:rsidR="0054387A">
                <w:rPr>
                  <w:rFonts w:ascii="宋体" w:hAnsi="宋体" w:hint="eastAsia"/>
                  <w:color w:val="000000"/>
                  <w:sz w:val="18"/>
                  <w:szCs w:val="18"/>
                </w:rPr>
                <w:t>送</w:t>
              </w:r>
              <w:r w:rsidR="0054387A">
                <w:rPr>
                  <w:rFonts w:ascii="宋体" w:hAnsi="宋体"/>
                  <w:color w:val="000000"/>
                  <w:sz w:val="18"/>
                  <w:szCs w:val="18"/>
                </w:rPr>
                <w:t>iphone</w:t>
              </w:r>
              <w:r w:rsidR="0054387A">
                <w:rPr>
                  <w:rFonts w:ascii="宋体" w:hAnsi="宋体" w:hint="eastAsia"/>
                  <w:color w:val="000000"/>
                  <w:sz w:val="18"/>
                  <w:szCs w:val="18"/>
                </w:rPr>
                <w:t>规则</w:t>
              </w:r>
              <w:r w:rsidR="0054387A">
                <w:rPr>
                  <w:rFonts w:ascii="宋体" w:hAnsi="宋体"/>
                  <w:color w:val="000000"/>
                  <w:sz w:val="18"/>
                  <w:szCs w:val="18"/>
                </w:rPr>
                <w:t>更改</w:t>
              </w:r>
            </w:ins>
          </w:p>
        </w:tc>
        <w:tc>
          <w:tcPr>
            <w:tcW w:w="1163" w:type="dxa"/>
            <w:vAlign w:val="center"/>
            <w:tcPrChange w:id="68" w:author="SZ_00_50" w:date="2018-09-13T18:53:00Z">
              <w:tcPr>
                <w:tcW w:w="1163" w:type="dxa"/>
              </w:tcPr>
            </w:tcPrChange>
          </w:tcPr>
          <w:p w:rsidR="005A070E" w:rsidRDefault="005A070E">
            <w:pPr>
              <w:pStyle w:val="a3"/>
              <w:ind w:firstLine="0"/>
              <w:jc w:val="center"/>
              <w:rPr>
                <w:ins w:id="69" w:author="SZ_00_50" w:date="2018-09-11T10:18:00Z"/>
                <w:rFonts w:ascii="宋体" w:hAnsi="宋体"/>
                <w:color w:val="000000"/>
                <w:sz w:val="18"/>
                <w:szCs w:val="18"/>
              </w:rPr>
            </w:pPr>
            <w:ins w:id="70" w:author="SZ_00_50" w:date="2018-09-11T10:19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肖建锋</w:t>
              </w:r>
            </w:ins>
          </w:p>
        </w:tc>
        <w:tc>
          <w:tcPr>
            <w:tcW w:w="895" w:type="dxa"/>
            <w:vAlign w:val="center"/>
            <w:tcPrChange w:id="71" w:author="SZ_00_50" w:date="2018-09-13T18:53:00Z">
              <w:tcPr>
                <w:tcW w:w="895" w:type="dxa"/>
              </w:tcPr>
            </w:tcPrChange>
          </w:tcPr>
          <w:p w:rsidR="005A070E" w:rsidRDefault="005A070E">
            <w:pPr>
              <w:pStyle w:val="a3"/>
              <w:ind w:firstLine="360"/>
              <w:jc w:val="center"/>
              <w:rPr>
                <w:ins w:id="72" w:author="SZ_00_50" w:date="2018-09-11T10:18:00Z"/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341339" w:rsidTr="00931A74">
        <w:trPr>
          <w:ins w:id="73" w:author="SZ_00_50" w:date="2018-09-19T16:41:00Z"/>
        </w:trPr>
        <w:tc>
          <w:tcPr>
            <w:tcW w:w="1266" w:type="dxa"/>
            <w:vAlign w:val="center"/>
          </w:tcPr>
          <w:p w:rsidR="00341339" w:rsidRDefault="00341339">
            <w:pPr>
              <w:pStyle w:val="a3"/>
              <w:ind w:firstLine="0"/>
              <w:jc w:val="center"/>
              <w:rPr>
                <w:ins w:id="74" w:author="SZ_00_50" w:date="2018-09-19T16:41:00Z"/>
                <w:rFonts w:ascii="宋体" w:hAnsi="宋体"/>
                <w:color w:val="000000"/>
                <w:sz w:val="18"/>
                <w:szCs w:val="18"/>
              </w:rPr>
            </w:pPr>
            <w:ins w:id="75" w:author="SZ_00_50" w:date="2018-09-19T16:41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0919</w:t>
              </w:r>
            </w:ins>
          </w:p>
        </w:tc>
        <w:tc>
          <w:tcPr>
            <w:tcW w:w="1144" w:type="dxa"/>
            <w:vAlign w:val="center"/>
          </w:tcPr>
          <w:p w:rsidR="00341339" w:rsidRDefault="00341339">
            <w:pPr>
              <w:pStyle w:val="a3"/>
              <w:ind w:firstLine="0"/>
              <w:jc w:val="center"/>
              <w:rPr>
                <w:ins w:id="76" w:author="SZ_00_50" w:date="2018-09-19T16:41:00Z"/>
                <w:rFonts w:ascii="宋体" w:hAnsi="宋体"/>
                <w:color w:val="000000"/>
                <w:sz w:val="18"/>
                <w:szCs w:val="18"/>
              </w:rPr>
            </w:pPr>
            <w:ins w:id="77" w:author="SZ_00_50" w:date="2018-09-19T16:41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V1.5</w:t>
              </w:r>
            </w:ins>
          </w:p>
        </w:tc>
        <w:tc>
          <w:tcPr>
            <w:tcW w:w="3652" w:type="dxa"/>
            <w:vAlign w:val="center"/>
          </w:tcPr>
          <w:p w:rsidR="00EF0B95" w:rsidRDefault="005C6A3A">
            <w:pPr>
              <w:pStyle w:val="a3"/>
              <w:ind w:firstLine="0"/>
              <w:jc w:val="center"/>
              <w:rPr>
                <w:ins w:id="78" w:author="SZ_00_50" w:date="2018-10-08T16:21:00Z"/>
                <w:rFonts w:ascii="宋体" w:hAnsi="宋体"/>
                <w:color w:val="000000"/>
                <w:sz w:val="18"/>
                <w:szCs w:val="18"/>
              </w:rPr>
            </w:pPr>
            <w:ins w:id="79" w:author="SZ_00_50" w:date="2018-09-27T10:06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腾讯</w:t>
              </w:r>
            </w:ins>
            <w:ins w:id="80" w:author="SZ_00_50" w:date="2018-09-19T16:41:00Z">
              <w:r w:rsidR="00341339">
                <w:rPr>
                  <w:rFonts w:ascii="宋体" w:hAnsi="宋体"/>
                  <w:color w:val="000000"/>
                  <w:sz w:val="18"/>
                  <w:szCs w:val="18"/>
                </w:rPr>
                <w:t>视频月卡改为爱奇艺月卡</w:t>
              </w:r>
            </w:ins>
            <w:ins w:id="81" w:author="SZ_00_50" w:date="2018-09-19T18:06:00Z">
              <w:r w:rsidR="00EA5CD0">
                <w:rPr>
                  <w:rFonts w:ascii="宋体" w:hAnsi="宋体" w:hint="eastAsia"/>
                  <w:color w:val="000000"/>
                  <w:sz w:val="18"/>
                  <w:szCs w:val="18"/>
                </w:rPr>
                <w:t>；</w:t>
              </w:r>
            </w:ins>
          </w:p>
          <w:p w:rsidR="00341339" w:rsidRDefault="00EA5CD0">
            <w:pPr>
              <w:pStyle w:val="a3"/>
              <w:ind w:firstLine="0"/>
              <w:jc w:val="center"/>
              <w:rPr>
                <w:ins w:id="82" w:author="SZ_00_50" w:date="2018-09-19T16:41:00Z"/>
                <w:rFonts w:ascii="宋体" w:hAnsi="宋体"/>
                <w:color w:val="000000"/>
                <w:sz w:val="18"/>
                <w:szCs w:val="18"/>
              </w:rPr>
            </w:pPr>
            <w:ins w:id="83" w:author="SZ_00_50" w:date="2018-09-19T18:06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卡号变更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为激活码</w:t>
              </w:r>
            </w:ins>
          </w:p>
        </w:tc>
        <w:tc>
          <w:tcPr>
            <w:tcW w:w="1163" w:type="dxa"/>
            <w:vAlign w:val="center"/>
          </w:tcPr>
          <w:p w:rsidR="00341339" w:rsidRPr="00341339" w:rsidRDefault="00341339">
            <w:pPr>
              <w:pStyle w:val="a3"/>
              <w:ind w:firstLine="0"/>
              <w:jc w:val="center"/>
              <w:rPr>
                <w:ins w:id="84" w:author="SZ_00_50" w:date="2018-09-19T16:41:00Z"/>
                <w:rFonts w:ascii="宋体" w:hAnsi="宋体"/>
                <w:color w:val="000000"/>
                <w:sz w:val="18"/>
                <w:szCs w:val="18"/>
              </w:rPr>
            </w:pPr>
            <w:ins w:id="85" w:author="SZ_00_50" w:date="2018-09-19T16:41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肖建锋</w:t>
              </w:r>
            </w:ins>
          </w:p>
        </w:tc>
        <w:tc>
          <w:tcPr>
            <w:tcW w:w="895" w:type="dxa"/>
            <w:vAlign w:val="center"/>
          </w:tcPr>
          <w:p w:rsidR="00341339" w:rsidRDefault="00341339">
            <w:pPr>
              <w:pStyle w:val="a3"/>
              <w:ind w:firstLine="360"/>
              <w:jc w:val="center"/>
              <w:rPr>
                <w:ins w:id="86" w:author="SZ_00_50" w:date="2018-09-19T16:41:00Z"/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6C7D12" w:rsidTr="00931A74">
        <w:trPr>
          <w:ins w:id="87" w:author="SZ_00_50" w:date="2018-09-27T09:40:00Z"/>
        </w:trPr>
        <w:tc>
          <w:tcPr>
            <w:tcW w:w="1266" w:type="dxa"/>
            <w:vAlign w:val="center"/>
          </w:tcPr>
          <w:p w:rsidR="006C7D12" w:rsidRDefault="006C7D12">
            <w:pPr>
              <w:pStyle w:val="a3"/>
              <w:ind w:firstLine="0"/>
              <w:jc w:val="center"/>
              <w:rPr>
                <w:ins w:id="88" w:author="SZ_00_50" w:date="2018-09-27T09:40:00Z"/>
                <w:rFonts w:ascii="宋体" w:hAnsi="宋体"/>
                <w:color w:val="000000"/>
                <w:sz w:val="18"/>
                <w:szCs w:val="18"/>
              </w:rPr>
            </w:pPr>
            <w:ins w:id="89" w:author="SZ_00_50" w:date="2018-09-27T09:40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0927</w:t>
              </w:r>
            </w:ins>
          </w:p>
        </w:tc>
        <w:tc>
          <w:tcPr>
            <w:tcW w:w="1144" w:type="dxa"/>
            <w:vAlign w:val="center"/>
          </w:tcPr>
          <w:p w:rsidR="006C7D12" w:rsidRDefault="006C7D12">
            <w:pPr>
              <w:pStyle w:val="a3"/>
              <w:ind w:firstLine="0"/>
              <w:jc w:val="center"/>
              <w:rPr>
                <w:ins w:id="90" w:author="SZ_00_50" w:date="2018-09-27T09:40:00Z"/>
                <w:rFonts w:ascii="宋体" w:hAnsi="宋体"/>
                <w:color w:val="000000"/>
                <w:sz w:val="18"/>
                <w:szCs w:val="18"/>
              </w:rPr>
            </w:pPr>
            <w:ins w:id="91" w:author="SZ_00_50" w:date="2018-09-27T09:40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V1.6</w:t>
              </w:r>
            </w:ins>
          </w:p>
        </w:tc>
        <w:tc>
          <w:tcPr>
            <w:tcW w:w="3652" w:type="dxa"/>
            <w:vAlign w:val="center"/>
          </w:tcPr>
          <w:p w:rsidR="006C7D12" w:rsidRDefault="006C7D12">
            <w:pPr>
              <w:pStyle w:val="a3"/>
              <w:ind w:firstLine="0"/>
              <w:jc w:val="center"/>
              <w:rPr>
                <w:ins w:id="92" w:author="SZ_00_50" w:date="2018-09-27T09:40:00Z"/>
                <w:rFonts w:ascii="宋体" w:hAnsi="宋体"/>
                <w:color w:val="000000"/>
                <w:sz w:val="18"/>
                <w:szCs w:val="18"/>
              </w:rPr>
            </w:pPr>
            <w:ins w:id="93" w:author="SZ_00_50" w:date="2018-09-27T09:41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新增</w:t>
              </w:r>
            </w:ins>
            <w:ins w:id="94" w:author="SZ_00_50" w:date="2018-09-27T09:40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5元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现金领取</w:t>
              </w:r>
            </w:ins>
            <w:ins w:id="95" w:author="SZ_00_50" w:date="2018-09-27T09:41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前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的</w:t>
              </w:r>
            </w:ins>
            <w:ins w:id="96" w:author="SZ_00_50" w:date="2018-09-27T09:40:00Z">
              <w:r>
                <w:rPr>
                  <w:rFonts w:ascii="宋体" w:hAnsi="宋体"/>
                  <w:color w:val="000000"/>
                  <w:sz w:val="18"/>
                  <w:szCs w:val="18"/>
                </w:rPr>
                <w:t>存管</w:t>
              </w:r>
            </w:ins>
            <w:ins w:id="97" w:author="SZ_00_50" w:date="2018-09-27T09:41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判断逻辑</w:t>
              </w:r>
            </w:ins>
          </w:p>
        </w:tc>
        <w:tc>
          <w:tcPr>
            <w:tcW w:w="1163" w:type="dxa"/>
            <w:vAlign w:val="center"/>
          </w:tcPr>
          <w:p w:rsidR="006C7D12" w:rsidRPr="006C7D12" w:rsidRDefault="006C7D12">
            <w:pPr>
              <w:pStyle w:val="a3"/>
              <w:ind w:firstLine="0"/>
              <w:jc w:val="center"/>
              <w:rPr>
                <w:ins w:id="98" w:author="SZ_00_50" w:date="2018-09-27T09:40:00Z"/>
                <w:rFonts w:ascii="宋体" w:hAnsi="宋体"/>
                <w:color w:val="000000"/>
                <w:sz w:val="18"/>
                <w:szCs w:val="18"/>
              </w:rPr>
            </w:pPr>
            <w:ins w:id="99" w:author="SZ_00_50" w:date="2018-09-27T09:41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肖建锋</w:t>
              </w:r>
            </w:ins>
          </w:p>
        </w:tc>
        <w:tc>
          <w:tcPr>
            <w:tcW w:w="895" w:type="dxa"/>
            <w:vAlign w:val="center"/>
          </w:tcPr>
          <w:p w:rsidR="006C7D12" w:rsidRDefault="006C7D12">
            <w:pPr>
              <w:pStyle w:val="a3"/>
              <w:ind w:firstLine="360"/>
              <w:jc w:val="center"/>
              <w:rPr>
                <w:ins w:id="100" w:author="SZ_00_50" w:date="2018-09-27T09:40:00Z"/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422603" w:rsidTr="00422603">
        <w:trPr>
          <w:trHeight w:val="343"/>
          <w:ins w:id="101" w:author="SZ_00_50" w:date="2018-09-28T11:14:00Z"/>
        </w:trPr>
        <w:tc>
          <w:tcPr>
            <w:tcW w:w="1266" w:type="dxa"/>
            <w:vAlign w:val="center"/>
            <w:tcPrChange w:id="102" w:author="SZ_00_50" w:date="2018-09-28T11:14:00Z">
              <w:tcPr>
                <w:tcW w:w="1266" w:type="dxa"/>
                <w:vAlign w:val="center"/>
              </w:tcPr>
            </w:tcPrChange>
          </w:tcPr>
          <w:p w:rsidR="00422603" w:rsidRDefault="00422603">
            <w:pPr>
              <w:pStyle w:val="a3"/>
              <w:ind w:firstLine="0"/>
              <w:jc w:val="center"/>
              <w:rPr>
                <w:ins w:id="103" w:author="SZ_00_50" w:date="2018-09-28T11:14:00Z"/>
                <w:rFonts w:ascii="宋体" w:hAnsi="宋体"/>
                <w:color w:val="000000"/>
                <w:sz w:val="18"/>
                <w:szCs w:val="18"/>
              </w:rPr>
            </w:pPr>
            <w:ins w:id="104" w:author="SZ_00_50" w:date="2018-09-28T11:14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0928</w:t>
              </w:r>
            </w:ins>
          </w:p>
        </w:tc>
        <w:tc>
          <w:tcPr>
            <w:tcW w:w="1144" w:type="dxa"/>
            <w:vAlign w:val="center"/>
            <w:tcPrChange w:id="105" w:author="SZ_00_50" w:date="2018-09-28T11:14:00Z">
              <w:tcPr>
                <w:tcW w:w="1144" w:type="dxa"/>
                <w:vAlign w:val="center"/>
              </w:tcPr>
            </w:tcPrChange>
          </w:tcPr>
          <w:p w:rsidR="00422603" w:rsidRDefault="00422603">
            <w:pPr>
              <w:pStyle w:val="a3"/>
              <w:ind w:firstLine="0"/>
              <w:jc w:val="center"/>
              <w:rPr>
                <w:ins w:id="106" w:author="SZ_00_50" w:date="2018-09-28T11:14:00Z"/>
                <w:rFonts w:ascii="宋体" w:hAnsi="宋体"/>
                <w:color w:val="000000"/>
                <w:sz w:val="18"/>
                <w:szCs w:val="18"/>
              </w:rPr>
            </w:pPr>
            <w:ins w:id="107" w:author="SZ_00_50" w:date="2018-09-28T11:14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V1.7</w:t>
              </w:r>
            </w:ins>
          </w:p>
        </w:tc>
        <w:tc>
          <w:tcPr>
            <w:tcW w:w="3652" w:type="dxa"/>
            <w:vAlign w:val="center"/>
            <w:tcPrChange w:id="108" w:author="SZ_00_50" w:date="2018-09-28T11:14:00Z">
              <w:tcPr>
                <w:tcW w:w="3652" w:type="dxa"/>
                <w:vAlign w:val="center"/>
              </w:tcPr>
            </w:tcPrChange>
          </w:tcPr>
          <w:p w:rsidR="00422603" w:rsidRDefault="00422603">
            <w:pPr>
              <w:pStyle w:val="a3"/>
              <w:ind w:firstLine="0"/>
              <w:jc w:val="center"/>
              <w:rPr>
                <w:ins w:id="109" w:author="SZ_00_50" w:date="2018-09-28T11:14:00Z"/>
                <w:rFonts w:ascii="宋体" w:hAnsi="宋体"/>
                <w:color w:val="000000"/>
                <w:sz w:val="18"/>
                <w:szCs w:val="18"/>
              </w:rPr>
            </w:pPr>
            <w:ins w:id="110" w:author="SZ_00_50" w:date="2018-09-28T11:14:00Z">
              <w:r w:rsidRPr="00422603">
                <w:rPr>
                  <w:rFonts w:ascii="宋体" w:hAnsi="宋体"/>
                  <w:color w:val="000000"/>
                  <w:sz w:val="18"/>
                  <w:szCs w:val="18"/>
                  <w:rPrChange w:id="111" w:author="SZ_00_50" w:date="2018-09-28T11:14:00Z">
                    <w:rPr/>
                  </w:rPrChange>
                </w:rPr>
                <w:t>Web</w:t>
              </w:r>
              <w:r w:rsidRPr="00422603">
                <w:rPr>
                  <w:rFonts w:ascii="宋体" w:hAnsi="宋体" w:hint="eastAsia"/>
                  <w:color w:val="000000"/>
                  <w:sz w:val="18"/>
                  <w:szCs w:val="18"/>
                  <w:rPrChange w:id="112" w:author="SZ_00_50" w:date="2018-09-28T11:14:00Z">
                    <w:rPr>
                      <w:rFonts w:hint="eastAsia"/>
                    </w:rPr>
                  </w:rPrChange>
                </w:rPr>
                <w:t>端去掉登陆判断；补充中奖纪录说明</w:t>
              </w:r>
            </w:ins>
            <w:ins w:id="113" w:author="SZ_00_50" w:date="2018-09-28T17:29:00Z">
              <w:r w:rsidR="003B77CD">
                <w:rPr>
                  <w:rFonts w:ascii="宋体" w:hAnsi="宋体" w:hint="eastAsia"/>
                  <w:color w:val="000000"/>
                  <w:sz w:val="18"/>
                  <w:szCs w:val="18"/>
                </w:rPr>
                <w:t>；排行榜手机脱敏位数变更</w:t>
              </w:r>
            </w:ins>
          </w:p>
        </w:tc>
        <w:tc>
          <w:tcPr>
            <w:tcW w:w="1163" w:type="dxa"/>
            <w:vAlign w:val="center"/>
            <w:tcPrChange w:id="114" w:author="SZ_00_50" w:date="2018-09-28T11:14:00Z">
              <w:tcPr>
                <w:tcW w:w="1163" w:type="dxa"/>
                <w:vAlign w:val="center"/>
              </w:tcPr>
            </w:tcPrChange>
          </w:tcPr>
          <w:p w:rsidR="00422603" w:rsidRDefault="00422603">
            <w:pPr>
              <w:pStyle w:val="a3"/>
              <w:ind w:firstLine="0"/>
              <w:jc w:val="center"/>
              <w:rPr>
                <w:ins w:id="115" w:author="SZ_00_50" w:date="2018-09-28T11:14:00Z"/>
                <w:rFonts w:ascii="宋体" w:hAnsi="宋体"/>
                <w:color w:val="000000"/>
                <w:sz w:val="18"/>
                <w:szCs w:val="18"/>
              </w:rPr>
            </w:pPr>
            <w:ins w:id="116" w:author="SZ_00_50" w:date="2018-09-28T11:14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肖建锋</w:t>
              </w:r>
            </w:ins>
          </w:p>
        </w:tc>
        <w:tc>
          <w:tcPr>
            <w:tcW w:w="895" w:type="dxa"/>
            <w:vAlign w:val="center"/>
            <w:tcPrChange w:id="117" w:author="SZ_00_50" w:date="2018-09-28T11:14:00Z">
              <w:tcPr>
                <w:tcW w:w="895" w:type="dxa"/>
                <w:vAlign w:val="center"/>
              </w:tcPr>
            </w:tcPrChange>
          </w:tcPr>
          <w:p w:rsidR="00422603" w:rsidRDefault="00422603">
            <w:pPr>
              <w:pStyle w:val="a3"/>
              <w:ind w:firstLine="360"/>
              <w:jc w:val="center"/>
              <w:rPr>
                <w:ins w:id="118" w:author="SZ_00_50" w:date="2018-09-28T11:14:00Z"/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DF3D72" w:rsidTr="00422603">
        <w:trPr>
          <w:trHeight w:val="343"/>
          <w:ins w:id="119" w:author="SZ_00_50" w:date="2018-09-29T10:24:00Z"/>
        </w:trPr>
        <w:tc>
          <w:tcPr>
            <w:tcW w:w="1266" w:type="dxa"/>
            <w:vAlign w:val="center"/>
          </w:tcPr>
          <w:p w:rsidR="00DF3D72" w:rsidRDefault="00DF3D72">
            <w:pPr>
              <w:pStyle w:val="a3"/>
              <w:ind w:firstLine="0"/>
              <w:jc w:val="center"/>
              <w:rPr>
                <w:ins w:id="120" w:author="SZ_00_50" w:date="2018-09-29T10:24:00Z"/>
                <w:rFonts w:ascii="宋体" w:hAnsi="宋体"/>
                <w:color w:val="000000"/>
                <w:sz w:val="18"/>
                <w:szCs w:val="18"/>
              </w:rPr>
            </w:pPr>
            <w:ins w:id="121" w:author="SZ_00_50" w:date="2018-09-29T10:24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0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929</w:t>
              </w:r>
            </w:ins>
          </w:p>
        </w:tc>
        <w:tc>
          <w:tcPr>
            <w:tcW w:w="1144" w:type="dxa"/>
            <w:vAlign w:val="center"/>
          </w:tcPr>
          <w:p w:rsidR="00DF3D72" w:rsidRDefault="00DF3D72">
            <w:pPr>
              <w:pStyle w:val="a3"/>
              <w:ind w:firstLine="0"/>
              <w:jc w:val="center"/>
              <w:rPr>
                <w:ins w:id="122" w:author="SZ_00_50" w:date="2018-09-29T10:24:00Z"/>
                <w:rFonts w:ascii="宋体" w:hAnsi="宋体"/>
                <w:color w:val="000000"/>
                <w:sz w:val="18"/>
                <w:szCs w:val="18"/>
              </w:rPr>
            </w:pPr>
            <w:ins w:id="123" w:author="SZ_00_50" w:date="2018-09-29T10:24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V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1.8</w:t>
              </w:r>
            </w:ins>
          </w:p>
        </w:tc>
        <w:tc>
          <w:tcPr>
            <w:tcW w:w="3652" w:type="dxa"/>
            <w:vAlign w:val="center"/>
          </w:tcPr>
          <w:p w:rsidR="00DF3D72" w:rsidRPr="00422603" w:rsidRDefault="00DF3D72">
            <w:pPr>
              <w:pStyle w:val="a3"/>
              <w:ind w:firstLine="0"/>
              <w:jc w:val="center"/>
              <w:rPr>
                <w:ins w:id="124" w:author="SZ_00_50" w:date="2018-09-29T10:24:00Z"/>
                <w:rFonts w:ascii="宋体" w:hAnsi="宋体"/>
                <w:color w:val="000000"/>
                <w:sz w:val="18"/>
                <w:szCs w:val="18"/>
              </w:rPr>
            </w:pPr>
            <w:ins w:id="125" w:author="SZ_00_50" w:date="2018-09-29T10:24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积分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商城价格</w:t>
              </w:r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/原价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变化；</w:t>
              </w:r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领现金小节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优化；</w:t>
              </w:r>
            </w:ins>
          </w:p>
        </w:tc>
        <w:tc>
          <w:tcPr>
            <w:tcW w:w="1163" w:type="dxa"/>
            <w:vAlign w:val="center"/>
          </w:tcPr>
          <w:p w:rsidR="00DF3D72" w:rsidRDefault="00067D67">
            <w:pPr>
              <w:pStyle w:val="a3"/>
              <w:ind w:firstLine="0"/>
              <w:jc w:val="center"/>
              <w:rPr>
                <w:ins w:id="126" w:author="SZ_00_50" w:date="2018-09-29T10:24:00Z"/>
                <w:rFonts w:ascii="宋体" w:hAnsi="宋体"/>
                <w:color w:val="000000"/>
                <w:sz w:val="18"/>
                <w:szCs w:val="18"/>
              </w:rPr>
            </w:pPr>
            <w:ins w:id="127" w:author="SZ_00_50" w:date="2018-09-29T10:49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肖建锋</w:t>
              </w:r>
            </w:ins>
          </w:p>
        </w:tc>
        <w:tc>
          <w:tcPr>
            <w:tcW w:w="895" w:type="dxa"/>
            <w:vAlign w:val="center"/>
          </w:tcPr>
          <w:p w:rsidR="00DF3D72" w:rsidRDefault="00DF3D72">
            <w:pPr>
              <w:pStyle w:val="a3"/>
              <w:ind w:firstLine="360"/>
              <w:jc w:val="center"/>
              <w:rPr>
                <w:ins w:id="128" w:author="SZ_00_50" w:date="2018-09-29T10:24:00Z"/>
                <w:rFonts w:ascii="宋体" w:hAnsi="宋体"/>
                <w:color w:val="000000"/>
                <w:sz w:val="18"/>
                <w:szCs w:val="18"/>
              </w:rPr>
            </w:pPr>
          </w:p>
        </w:tc>
      </w:tr>
      <w:tr w:rsidR="00EF0B95" w:rsidTr="00422603">
        <w:trPr>
          <w:trHeight w:val="343"/>
          <w:ins w:id="129" w:author="SZ_00_50" w:date="2018-10-08T16:21:00Z"/>
        </w:trPr>
        <w:tc>
          <w:tcPr>
            <w:tcW w:w="1266" w:type="dxa"/>
            <w:vAlign w:val="center"/>
          </w:tcPr>
          <w:p w:rsidR="00EF0B95" w:rsidRDefault="00EF0B95">
            <w:pPr>
              <w:pStyle w:val="a3"/>
              <w:ind w:firstLine="0"/>
              <w:jc w:val="center"/>
              <w:rPr>
                <w:ins w:id="130" w:author="SZ_00_50" w:date="2018-10-08T16:21:00Z"/>
                <w:rFonts w:ascii="宋体" w:hAnsi="宋体"/>
                <w:color w:val="000000"/>
                <w:sz w:val="18"/>
                <w:szCs w:val="18"/>
              </w:rPr>
            </w:pPr>
            <w:ins w:id="131" w:author="SZ_00_50" w:date="2018-10-08T16:21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1008</w:t>
              </w:r>
            </w:ins>
          </w:p>
        </w:tc>
        <w:tc>
          <w:tcPr>
            <w:tcW w:w="1144" w:type="dxa"/>
            <w:vAlign w:val="center"/>
          </w:tcPr>
          <w:p w:rsidR="00EF0B95" w:rsidRDefault="00EF0B95">
            <w:pPr>
              <w:pStyle w:val="a3"/>
              <w:ind w:firstLine="0"/>
              <w:jc w:val="center"/>
              <w:rPr>
                <w:ins w:id="132" w:author="SZ_00_50" w:date="2018-10-08T16:21:00Z"/>
                <w:rFonts w:ascii="宋体" w:hAnsi="宋体"/>
                <w:color w:val="000000"/>
                <w:sz w:val="18"/>
                <w:szCs w:val="18"/>
              </w:rPr>
            </w:pPr>
            <w:ins w:id="133" w:author="SZ_00_50" w:date="2018-10-08T16:21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V1.9</w:t>
              </w:r>
            </w:ins>
          </w:p>
        </w:tc>
        <w:tc>
          <w:tcPr>
            <w:tcW w:w="3652" w:type="dxa"/>
            <w:vAlign w:val="center"/>
          </w:tcPr>
          <w:p w:rsidR="00EF0B95" w:rsidRDefault="00EF0B95">
            <w:pPr>
              <w:pStyle w:val="a3"/>
              <w:ind w:firstLine="0"/>
              <w:jc w:val="center"/>
              <w:rPr>
                <w:ins w:id="134" w:author="SZ_00_50" w:date="2018-10-08T16:25:00Z"/>
                <w:rFonts w:ascii="宋体" w:hAnsi="宋体"/>
                <w:color w:val="000000"/>
                <w:sz w:val="18"/>
                <w:szCs w:val="18"/>
              </w:rPr>
            </w:pPr>
            <w:ins w:id="135" w:author="SZ_00_50" w:date="2018-10-08T16:23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领神券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区</w:t>
              </w:r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2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0</w:t>
              </w:r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日领券满2张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后</w:t>
              </w:r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的提示优化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；</w:t>
              </w:r>
            </w:ins>
          </w:p>
          <w:p w:rsidR="00EF0B95" w:rsidRDefault="00EF0B95">
            <w:pPr>
              <w:pStyle w:val="a3"/>
              <w:ind w:firstLine="0"/>
              <w:jc w:val="center"/>
              <w:rPr>
                <w:ins w:id="136" w:author="SZ_00_50" w:date="2018-10-08T16:21:00Z"/>
                <w:rFonts w:ascii="宋体" w:hAnsi="宋体"/>
                <w:color w:val="000000"/>
                <w:sz w:val="18"/>
                <w:szCs w:val="18"/>
              </w:rPr>
            </w:pPr>
            <w:ins w:id="137" w:author="SZ_00_50" w:date="2018-10-08T16:25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活动主题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及分享文案</w:t>
              </w:r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有</w:t>
              </w:r>
              <w:r>
                <w:rPr>
                  <w:rFonts w:ascii="宋体" w:hAnsi="宋体"/>
                  <w:color w:val="000000"/>
                  <w:sz w:val="18"/>
                  <w:szCs w:val="18"/>
                </w:rPr>
                <w:t>变</w:t>
              </w:r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。</w:t>
              </w:r>
            </w:ins>
          </w:p>
        </w:tc>
        <w:tc>
          <w:tcPr>
            <w:tcW w:w="1163" w:type="dxa"/>
            <w:vAlign w:val="center"/>
          </w:tcPr>
          <w:p w:rsidR="00EF0B95" w:rsidRPr="00EF0B95" w:rsidRDefault="00EF0B95">
            <w:pPr>
              <w:pStyle w:val="a3"/>
              <w:ind w:firstLine="0"/>
              <w:jc w:val="center"/>
              <w:rPr>
                <w:ins w:id="138" w:author="SZ_00_50" w:date="2018-10-08T16:21:00Z"/>
                <w:rFonts w:ascii="宋体" w:hAnsi="宋体"/>
                <w:color w:val="000000"/>
                <w:sz w:val="18"/>
                <w:szCs w:val="18"/>
              </w:rPr>
            </w:pPr>
            <w:ins w:id="139" w:author="SZ_00_50" w:date="2018-10-08T16:25:00Z">
              <w:r>
                <w:rPr>
                  <w:rFonts w:ascii="宋体" w:hAnsi="宋体" w:hint="eastAsia"/>
                  <w:color w:val="000000"/>
                  <w:sz w:val="18"/>
                  <w:szCs w:val="18"/>
                </w:rPr>
                <w:t>肖建锋</w:t>
              </w:r>
            </w:ins>
          </w:p>
        </w:tc>
        <w:tc>
          <w:tcPr>
            <w:tcW w:w="895" w:type="dxa"/>
            <w:vAlign w:val="center"/>
          </w:tcPr>
          <w:p w:rsidR="00EF0B95" w:rsidRDefault="00EF0B95">
            <w:pPr>
              <w:pStyle w:val="a3"/>
              <w:ind w:firstLine="360"/>
              <w:jc w:val="center"/>
              <w:rPr>
                <w:ins w:id="140" w:author="SZ_00_50" w:date="2018-10-08T16:21:00Z"/>
                <w:rFonts w:ascii="宋体" w:hAnsi="宋体"/>
                <w:color w:val="000000"/>
                <w:sz w:val="18"/>
                <w:szCs w:val="18"/>
              </w:rPr>
            </w:pPr>
          </w:p>
        </w:tc>
      </w:tr>
    </w:tbl>
    <w:p w:rsidR="00B12FAA" w:rsidRDefault="009432C7" w:rsidP="00676F85">
      <w:pPr>
        <w:pStyle w:val="1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需求</w:t>
      </w:r>
      <w:r>
        <w:rPr>
          <w:rFonts w:ascii="微软雅黑" w:eastAsia="微软雅黑" w:hAnsi="微软雅黑"/>
          <w:b/>
          <w:szCs w:val="21"/>
        </w:rPr>
        <w:t>背景</w:t>
      </w:r>
    </w:p>
    <w:p w:rsidR="00B12FAA" w:rsidRPr="0047268F" w:rsidRDefault="0047268F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友金所四周年活动，希</w:t>
      </w:r>
      <w:ins w:id="141" w:author="SZ_00_50" w:date="2018-10-08T18:40:00Z">
        <w:r w:rsidR="00C421BB">
          <w:rPr>
            <w:rFonts w:ascii="微软雅黑" w:eastAsia="微软雅黑" w:hAnsi="微软雅黑"/>
            <w:bCs/>
            <w:szCs w:val="21"/>
          </w:rPr>
          <w:tab/>
        </w:r>
      </w:ins>
      <w:r>
        <w:rPr>
          <w:rFonts w:ascii="微软雅黑" w:eastAsia="微软雅黑" w:hAnsi="微软雅黑" w:hint="eastAsia"/>
          <w:bCs/>
          <w:szCs w:val="21"/>
        </w:rPr>
        <w:t>望共享庆典，回馈用户的同时，通过礼券发放、</w:t>
      </w:r>
      <w:r w:rsidRPr="0047268F">
        <w:rPr>
          <w:rFonts w:ascii="微软雅黑" w:eastAsia="微软雅黑" w:hAnsi="微软雅黑" w:hint="eastAsia"/>
          <w:bCs/>
          <w:szCs w:val="21"/>
        </w:rPr>
        <w:t>积分兑换</w:t>
      </w:r>
      <w:r>
        <w:rPr>
          <w:rFonts w:ascii="微软雅黑" w:eastAsia="微软雅黑" w:hAnsi="微软雅黑" w:hint="eastAsia"/>
          <w:bCs/>
          <w:szCs w:val="21"/>
        </w:rPr>
        <w:t>与</w:t>
      </w:r>
      <w:r>
        <w:rPr>
          <w:rFonts w:ascii="微软雅黑" w:eastAsia="微软雅黑" w:hAnsi="微软雅黑"/>
          <w:bCs/>
          <w:szCs w:val="21"/>
        </w:rPr>
        <w:t>返现</w:t>
      </w:r>
      <w:r w:rsidRPr="0047268F">
        <w:rPr>
          <w:rFonts w:ascii="微软雅黑" w:eastAsia="微软雅黑" w:hAnsi="微软雅黑" w:hint="eastAsia"/>
          <w:bCs/>
          <w:szCs w:val="21"/>
        </w:rPr>
        <w:t>提高客户活跃度，并促进客户投资的目的。</w:t>
      </w:r>
    </w:p>
    <w:p w:rsidR="00B12FAA" w:rsidRDefault="009432C7" w:rsidP="00676F85">
      <w:pPr>
        <w:pStyle w:val="1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需求</w:t>
      </w:r>
      <w:r>
        <w:rPr>
          <w:rFonts w:ascii="微软雅黑" w:eastAsia="微软雅黑" w:hAnsi="微软雅黑"/>
          <w:b/>
          <w:szCs w:val="21"/>
        </w:rPr>
        <w:t>对接人</w:t>
      </w:r>
    </w:p>
    <w:p w:rsidR="00B12FAA" w:rsidRDefault="009432C7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肖建锋</w:t>
      </w:r>
      <w:r w:rsidR="0047268F">
        <w:rPr>
          <w:rFonts w:ascii="微软雅黑" w:eastAsia="微软雅黑" w:hAnsi="微软雅黑" w:hint="eastAsia"/>
          <w:bCs/>
          <w:szCs w:val="21"/>
        </w:rPr>
        <w:t xml:space="preserve"> 官纯</w:t>
      </w:r>
      <w:r w:rsidR="00554486">
        <w:rPr>
          <w:rFonts w:ascii="微软雅黑" w:eastAsia="微软雅黑" w:hAnsi="微软雅黑" w:hint="eastAsia"/>
          <w:bCs/>
          <w:szCs w:val="21"/>
        </w:rPr>
        <w:t xml:space="preserve"> 陈璨</w:t>
      </w:r>
    </w:p>
    <w:p w:rsidR="00B12FAA" w:rsidRDefault="009432C7" w:rsidP="00676F85">
      <w:pPr>
        <w:pStyle w:val="1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预计</w:t>
      </w:r>
      <w:r>
        <w:rPr>
          <w:rFonts w:ascii="微软雅黑" w:eastAsia="微软雅黑" w:hAnsi="微软雅黑"/>
          <w:b/>
          <w:szCs w:val="21"/>
        </w:rPr>
        <w:t>上线时间</w:t>
      </w:r>
      <w:r>
        <w:rPr>
          <w:rFonts w:ascii="微软雅黑" w:eastAsia="微软雅黑" w:hAnsi="微软雅黑" w:hint="eastAsia"/>
          <w:b/>
          <w:szCs w:val="21"/>
        </w:rPr>
        <w:t>&amp;</w:t>
      </w:r>
      <w:r>
        <w:rPr>
          <w:rFonts w:ascii="微软雅黑" w:eastAsia="微软雅黑" w:hAnsi="微软雅黑"/>
          <w:b/>
          <w:szCs w:val="21"/>
        </w:rPr>
        <w:t>预计</w:t>
      </w:r>
      <w:r>
        <w:rPr>
          <w:rFonts w:ascii="微软雅黑" w:eastAsia="微软雅黑" w:hAnsi="微软雅黑" w:hint="eastAsia"/>
          <w:b/>
          <w:szCs w:val="21"/>
        </w:rPr>
        <w:t>使用人</w:t>
      </w:r>
      <w:r>
        <w:rPr>
          <w:rFonts w:ascii="微软雅黑" w:eastAsia="微软雅黑" w:hAnsi="微软雅黑"/>
          <w:b/>
          <w:szCs w:val="21"/>
        </w:rPr>
        <w:t>及后续效果</w:t>
      </w:r>
    </w:p>
    <w:p w:rsidR="00B12FAA" w:rsidRDefault="00ED6C8F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10</w:t>
      </w:r>
      <w:r w:rsidR="009432C7">
        <w:rPr>
          <w:rFonts w:ascii="微软雅黑" w:eastAsia="微软雅黑" w:hAnsi="微软雅黑" w:hint="eastAsia"/>
          <w:bCs/>
          <w:szCs w:val="21"/>
        </w:rPr>
        <w:t>月</w:t>
      </w:r>
      <w:ins w:id="142" w:author="SZ_00_50" w:date="2018-09-10T17:25:00Z">
        <w:r w:rsidR="007318BE">
          <w:rPr>
            <w:rFonts w:ascii="微软雅黑" w:eastAsia="微软雅黑" w:hAnsi="微软雅黑" w:hint="eastAsia"/>
            <w:bCs/>
            <w:szCs w:val="21"/>
          </w:rPr>
          <w:t>9</w:t>
        </w:r>
      </w:ins>
      <w:del w:id="143" w:author="SZ_00_50" w:date="2018-09-10T17:25:00Z">
        <w:r w:rsidR="00676F85" w:rsidDel="007318BE">
          <w:rPr>
            <w:rFonts w:ascii="微软雅黑" w:eastAsia="微软雅黑" w:hAnsi="微软雅黑" w:hint="eastAsia"/>
            <w:bCs/>
            <w:szCs w:val="21"/>
          </w:rPr>
          <w:delText xml:space="preserve">25 </w:delText>
        </w:r>
      </w:del>
      <w:r w:rsidR="00676F85">
        <w:rPr>
          <w:rFonts w:ascii="微软雅黑" w:eastAsia="微软雅黑" w:hAnsi="微软雅黑" w:hint="eastAsia"/>
          <w:bCs/>
          <w:szCs w:val="21"/>
        </w:rPr>
        <w:t>日 版本号</w:t>
      </w:r>
    </w:p>
    <w:p w:rsidR="00B12FAA" w:rsidRDefault="009432C7" w:rsidP="00676F85">
      <w:pPr>
        <w:pStyle w:val="1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是否</w:t>
      </w:r>
      <w:r>
        <w:rPr>
          <w:rFonts w:ascii="微软雅黑" w:eastAsia="微软雅黑" w:hAnsi="微软雅黑"/>
          <w:b/>
          <w:szCs w:val="21"/>
        </w:rPr>
        <w:t>需要内测</w:t>
      </w:r>
    </w:p>
    <w:p w:rsidR="00B12FAA" w:rsidRDefault="009432C7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是</w:t>
      </w:r>
    </w:p>
    <w:p w:rsidR="00B12FAA" w:rsidRDefault="009432C7" w:rsidP="00676F85">
      <w:pPr>
        <w:pStyle w:val="1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具体</w:t>
      </w:r>
      <w:r>
        <w:rPr>
          <w:rFonts w:ascii="微软雅黑" w:eastAsia="微软雅黑" w:hAnsi="微软雅黑"/>
          <w:b/>
          <w:szCs w:val="21"/>
        </w:rPr>
        <w:t>需求描述</w:t>
      </w:r>
    </w:p>
    <w:p w:rsidR="00676F85" w:rsidRPr="00E661F9" w:rsidRDefault="00305163" w:rsidP="00517EAB">
      <w:pPr>
        <w:pStyle w:val="1"/>
        <w:ind w:left="420" w:firstLineChars="0" w:firstLine="0"/>
        <w:outlineLvl w:val="1"/>
        <w:rPr>
          <w:rFonts w:ascii="微软雅黑" w:eastAsia="微软雅黑" w:hAnsi="微软雅黑"/>
          <w:b/>
          <w:szCs w:val="21"/>
        </w:rPr>
      </w:pPr>
      <w:r w:rsidRPr="00E661F9">
        <w:rPr>
          <w:rFonts w:ascii="微软雅黑" w:eastAsia="微软雅黑" w:hAnsi="微软雅黑" w:hint="eastAsia"/>
          <w:b/>
          <w:szCs w:val="21"/>
        </w:rPr>
        <w:t xml:space="preserve">5.1 </w:t>
      </w:r>
      <w:r w:rsidR="00676F85" w:rsidRPr="00E661F9">
        <w:rPr>
          <w:rFonts w:ascii="微软雅黑" w:eastAsia="微软雅黑" w:hAnsi="微软雅黑" w:hint="eastAsia"/>
          <w:b/>
          <w:szCs w:val="21"/>
        </w:rPr>
        <w:t>活动</w:t>
      </w:r>
      <w:r w:rsidR="00676F85" w:rsidRPr="00E661F9">
        <w:rPr>
          <w:rFonts w:ascii="微软雅黑" w:eastAsia="微软雅黑" w:hAnsi="微软雅黑"/>
          <w:b/>
          <w:szCs w:val="21"/>
        </w:rPr>
        <w:t>时间</w:t>
      </w:r>
    </w:p>
    <w:p w:rsidR="00E661F9" w:rsidRDefault="00E661F9" w:rsidP="00E661F9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 w:rsidRPr="00E661F9">
        <w:rPr>
          <w:rFonts w:ascii="微软雅黑" w:eastAsia="微软雅黑" w:hAnsi="微软雅黑" w:hint="eastAsia"/>
          <w:szCs w:val="21"/>
        </w:rPr>
        <w:t>2018年</w:t>
      </w:r>
      <w:r>
        <w:rPr>
          <w:rFonts w:ascii="微软雅黑" w:eastAsia="微软雅黑" w:hAnsi="微软雅黑" w:hint="eastAsia"/>
          <w:szCs w:val="21"/>
        </w:rPr>
        <w:t>10</w:t>
      </w:r>
      <w:r w:rsidRPr="00E661F9">
        <w:rPr>
          <w:rFonts w:ascii="微软雅黑" w:eastAsia="微软雅黑" w:hAnsi="微软雅黑" w:hint="eastAsia"/>
          <w:szCs w:val="21"/>
        </w:rPr>
        <w:t>月</w:t>
      </w:r>
      <w:r>
        <w:rPr>
          <w:rFonts w:ascii="微软雅黑" w:eastAsia="微软雅黑" w:hAnsi="微软雅黑" w:hint="eastAsia"/>
          <w:szCs w:val="21"/>
        </w:rPr>
        <w:t>10</w:t>
      </w:r>
      <w:r w:rsidRPr="00E661F9">
        <w:rPr>
          <w:rFonts w:ascii="微软雅黑" w:eastAsia="微软雅黑" w:hAnsi="微软雅黑" w:hint="eastAsia"/>
          <w:szCs w:val="21"/>
        </w:rPr>
        <w:t>日00:00:00-2018年</w:t>
      </w:r>
      <w:r>
        <w:rPr>
          <w:rFonts w:ascii="微软雅黑" w:eastAsia="微软雅黑" w:hAnsi="微软雅黑" w:hint="eastAsia"/>
          <w:szCs w:val="21"/>
        </w:rPr>
        <w:t>10</w:t>
      </w:r>
      <w:r w:rsidRPr="00E661F9">
        <w:rPr>
          <w:rFonts w:ascii="微软雅黑" w:eastAsia="微软雅黑" w:hAnsi="微软雅黑" w:hint="eastAsia"/>
          <w:szCs w:val="21"/>
        </w:rPr>
        <w:t>月</w:t>
      </w:r>
      <w:r>
        <w:rPr>
          <w:rFonts w:ascii="微软雅黑" w:eastAsia="微软雅黑" w:hAnsi="微软雅黑" w:hint="eastAsia"/>
          <w:szCs w:val="21"/>
        </w:rPr>
        <w:t>31</w:t>
      </w:r>
      <w:r w:rsidRPr="00E661F9">
        <w:rPr>
          <w:rFonts w:ascii="微软雅黑" w:eastAsia="微软雅黑" w:hAnsi="微软雅黑" w:hint="eastAsia"/>
          <w:szCs w:val="21"/>
        </w:rPr>
        <w:t>日23:59:59</w:t>
      </w:r>
    </w:p>
    <w:p w:rsidR="00676F85" w:rsidRPr="00E661F9" w:rsidRDefault="00305163" w:rsidP="00517EAB">
      <w:pPr>
        <w:pStyle w:val="1"/>
        <w:ind w:left="420" w:firstLineChars="0" w:firstLine="0"/>
        <w:outlineLvl w:val="1"/>
        <w:rPr>
          <w:rFonts w:ascii="微软雅黑" w:eastAsia="微软雅黑" w:hAnsi="微软雅黑"/>
          <w:b/>
          <w:szCs w:val="21"/>
        </w:rPr>
      </w:pPr>
      <w:r w:rsidRPr="00E661F9">
        <w:rPr>
          <w:rFonts w:ascii="微软雅黑" w:eastAsia="微软雅黑" w:hAnsi="微软雅黑" w:hint="eastAsia"/>
          <w:b/>
          <w:szCs w:val="21"/>
        </w:rPr>
        <w:lastRenderedPageBreak/>
        <w:t>5.2</w:t>
      </w:r>
      <w:r w:rsidRPr="00E661F9">
        <w:rPr>
          <w:rFonts w:ascii="微软雅黑" w:eastAsia="微软雅黑" w:hAnsi="微软雅黑"/>
          <w:b/>
          <w:szCs w:val="21"/>
        </w:rPr>
        <w:t xml:space="preserve"> </w:t>
      </w:r>
      <w:r w:rsidR="00676F85" w:rsidRPr="00E661F9">
        <w:rPr>
          <w:rFonts w:ascii="微软雅黑" w:eastAsia="微软雅黑" w:hAnsi="微软雅黑" w:hint="eastAsia"/>
          <w:b/>
          <w:szCs w:val="21"/>
        </w:rPr>
        <w:t>活动</w:t>
      </w:r>
      <w:r w:rsidR="00676F85" w:rsidRPr="00E661F9">
        <w:rPr>
          <w:rFonts w:ascii="微软雅黑" w:eastAsia="微软雅黑" w:hAnsi="微软雅黑"/>
          <w:b/>
          <w:szCs w:val="21"/>
        </w:rPr>
        <w:t>主题</w:t>
      </w:r>
    </w:p>
    <w:p w:rsidR="00D14AB9" w:rsidRDefault="00C421BB" w:rsidP="00D14AB9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ins w:id="144" w:author="SZ_00_50" w:date="2018-10-08T18:41:00Z">
        <w:r w:rsidRPr="00C421BB">
          <w:rPr>
            <w:rFonts w:ascii="微软雅黑" w:eastAsia="微软雅黑" w:hAnsi="微软雅黑" w:hint="eastAsia"/>
            <w:szCs w:val="21"/>
          </w:rPr>
          <w:t>友金周年庆，全年最嗨四重礼</w:t>
        </w:r>
      </w:ins>
      <w:del w:id="145" w:author="SZ_00_50" w:date="2018-10-08T16:40:00Z">
        <w:r w:rsidR="00D14AB9" w:rsidRPr="00D14AB9" w:rsidDel="003F1C3C">
          <w:rPr>
            <w:rFonts w:ascii="微软雅黑" w:eastAsia="微软雅黑" w:hAnsi="微软雅黑" w:hint="eastAsia"/>
            <w:szCs w:val="21"/>
          </w:rPr>
          <w:delText>繁花</w:delText>
        </w:r>
      </w:del>
      <w:del w:id="146" w:author="SZ_00_50" w:date="2018-09-28T14:10:00Z">
        <w:r w:rsidR="00D14AB9" w:rsidRPr="00D14AB9" w:rsidDel="00B72DB9">
          <w:rPr>
            <w:rFonts w:ascii="微软雅黑" w:eastAsia="微软雅黑" w:hAnsi="微软雅黑" w:hint="eastAsia"/>
            <w:szCs w:val="21"/>
          </w:rPr>
          <w:delText>似</w:delText>
        </w:r>
      </w:del>
      <w:del w:id="147" w:author="SZ_00_50" w:date="2018-10-08T16:40:00Z">
        <w:r w:rsidR="00D14AB9" w:rsidRPr="00D14AB9" w:rsidDel="003F1C3C">
          <w:rPr>
            <w:rFonts w:ascii="微软雅黑" w:eastAsia="微软雅黑" w:hAnsi="微软雅黑" w:hint="eastAsia"/>
            <w:szCs w:val="21"/>
          </w:rPr>
          <w:delText>锦四周年 全年最嗨四重礼</w:delText>
        </w:r>
      </w:del>
    </w:p>
    <w:p w:rsidR="00676F85" w:rsidRPr="00E661F9" w:rsidRDefault="00305163" w:rsidP="00517EAB">
      <w:pPr>
        <w:pStyle w:val="1"/>
        <w:ind w:left="420" w:firstLineChars="0" w:firstLine="0"/>
        <w:outlineLvl w:val="1"/>
        <w:rPr>
          <w:rFonts w:ascii="微软雅黑" w:eastAsia="微软雅黑" w:hAnsi="微软雅黑"/>
          <w:b/>
          <w:szCs w:val="21"/>
        </w:rPr>
      </w:pPr>
      <w:r w:rsidRPr="00E661F9">
        <w:rPr>
          <w:rFonts w:ascii="微软雅黑" w:eastAsia="微软雅黑" w:hAnsi="微软雅黑" w:hint="eastAsia"/>
          <w:b/>
          <w:szCs w:val="21"/>
        </w:rPr>
        <w:t xml:space="preserve">5.3 </w:t>
      </w:r>
      <w:r w:rsidR="00676F85" w:rsidRPr="00E661F9">
        <w:rPr>
          <w:rFonts w:ascii="微软雅黑" w:eastAsia="微软雅黑" w:hAnsi="微软雅黑" w:hint="eastAsia"/>
          <w:b/>
          <w:szCs w:val="21"/>
        </w:rPr>
        <w:t>活动形式</w:t>
      </w:r>
    </w:p>
    <w:p w:rsidR="00E661F9" w:rsidRDefault="00E661F9" w:rsidP="00E661F9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神券专区</w:t>
      </w:r>
      <w:r>
        <w:rPr>
          <w:rFonts w:ascii="微软雅黑" w:eastAsia="微软雅黑" w:hAnsi="微软雅黑"/>
          <w:szCs w:val="21"/>
        </w:rPr>
        <w:t>（</w:t>
      </w:r>
      <w:r>
        <w:rPr>
          <w:rFonts w:ascii="微软雅黑" w:eastAsia="微软雅黑" w:hAnsi="微软雅黑" w:hint="eastAsia"/>
          <w:szCs w:val="21"/>
        </w:rPr>
        <w:t>天天</w:t>
      </w:r>
      <w:r>
        <w:rPr>
          <w:rFonts w:ascii="微软雅黑" w:eastAsia="微软雅黑" w:hAnsi="微软雅黑"/>
          <w:szCs w:val="21"/>
        </w:rPr>
        <w:t>领</w:t>
      </w:r>
      <w:r>
        <w:rPr>
          <w:rFonts w:ascii="微软雅黑" w:eastAsia="微软雅黑" w:hAnsi="微软雅黑" w:hint="eastAsia"/>
          <w:szCs w:val="21"/>
        </w:rPr>
        <w:t>神券：10</w:t>
      </w:r>
      <w:r w:rsidRPr="00E661F9">
        <w:rPr>
          <w:rFonts w:ascii="微软雅黑" w:eastAsia="微软雅黑" w:hAnsi="微软雅黑" w:hint="eastAsia"/>
          <w:szCs w:val="21"/>
        </w:rPr>
        <w:t>月</w:t>
      </w:r>
      <w:r>
        <w:rPr>
          <w:rFonts w:ascii="微软雅黑" w:eastAsia="微软雅黑" w:hAnsi="微软雅黑" w:hint="eastAsia"/>
          <w:szCs w:val="21"/>
        </w:rPr>
        <w:t>10</w:t>
      </w:r>
      <w:r w:rsidRPr="00E661F9">
        <w:rPr>
          <w:rFonts w:ascii="微软雅黑" w:eastAsia="微软雅黑" w:hAnsi="微软雅黑" w:hint="eastAsia"/>
          <w:szCs w:val="21"/>
        </w:rPr>
        <w:t>日</w:t>
      </w:r>
      <w:r>
        <w:rPr>
          <w:rFonts w:ascii="微软雅黑" w:eastAsia="微软雅黑" w:hAnsi="微软雅黑" w:hint="eastAsia"/>
          <w:szCs w:val="21"/>
        </w:rPr>
        <w:t>00:00:00-10</w:t>
      </w:r>
      <w:r w:rsidRPr="00E661F9">
        <w:rPr>
          <w:rFonts w:ascii="微软雅黑" w:eastAsia="微软雅黑" w:hAnsi="微软雅黑" w:hint="eastAsia"/>
          <w:szCs w:val="21"/>
        </w:rPr>
        <w:t>月</w:t>
      </w:r>
      <w:r>
        <w:rPr>
          <w:rFonts w:ascii="微软雅黑" w:eastAsia="微软雅黑" w:hAnsi="微软雅黑" w:hint="eastAsia"/>
          <w:szCs w:val="21"/>
        </w:rPr>
        <w:t>20</w:t>
      </w:r>
      <w:r w:rsidRPr="00E661F9">
        <w:rPr>
          <w:rFonts w:ascii="微软雅黑" w:eastAsia="微软雅黑" w:hAnsi="微软雅黑" w:hint="eastAsia"/>
          <w:szCs w:val="21"/>
        </w:rPr>
        <w:t>日23:59:59</w:t>
      </w:r>
      <w:r>
        <w:rPr>
          <w:rFonts w:ascii="微软雅黑" w:eastAsia="微软雅黑" w:hAnsi="微软雅黑" w:hint="eastAsia"/>
          <w:szCs w:val="21"/>
        </w:rPr>
        <w:t>）</w:t>
      </w:r>
    </w:p>
    <w:p w:rsidR="00E661F9" w:rsidRDefault="00E661F9" w:rsidP="00E661F9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 w:rsidRPr="00E661F9">
        <w:rPr>
          <w:rFonts w:ascii="微软雅黑" w:eastAsia="微软雅黑" w:hAnsi="微软雅黑" w:hint="eastAsia"/>
          <w:szCs w:val="21"/>
        </w:rPr>
        <w:t>用户每天可领取福利券，每日每人限领2种，个别券领取时会消耗一定积分</w:t>
      </w:r>
      <w:r>
        <w:rPr>
          <w:rFonts w:ascii="微软雅黑" w:eastAsia="微软雅黑" w:hAnsi="微软雅黑" w:hint="eastAsia"/>
          <w:szCs w:val="21"/>
        </w:rPr>
        <w:t>；</w:t>
      </w:r>
    </w:p>
    <w:p w:rsidR="00E661F9" w:rsidRDefault="00E661F9" w:rsidP="00E661F9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投资</w:t>
      </w:r>
      <w:r>
        <w:rPr>
          <w:rFonts w:ascii="微软雅黑" w:eastAsia="微软雅黑" w:hAnsi="微软雅黑"/>
          <w:szCs w:val="21"/>
        </w:rPr>
        <w:t>送苹果9</w:t>
      </w:r>
      <w:r>
        <w:rPr>
          <w:rFonts w:ascii="微软雅黑" w:eastAsia="微软雅黑" w:hAnsi="微软雅黑" w:hint="eastAsia"/>
          <w:szCs w:val="21"/>
        </w:rPr>
        <w:t>（</w:t>
      </w:r>
      <w:r w:rsidRPr="00E661F9">
        <w:rPr>
          <w:rFonts w:ascii="微软雅黑" w:eastAsia="微软雅黑" w:hAnsi="微软雅黑" w:hint="eastAsia"/>
          <w:szCs w:val="21"/>
        </w:rPr>
        <w:t>豪送iPhone</w:t>
      </w:r>
      <w:r>
        <w:rPr>
          <w:rFonts w:ascii="微软雅黑" w:eastAsia="微软雅黑" w:hAnsi="微软雅黑" w:hint="eastAsia"/>
          <w:szCs w:val="21"/>
        </w:rPr>
        <w:t>：10</w:t>
      </w:r>
      <w:r w:rsidRPr="00E661F9">
        <w:rPr>
          <w:rFonts w:ascii="微软雅黑" w:eastAsia="微软雅黑" w:hAnsi="微软雅黑" w:hint="eastAsia"/>
          <w:szCs w:val="21"/>
        </w:rPr>
        <w:t>月</w:t>
      </w:r>
      <w:r>
        <w:rPr>
          <w:rFonts w:ascii="微软雅黑" w:eastAsia="微软雅黑" w:hAnsi="微软雅黑" w:hint="eastAsia"/>
          <w:szCs w:val="21"/>
        </w:rPr>
        <w:t>10</w:t>
      </w:r>
      <w:r w:rsidRPr="00E661F9">
        <w:rPr>
          <w:rFonts w:ascii="微软雅黑" w:eastAsia="微软雅黑" w:hAnsi="微软雅黑" w:hint="eastAsia"/>
          <w:szCs w:val="21"/>
        </w:rPr>
        <w:t>日</w:t>
      </w:r>
      <w:r>
        <w:rPr>
          <w:rFonts w:ascii="微软雅黑" w:eastAsia="微软雅黑" w:hAnsi="微软雅黑" w:hint="eastAsia"/>
          <w:szCs w:val="21"/>
        </w:rPr>
        <w:t>00:00:00-10</w:t>
      </w:r>
      <w:r w:rsidRPr="00E661F9">
        <w:rPr>
          <w:rFonts w:ascii="微软雅黑" w:eastAsia="微软雅黑" w:hAnsi="微软雅黑" w:hint="eastAsia"/>
          <w:szCs w:val="21"/>
        </w:rPr>
        <w:t>月</w:t>
      </w:r>
      <w:r w:rsidR="00AF2C08">
        <w:rPr>
          <w:rFonts w:ascii="微软雅黑" w:eastAsia="微软雅黑" w:hAnsi="微软雅黑" w:hint="eastAsia"/>
          <w:szCs w:val="21"/>
        </w:rPr>
        <w:t>31</w:t>
      </w:r>
      <w:r w:rsidRPr="00E661F9">
        <w:rPr>
          <w:rFonts w:ascii="微软雅黑" w:eastAsia="微软雅黑" w:hAnsi="微软雅黑" w:hint="eastAsia"/>
          <w:szCs w:val="21"/>
        </w:rPr>
        <w:t>日23:59:59</w:t>
      </w:r>
      <w:r>
        <w:rPr>
          <w:rFonts w:ascii="微软雅黑" w:eastAsia="微软雅黑" w:hAnsi="微软雅黑" w:hint="eastAsia"/>
          <w:szCs w:val="21"/>
        </w:rPr>
        <w:t>）</w:t>
      </w:r>
    </w:p>
    <w:p w:rsidR="00E661F9" w:rsidRDefault="00E661F9" w:rsidP="00E661F9">
      <w:pPr>
        <w:pStyle w:val="1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活动</w:t>
      </w:r>
      <w:r>
        <w:rPr>
          <w:rFonts w:ascii="微软雅黑" w:eastAsia="微软雅黑" w:hAnsi="微软雅黑"/>
          <w:szCs w:val="21"/>
        </w:rPr>
        <w:t>期间</w:t>
      </w:r>
      <w:r>
        <w:rPr>
          <w:rFonts w:ascii="微软雅黑" w:eastAsia="微软雅黑" w:hAnsi="微软雅黑" w:hint="eastAsia"/>
          <w:szCs w:val="21"/>
        </w:rPr>
        <w:t>，</w:t>
      </w:r>
      <w:r w:rsidRPr="00E661F9">
        <w:rPr>
          <w:rFonts w:ascii="微软雅黑" w:eastAsia="微软雅黑" w:hAnsi="微软雅黑" w:hint="eastAsia"/>
          <w:szCs w:val="21"/>
        </w:rPr>
        <w:t>累计出借金额排名前8名且累计出借金额满</w:t>
      </w:r>
      <w:ins w:id="148" w:author="SZ_00_50" w:date="2018-09-13T17:30:00Z">
        <w:r w:rsidR="00006A13">
          <w:rPr>
            <w:rFonts w:ascii="微软雅黑" w:eastAsia="微软雅黑" w:hAnsi="微软雅黑"/>
            <w:szCs w:val="21"/>
          </w:rPr>
          <w:t>3</w:t>
        </w:r>
      </w:ins>
      <w:del w:id="149" w:author="SZ_00_50" w:date="2018-09-13T17:30:00Z">
        <w:r w:rsidRPr="00E661F9" w:rsidDel="00006A13">
          <w:rPr>
            <w:rFonts w:ascii="微软雅黑" w:eastAsia="微软雅黑" w:hAnsi="微软雅黑" w:hint="eastAsia"/>
            <w:szCs w:val="21"/>
          </w:rPr>
          <w:delText>2</w:delText>
        </w:r>
      </w:del>
      <w:r w:rsidRPr="00E661F9">
        <w:rPr>
          <w:rFonts w:ascii="微软雅黑" w:eastAsia="微软雅黑" w:hAnsi="微软雅黑" w:hint="eastAsia"/>
          <w:szCs w:val="21"/>
        </w:rPr>
        <w:t>00万的用户，可获</w:t>
      </w:r>
      <w:ins w:id="150" w:author="SZ_00_50" w:date="2018-09-13T17:30:00Z">
        <w:r w:rsidR="00006A13" w:rsidRPr="00006A13">
          <w:rPr>
            <w:rFonts w:ascii="微软雅黑" w:eastAsia="微软雅黑" w:hAnsi="微软雅黑"/>
            <w:szCs w:val="21"/>
          </w:rPr>
          <w:t>iPhone Xs Max</w:t>
        </w:r>
      </w:ins>
      <w:del w:id="151" w:author="SZ_00_50" w:date="2018-09-13T17:30:00Z">
        <w:r w:rsidRPr="00E661F9" w:rsidDel="00006A13">
          <w:rPr>
            <w:rFonts w:ascii="微软雅黑" w:eastAsia="微软雅黑" w:hAnsi="微软雅黑" w:hint="eastAsia"/>
            <w:szCs w:val="21"/>
          </w:rPr>
          <w:delText>新版iPhone</w:delText>
        </w:r>
      </w:del>
      <w:r w:rsidRPr="00E661F9">
        <w:rPr>
          <w:rFonts w:ascii="微软雅黑" w:eastAsia="微软雅黑" w:hAnsi="微软雅黑" w:hint="eastAsia"/>
          <w:szCs w:val="21"/>
        </w:rPr>
        <w:t>一台</w:t>
      </w:r>
      <w:r>
        <w:rPr>
          <w:rFonts w:ascii="微软雅黑" w:eastAsia="微软雅黑" w:hAnsi="微软雅黑" w:hint="eastAsia"/>
          <w:szCs w:val="21"/>
        </w:rPr>
        <w:t>；</w:t>
      </w:r>
    </w:p>
    <w:p w:rsidR="00E661F9" w:rsidRDefault="00E661F9" w:rsidP="00E661F9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积分商城</w:t>
      </w:r>
      <w:r>
        <w:rPr>
          <w:rFonts w:ascii="微软雅黑" w:eastAsia="微软雅黑" w:hAnsi="微软雅黑"/>
          <w:szCs w:val="21"/>
        </w:rPr>
        <w:t>折扣</w:t>
      </w:r>
      <w:r>
        <w:rPr>
          <w:rFonts w:ascii="微软雅黑" w:eastAsia="微软雅黑" w:hAnsi="微软雅黑" w:hint="eastAsia"/>
          <w:szCs w:val="21"/>
        </w:rPr>
        <w:t>（</w:t>
      </w:r>
      <w:r w:rsidRPr="00E661F9">
        <w:rPr>
          <w:rFonts w:ascii="微软雅黑" w:eastAsia="微软雅黑" w:hAnsi="微软雅黑" w:hint="eastAsia"/>
          <w:szCs w:val="21"/>
        </w:rPr>
        <w:t>积分商城4折起</w:t>
      </w:r>
      <w:r>
        <w:rPr>
          <w:rFonts w:ascii="微软雅黑" w:eastAsia="微软雅黑" w:hAnsi="微软雅黑" w:hint="eastAsia"/>
          <w:szCs w:val="21"/>
        </w:rPr>
        <w:t>：10</w:t>
      </w:r>
      <w:r w:rsidRPr="00E661F9">
        <w:rPr>
          <w:rFonts w:ascii="微软雅黑" w:eastAsia="微软雅黑" w:hAnsi="微软雅黑" w:hint="eastAsia"/>
          <w:szCs w:val="21"/>
        </w:rPr>
        <w:t>月</w:t>
      </w:r>
      <w:r>
        <w:rPr>
          <w:rFonts w:ascii="微软雅黑" w:eastAsia="微软雅黑" w:hAnsi="微软雅黑" w:hint="eastAsia"/>
          <w:szCs w:val="21"/>
        </w:rPr>
        <w:t>10</w:t>
      </w:r>
      <w:r w:rsidRPr="00E661F9">
        <w:rPr>
          <w:rFonts w:ascii="微软雅黑" w:eastAsia="微软雅黑" w:hAnsi="微软雅黑" w:hint="eastAsia"/>
          <w:szCs w:val="21"/>
        </w:rPr>
        <w:t>日</w:t>
      </w:r>
      <w:r>
        <w:rPr>
          <w:rFonts w:ascii="微软雅黑" w:eastAsia="微软雅黑" w:hAnsi="微软雅黑" w:hint="eastAsia"/>
          <w:szCs w:val="21"/>
        </w:rPr>
        <w:t>00:00:00-10</w:t>
      </w:r>
      <w:r w:rsidRPr="00E661F9">
        <w:rPr>
          <w:rFonts w:ascii="微软雅黑" w:eastAsia="微软雅黑" w:hAnsi="微软雅黑" w:hint="eastAsia"/>
          <w:szCs w:val="21"/>
        </w:rPr>
        <w:t>月</w:t>
      </w:r>
      <w:r>
        <w:rPr>
          <w:rFonts w:ascii="微软雅黑" w:eastAsia="微软雅黑" w:hAnsi="微软雅黑" w:hint="eastAsia"/>
          <w:szCs w:val="21"/>
        </w:rPr>
        <w:t>31</w:t>
      </w:r>
      <w:r w:rsidRPr="00E661F9">
        <w:rPr>
          <w:rFonts w:ascii="微软雅黑" w:eastAsia="微软雅黑" w:hAnsi="微软雅黑" w:hint="eastAsia"/>
          <w:szCs w:val="21"/>
        </w:rPr>
        <w:t>日23:59:59</w:t>
      </w:r>
      <w:r>
        <w:rPr>
          <w:rFonts w:ascii="微软雅黑" w:eastAsia="微软雅黑" w:hAnsi="微软雅黑" w:hint="eastAsia"/>
          <w:szCs w:val="21"/>
        </w:rPr>
        <w:t>）</w:t>
      </w:r>
    </w:p>
    <w:p w:rsidR="00E661F9" w:rsidRDefault="00E661F9" w:rsidP="00E661F9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 w:rsidRPr="00E661F9">
        <w:rPr>
          <w:rFonts w:ascii="微软雅黑" w:eastAsia="微软雅黑" w:hAnsi="微软雅黑" w:hint="eastAsia"/>
          <w:szCs w:val="21"/>
        </w:rPr>
        <w:t>活动期间，积分商城</w:t>
      </w:r>
      <w:r>
        <w:rPr>
          <w:rFonts w:ascii="微软雅黑" w:eastAsia="微软雅黑" w:hAnsi="微软雅黑" w:hint="eastAsia"/>
          <w:szCs w:val="21"/>
        </w:rPr>
        <w:t>新到</w:t>
      </w:r>
      <w:r>
        <w:rPr>
          <w:rFonts w:ascii="微软雅黑" w:eastAsia="微软雅黑" w:hAnsi="微软雅黑"/>
          <w:szCs w:val="21"/>
        </w:rPr>
        <w:t>一批</w:t>
      </w:r>
      <w:r>
        <w:rPr>
          <w:rFonts w:ascii="微软雅黑" w:eastAsia="微软雅黑" w:hAnsi="微软雅黑" w:hint="eastAsia"/>
          <w:szCs w:val="21"/>
        </w:rPr>
        <w:t>商品</w:t>
      </w:r>
      <w:r>
        <w:rPr>
          <w:rFonts w:ascii="微软雅黑" w:eastAsia="微软雅黑" w:hAnsi="微软雅黑"/>
          <w:szCs w:val="21"/>
        </w:rPr>
        <w:t>，全场</w:t>
      </w:r>
      <w:r w:rsidRPr="00E661F9">
        <w:rPr>
          <w:rFonts w:ascii="微软雅黑" w:eastAsia="微软雅黑" w:hAnsi="微软雅黑" w:hint="eastAsia"/>
          <w:szCs w:val="21"/>
        </w:rPr>
        <w:t>限时4折起</w:t>
      </w:r>
      <w:r>
        <w:rPr>
          <w:rFonts w:ascii="微软雅黑" w:eastAsia="微软雅黑" w:hAnsi="微软雅黑" w:hint="eastAsia"/>
          <w:szCs w:val="21"/>
        </w:rPr>
        <w:t>；</w:t>
      </w:r>
    </w:p>
    <w:p w:rsidR="00E661F9" w:rsidRDefault="00E661F9" w:rsidP="00E661F9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出借</w:t>
      </w:r>
      <w:r>
        <w:rPr>
          <w:rFonts w:ascii="微软雅黑" w:eastAsia="微软雅黑" w:hAnsi="微软雅黑"/>
          <w:szCs w:val="21"/>
        </w:rPr>
        <w:t>拿</w:t>
      </w:r>
      <w:ins w:id="152" w:author="SZ_00_50" w:date="2018-09-13T17:31:00Z">
        <w:r w:rsidR="00006A13">
          <w:rPr>
            <w:rFonts w:ascii="微软雅黑" w:eastAsia="微软雅黑" w:hAnsi="微软雅黑" w:hint="eastAsia"/>
            <w:szCs w:val="21"/>
          </w:rPr>
          <w:t>现金奖励</w:t>
        </w:r>
      </w:ins>
      <w:del w:id="153" w:author="SZ_00_50" w:date="2018-09-13T17:31:00Z">
        <w:r w:rsidDel="00006A13">
          <w:rPr>
            <w:rFonts w:ascii="微软雅黑" w:eastAsia="微软雅黑" w:hAnsi="微软雅黑"/>
            <w:szCs w:val="21"/>
          </w:rPr>
          <w:delText>返现</w:delText>
        </w:r>
      </w:del>
      <w:r>
        <w:rPr>
          <w:rFonts w:ascii="微软雅黑" w:eastAsia="微软雅黑" w:hAnsi="微软雅黑"/>
          <w:szCs w:val="21"/>
        </w:rPr>
        <w:t>（</w:t>
      </w:r>
      <w:r w:rsidR="00DB6513">
        <w:rPr>
          <w:rFonts w:ascii="微软雅黑" w:eastAsia="微软雅黑" w:hAnsi="微软雅黑" w:hint="eastAsia"/>
          <w:szCs w:val="21"/>
        </w:rPr>
        <w:t>领现金大行动</w:t>
      </w:r>
      <w:r w:rsidRPr="00E661F9">
        <w:rPr>
          <w:rFonts w:ascii="微软雅黑" w:eastAsia="微软雅黑" w:hAnsi="微软雅黑" w:hint="eastAsia"/>
          <w:szCs w:val="21"/>
        </w:rPr>
        <w:t>：</w:t>
      </w:r>
      <w:r>
        <w:rPr>
          <w:rFonts w:ascii="微软雅黑" w:eastAsia="微软雅黑" w:hAnsi="微软雅黑" w:hint="eastAsia"/>
          <w:szCs w:val="21"/>
        </w:rPr>
        <w:t>10</w:t>
      </w:r>
      <w:r w:rsidRPr="00E661F9">
        <w:rPr>
          <w:rFonts w:ascii="微软雅黑" w:eastAsia="微软雅黑" w:hAnsi="微软雅黑" w:hint="eastAsia"/>
          <w:szCs w:val="21"/>
        </w:rPr>
        <w:t>月</w:t>
      </w:r>
      <w:r>
        <w:rPr>
          <w:rFonts w:ascii="微软雅黑" w:eastAsia="微软雅黑" w:hAnsi="微软雅黑" w:hint="eastAsia"/>
          <w:szCs w:val="21"/>
        </w:rPr>
        <w:t>21</w:t>
      </w:r>
      <w:r w:rsidRPr="00E661F9">
        <w:rPr>
          <w:rFonts w:ascii="微软雅黑" w:eastAsia="微软雅黑" w:hAnsi="微软雅黑" w:hint="eastAsia"/>
          <w:szCs w:val="21"/>
        </w:rPr>
        <w:t>日</w:t>
      </w:r>
      <w:r>
        <w:rPr>
          <w:rFonts w:ascii="微软雅黑" w:eastAsia="微软雅黑" w:hAnsi="微软雅黑" w:hint="eastAsia"/>
          <w:szCs w:val="21"/>
        </w:rPr>
        <w:t>00:00:00-10</w:t>
      </w:r>
      <w:r w:rsidRPr="00E661F9">
        <w:rPr>
          <w:rFonts w:ascii="微软雅黑" w:eastAsia="微软雅黑" w:hAnsi="微软雅黑" w:hint="eastAsia"/>
          <w:szCs w:val="21"/>
        </w:rPr>
        <w:t>月</w:t>
      </w:r>
      <w:r>
        <w:rPr>
          <w:rFonts w:ascii="微软雅黑" w:eastAsia="微软雅黑" w:hAnsi="微软雅黑" w:hint="eastAsia"/>
          <w:szCs w:val="21"/>
        </w:rPr>
        <w:t>31</w:t>
      </w:r>
      <w:r w:rsidRPr="00E661F9">
        <w:rPr>
          <w:rFonts w:ascii="微软雅黑" w:eastAsia="微软雅黑" w:hAnsi="微软雅黑" w:hint="eastAsia"/>
          <w:szCs w:val="21"/>
        </w:rPr>
        <w:t>日23:59:59</w:t>
      </w:r>
      <w:r>
        <w:rPr>
          <w:rFonts w:ascii="微软雅黑" w:eastAsia="微软雅黑" w:hAnsi="微软雅黑"/>
          <w:szCs w:val="21"/>
        </w:rPr>
        <w:t>）</w:t>
      </w:r>
    </w:p>
    <w:p w:rsidR="00E661F9" w:rsidRPr="00E661F9" w:rsidRDefault="00E661F9" w:rsidP="00E661F9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活动期间，单笔出借金额达到</w:t>
      </w:r>
      <w:r w:rsidR="00AF2C08">
        <w:rPr>
          <w:rFonts w:ascii="微软雅黑" w:eastAsia="微软雅黑" w:hAnsi="微软雅黑" w:hint="eastAsia"/>
          <w:szCs w:val="21"/>
        </w:rPr>
        <w:t>1万</w:t>
      </w:r>
      <w:r w:rsidR="00AF2C08">
        <w:rPr>
          <w:rFonts w:ascii="微软雅黑" w:eastAsia="微软雅黑" w:hAnsi="微软雅黑"/>
          <w:szCs w:val="21"/>
        </w:rPr>
        <w:t>、3万、5万、10</w:t>
      </w:r>
      <w:r w:rsidR="00AF2C08">
        <w:rPr>
          <w:rFonts w:ascii="微软雅黑" w:eastAsia="微软雅黑" w:hAnsi="微软雅黑" w:hint="eastAsia"/>
          <w:szCs w:val="21"/>
        </w:rPr>
        <w:t>万</w:t>
      </w:r>
      <w:r>
        <w:rPr>
          <w:rFonts w:ascii="微软雅黑" w:eastAsia="微软雅黑" w:hAnsi="微软雅黑" w:hint="eastAsia"/>
          <w:szCs w:val="21"/>
        </w:rPr>
        <w:t>即</w:t>
      </w:r>
      <w:r w:rsidRPr="00E661F9">
        <w:rPr>
          <w:rFonts w:ascii="微软雅黑" w:eastAsia="微软雅黑" w:hAnsi="微软雅黑" w:hint="eastAsia"/>
          <w:szCs w:val="21"/>
        </w:rPr>
        <w:t>可获得相应的</w:t>
      </w:r>
      <w:ins w:id="154" w:author="SZ_00_50" w:date="2018-09-13T17:31:00Z">
        <w:r w:rsidR="00006A13">
          <w:rPr>
            <w:rFonts w:ascii="微软雅黑" w:eastAsia="微软雅黑" w:hAnsi="微软雅黑" w:hint="eastAsia"/>
            <w:szCs w:val="21"/>
          </w:rPr>
          <w:t>奖励</w:t>
        </w:r>
      </w:ins>
      <w:del w:id="155" w:author="SZ_00_50" w:date="2018-09-13T17:31:00Z">
        <w:r w:rsidRPr="00E661F9" w:rsidDel="00006A13">
          <w:rPr>
            <w:rFonts w:ascii="微软雅黑" w:eastAsia="微软雅黑" w:hAnsi="微软雅黑" w:hint="eastAsia"/>
            <w:szCs w:val="21"/>
          </w:rPr>
          <w:delText>返现</w:delText>
        </w:r>
      </w:del>
      <w:r>
        <w:rPr>
          <w:rFonts w:ascii="微软雅黑" w:eastAsia="微软雅黑" w:hAnsi="微软雅黑" w:hint="eastAsia"/>
          <w:szCs w:val="21"/>
        </w:rPr>
        <w:t>金额</w:t>
      </w:r>
      <w:r>
        <w:rPr>
          <w:rFonts w:ascii="微软雅黑" w:eastAsia="微软雅黑" w:hAnsi="微软雅黑"/>
          <w:szCs w:val="21"/>
        </w:rPr>
        <w:t>，支持</w:t>
      </w:r>
      <w:r>
        <w:rPr>
          <w:rFonts w:ascii="微软雅黑" w:eastAsia="微软雅黑" w:hAnsi="微软雅黑" w:hint="eastAsia"/>
          <w:szCs w:val="21"/>
        </w:rPr>
        <w:t>随时提现</w:t>
      </w:r>
      <w:r>
        <w:rPr>
          <w:rFonts w:ascii="微软雅黑" w:eastAsia="微软雅黑" w:hAnsi="微软雅黑"/>
          <w:szCs w:val="21"/>
        </w:rPr>
        <w:t>。</w:t>
      </w:r>
    </w:p>
    <w:p w:rsidR="00676F85" w:rsidRPr="00565C8F" w:rsidRDefault="00305163" w:rsidP="00517EAB">
      <w:pPr>
        <w:pStyle w:val="1"/>
        <w:ind w:left="420" w:firstLineChars="0" w:firstLine="0"/>
        <w:outlineLvl w:val="1"/>
        <w:rPr>
          <w:rFonts w:ascii="微软雅黑" w:eastAsia="微软雅黑" w:hAnsi="微软雅黑"/>
          <w:b/>
          <w:szCs w:val="21"/>
        </w:rPr>
      </w:pPr>
      <w:r w:rsidRPr="00565C8F">
        <w:rPr>
          <w:rFonts w:ascii="微软雅黑" w:eastAsia="微软雅黑" w:hAnsi="微软雅黑" w:hint="eastAsia"/>
          <w:b/>
          <w:szCs w:val="21"/>
        </w:rPr>
        <w:t xml:space="preserve">5.4 </w:t>
      </w:r>
      <w:r w:rsidR="00676F85" w:rsidRPr="00565C8F">
        <w:rPr>
          <w:rFonts w:ascii="微软雅黑" w:eastAsia="微软雅黑" w:hAnsi="微软雅黑" w:hint="eastAsia"/>
          <w:b/>
          <w:szCs w:val="21"/>
        </w:rPr>
        <w:t>活动</w:t>
      </w:r>
      <w:r w:rsidR="00676F85" w:rsidRPr="00565C8F">
        <w:rPr>
          <w:rFonts w:ascii="微软雅黑" w:eastAsia="微软雅黑" w:hAnsi="微软雅黑"/>
          <w:b/>
          <w:szCs w:val="21"/>
        </w:rPr>
        <w:t>规则</w:t>
      </w:r>
    </w:p>
    <w:p w:rsidR="00E661F9" w:rsidRDefault="00561634" w:rsidP="00561634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561634">
        <w:rPr>
          <w:rFonts w:ascii="微软雅黑" w:eastAsia="微软雅黑" w:hAnsi="微软雅黑" w:hint="eastAsia"/>
          <w:szCs w:val="21"/>
        </w:rPr>
        <w:t>天天领神券</w:t>
      </w:r>
    </w:p>
    <w:p w:rsidR="00561634" w:rsidRDefault="00561634" w:rsidP="00561634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10月10日-</w:t>
      </w:r>
      <w:r>
        <w:rPr>
          <w:rFonts w:ascii="微软雅黑" w:eastAsia="微软雅黑" w:hAnsi="微软雅黑"/>
          <w:szCs w:val="21"/>
        </w:rPr>
        <w:t>10</w:t>
      </w:r>
      <w:r>
        <w:rPr>
          <w:rFonts w:ascii="微软雅黑" w:eastAsia="微软雅黑" w:hAnsi="微软雅黑" w:hint="eastAsia"/>
          <w:szCs w:val="21"/>
        </w:rPr>
        <w:t>月20日</w:t>
      </w:r>
      <w:r>
        <w:rPr>
          <w:rFonts w:ascii="微软雅黑" w:eastAsia="微软雅黑" w:hAnsi="微软雅黑"/>
          <w:szCs w:val="21"/>
        </w:rPr>
        <w:t>活动期间，</w:t>
      </w:r>
      <w:r w:rsidRPr="00561634">
        <w:rPr>
          <w:rFonts w:ascii="微软雅黑" w:eastAsia="微软雅黑" w:hAnsi="微软雅黑" w:hint="eastAsia"/>
          <w:szCs w:val="21"/>
        </w:rPr>
        <w:t>用户每天可领取福利券，每日每人限领2种</w:t>
      </w:r>
      <w:r>
        <w:rPr>
          <w:rFonts w:ascii="微软雅黑" w:eastAsia="微软雅黑" w:hAnsi="微软雅黑" w:hint="eastAsia"/>
          <w:szCs w:val="21"/>
        </w:rPr>
        <w:t>券</w:t>
      </w:r>
      <w:r>
        <w:rPr>
          <w:rFonts w:ascii="微软雅黑" w:eastAsia="微软雅黑" w:hAnsi="微软雅黑"/>
          <w:szCs w:val="21"/>
        </w:rPr>
        <w:t>。</w:t>
      </w:r>
    </w:p>
    <w:p w:rsidR="00561634" w:rsidRPr="00561634" w:rsidRDefault="00561634" w:rsidP="00561634">
      <w:pPr>
        <w:pStyle w:val="1"/>
        <w:rPr>
          <w:rFonts w:ascii="微软雅黑" w:eastAsia="微软雅黑" w:hAnsi="微软雅黑" w:cs="微软雅黑"/>
          <w:bCs/>
          <w:szCs w:val="21"/>
        </w:rPr>
      </w:pPr>
      <w:del w:id="156" w:author="SZ_00_50" w:date="2018-09-19T16:41:00Z">
        <w:r w:rsidRPr="00561634" w:rsidDel="00341339">
          <w:rPr>
            <w:rFonts w:ascii="微软雅黑" w:eastAsia="微软雅黑" w:hAnsi="微软雅黑" w:cs="微软雅黑" w:hint="eastAsia"/>
            <w:bCs/>
            <w:szCs w:val="21"/>
          </w:rPr>
          <w:delText>腾讯</w:delText>
        </w:r>
      </w:del>
      <w:ins w:id="157" w:author="SZ_00_50" w:date="2018-09-19T16:41:00Z">
        <w:r w:rsidR="00341339">
          <w:rPr>
            <w:rFonts w:ascii="微软雅黑" w:eastAsia="微软雅黑" w:hAnsi="微软雅黑" w:cs="微软雅黑" w:hint="eastAsia"/>
            <w:bCs/>
            <w:szCs w:val="21"/>
          </w:rPr>
          <w:t>爱奇艺</w:t>
        </w:r>
      </w:ins>
      <w:r>
        <w:rPr>
          <w:rFonts w:ascii="微软雅黑" w:eastAsia="微软雅黑" w:hAnsi="微软雅黑" w:cs="微软雅黑" w:hint="eastAsia"/>
          <w:bCs/>
          <w:szCs w:val="21"/>
        </w:rPr>
        <w:t>视频会员</w:t>
      </w:r>
      <w:r w:rsidRPr="00561634">
        <w:rPr>
          <w:rFonts w:ascii="微软雅黑" w:eastAsia="微软雅黑" w:hAnsi="微软雅黑" w:cs="微软雅黑" w:hint="eastAsia"/>
          <w:bCs/>
          <w:szCs w:val="21"/>
        </w:rPr>
        <w:t>30份/天，现金1000份/1天，其余券</w:t>
      </w:r>
      <w:r>
        <w:rPr>
          <w:rFonts w:ascii="微软雅黑" w:eastAsia="微软雅黑" w:hAnsi="微软雅黑" w:cs="微软雅黑" w:hint="eastAsia"/>
          <w:bCs/>
          <w:szCs w:val="21"/>
        </w:rPr>
        <w:t>种</w:t>
      </w:r>
      <w:r w:rsidRPr="00561634">
        <w:rPr>
          <w:rFonts w:ascii="微软雅黑" w:eastAsia="微软雅黑" w:hAnsi="微软雅黑" w:cs="微软雅黑" w:hint="eastAsia"/>
          <w:bCs/>
          <w:szCs w:val="21"/>
        </w:rPr>
        <w:t>每种每天3000</w:t>
      </w:r>
      <w:r>
        <w:rPr>
          <w:rFonts w:ascii="微软雅黑" w:eastAsia="微软雅黑" w:hAnsi="微软雅黑" w:cs="微软雅黑" w:hint="eastAsia"/>
          <w:bCs/>
          <w:szCs w:val="21"/>
        </w:rPr>
        <w:t>份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4"/>
        <w:gridCol w:w="2728"/>
        <w:gridCol w:w="2432"/>
        <w:gridCol w:w="2438"/>
      </w:tblGrid>
      <w:tr w:rsidR="00006A13" w:rsidTr="002E6DFC">
        <w:tc>
          <w:tcPr>
            <w:tcW w:w="924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158" w:author="SZ_00_50" w:date="2018-09-13T17:32:00Z">
              <w:r w:rsidRPr="003C7CA3">
                <w:rPr>
                  <w:rFonts w:hint="eastAsia"/>
                </w:rPr>
                <w:t>10.10</w:t>
              </w:r>
            </w:ins>
            <w:del w:id="159" w:author="SZ_00_50" w:date="2018-09-13T17:32:00Z"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10.10</w:delText>
              </w:r>
            </w:del>
          </w:p>
        </w:tc>
        <w:tc>
          <w:tcPr>
            <w:tcW w:w="2728" w:type="dxa"/>
            <w:shd w:val="clear" w:color="auto" w:fill="auto"/>
          </w:tcPr>
          <w:p w:rsidR="00006A13" w:rsidRPr="002E6DFC" w:rsidRDefault="00341339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160" w:author="SZ_00_50" w:date="2018-09-19T16:41:00Z">
              <w:r>
                <w:rPr>
                  <w:rFonts w:hint="eastAsia"/>
                </w:rPr>
                <w:t>爱奇艺</w:t>
              </w:r>
            </w:ins>
            <w:ins w:id="161" w:author="SZ_00_50" w:date="2018-09-13T17:32:00Z">
              <w:r w:rsidR="00006A13" w:rsidRPr="003C7CA3">
                <w:rPr>
                  <w:rFonts w:hint="eastAsia"/>
                </w:rPr>
                <w:t>视频月卡（</w:t>
              </w:r>
              <w:r w:rsidR="00006A13" w:rsidRPr="003C7CA3">
                <w:rPr>
                  <w:rFonts w:hint="eastAsia"/>
                </w:rPr>
                <w:t>12500</w:t>
              </w:r>
              <w:r w:rsidR="00006A13" w:rsidRPr="003C7CA3">
                <w:rPr>
                  <w:rFonts w:hint="eastAsia"/>
                </w:rPr>
                <w:t>积分）</w:t>
              </w:r>
            </w:ins>
            <w:del w:id="162" w:author="SZ_00_50" w:date="2018-09-13T17:32:00Z">
              <w:r w:rsidR="00006A13" w:rsidRPr="002E6DFC" w:rsidDel="00006A13">
                <w:rPr>
                  <w:rFonts w:ascii="宋体" w:hAnsi="宋体" w:cs="微软雅黑" w:hint="eastAsia"/>
                  <w:szCs w:val="21"/>
                </w:rPr>
                <w:delText>腾讯视频月卡（12500积分）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163" w:author="SZ_00_50" w:date="2018-09-13T17:32:00Z">
              <w:r w:rsidRPr="003C7CA3">
                <w:rPr>
                  <w:rFonts w:hint="eastAsia"/>
                </w:rPr>
                <w:t>100</w:t>
              </w:r>
              <w:r w:rsidRPr="003C7CA3">
                <w:rPr>
                  <w:rFonts w:hint="eastAsia"/>
                </w:rPr>
                <w:t>元红包（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164" w:author="SZ_00_50" w:date="2018-09-13T17:32:00Z"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100元红包（0积分）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165" w:author="SZ_00_50" w:date="2018-09-13T17:32:00Z">
              <w:r w:rsidRPr="003C7CA3">
                <w:rPr>
                  <w:rFonts w:hint="eastAsia"/>
                </w:rPr>
                <w:t>0.60%Ycode</w:t>
              </w:r>
              <w:r w:rsidRPr="003C7CA3">
                <w:rPr>
                  <w:rFonts w:hint="eastAsia"/>
                </w:rPr>
                <w:t>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166" w:author="SZ_00_50" w:date="2018-09-13T17:32:00Z">
              <w:r w:rsidRPr="00FB0026" w:rsidDel="00006A13">
                <w:rPr>
                  <w:rFonts w:ascii="宋体" w:hAnsi="宋体" w:cs="微软雅黑"/>
                  <w:szCs w:val="21"/>
                </w:rPr>
                <w:delText>0.60%Ycode</w:delText>
              </w:r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（0积分）</w:delText>
              </w:r>
            </w:del>
          </w:p>
        </w:tc>
      </w:tr>
      <w:tr w:rsidR="00006A13" w:rsidTr="002E6DFC">
        <w:tc>
          <w:tcPr>
            <w:tcW w:w="924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167" w:author="SZ_00_50" w:date="2018-09-13T17:32:00Z">
              <w:r w:rsidRPr="003C7CA3">
                <w:rPr>
                  <w:rFonts w:hint="eastAsia"/>
                </w:rPr>
                <w:t>10.11</w:t>
              </w:r>
            </w:ins>
            <w:del w:id="168" w:author="SZ_00_50" w:date="2018-09-13T17:32:00Z"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10.11</w:delText>
              </w:r>
            </w:del>
          </w:p>
        </w:tc>
        <w:tc>
          <w:tcPr>
            <w:tcW w:w="2728" w:type="dxa"/>
            <w:shd w:val="clear" w:color="auto" w:fill="auto"/>
          </w:tcPr>
          <w:p w:rsidR="00006A13" w:rsidRPr="00006A13" w:rsidRDefault="00006A13" w:rsidP="00006A13">
            <w:pPr>
              <w:jc w:val="center"/>
              <w:rPr>
                <w:rFonts w:ascii="宋体" w:hAnsi="宋体" w:cs="微软雅黑"/>
                <w:szCs w:val="21"/>
                <w:highlight w:val="yellow"/>
                <w:rPrChange w:id="169" w:author="SZ_00_50" w:date="2018-09-13T17:34:00Z">
                  <w:rPr>
                    <w:rFonts w:ascii="宋体" w:hAnsi="宋体" w:cs="微软雅黑"/>
                    <w:szCs w:val="21"/>
                  </w:rPr>
                </w:rPrChange>
              </w:rPr>
            </w:pPr>
            <w:ins w:id="170" w:author="SZ_00_50" w:date="2018-09-13T17:32:00Z">
              <w:r w:rsidRPr="00006A13">
                <w:rPr>
                  <w:highlight w:val="yellow"/>
                  <w:rPrChange w:id="171" w:author="SZ_00_50" w:date="2018-09-13T17:34:00Z">
                    <w:rPr/>
                  </w:rPrChange>
                </w:rPr>
                <w:t>120</w:t>
              </w:r>
              <w:r w:rsidRPr="00006A13">
                <w:rPr>
                  <w:rFonts w:hint="eastAsia"/>
                  <w:highlight w:val="yellow"/>
                  <w:rPrChange w:id="172" w:author="SZ_00_50" w:date="2018-09-13T17:34:00Z">
                    <w:rPr>
                      <w:rFonts w:hint="eastAsia"/>
                    </w:rPr>
                  </w:rPrChange>
                </w:rPr>
                <w:t>元红包（</w:t>
              </w:r>
              <w:r w:rsidRPr="00006A13">
                <w:rPr>
                  <w:highlight w:val="yellow"/>
                  <w:rPrChange w:id="173" w:author="SZ_00_50" w:date="2018-09-13T17:34:00Z">
                    <w:rPr/>
                  </w:rPrChange>
                </w:rPr>
                <w:t>0</w:t>
              </w:r>
              <w:r w:rsidRPr="00006A13">
                <w:rPr>
                  <w:rFonts w:hint="eastAsia"/>
                  <w:highlight w:val="yellow"/>
                  <w:rPrChange w:id="174" w:author="SZ_00_50" w:date="2018-09-13T17:34:00Z">
                    <w:rPr>
                      <w:rFonts w:hint="eastAsia"/>
                    </w:rPr>
                  </w:rPrChange>
                </w:rPr>
                <w:t>积分）</w:t>
              </w:r>
            </w:ins>
            <w:del w:id="175" w:author="SZ_00_50" w:date="2018-09-13T17:32:00Z">
              <w:r w:rsidRPr="00006A13" w:rsidDel="00006A13">
                <w:rPr>
                  <w:rFonts w:ascii="宋体" w:hAnsi="宋体" w:cs="微软雅黑"/>
                  <w:szCs w:val="21"/>
                  <w:highlight w:val="yellow"/>
                  <w:rPrChange w:id="176" w:author="SZ_00_50" w:date="2018-09-13T17:34:00Z">
                    <w:rPr>
                      <w:rFonts w:ascii="宋体" w:hAnsi="宋体" w:cs="微软雅黑"/>
                      <w:szCs w:val="21"/>
                    </w:rPr>
                  </w:rPrChange>
                </w:rPr>
                <w:delText>50元红包（0积分）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177" w:author="SZ_00_50" w:date="2018-09-13T17:32:00Z">
              <w:r w:rsidRPr="003C7CA3">
                <w:rPr>
                  <w:rFonts w:hint="eastAsia"/>
                </w:rPr>
                <w:t>500</w:t>
              </w:r>
              <w:r w:rsidRPr="003C7CA3">
                <w:rPr>
                  <w:rFonts w:hint="eastAsia"/>
                </w:rPr>
                <w:t>积分（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178" w:author="SZ_00_50" w:date="2018-09-13T17:32:00Z">
              <w:r w:rsidRPr="00FB0026" w:rsidDel="00006A13">
                <w:rPr>
                  <w:rFonts w:ascii="宋体" w:hAnsi="宋体" w:cs="微软雅黑" w:hint="eastAsia"/>
                  <w:szCs w:val="21"/>
                  <w:highlight w:val="yellow"/>
                </w:rPr>
                <w:delText>500积分（0积分）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179" w:author="SZ_00_50" w:date="2018-09-13T17:32:00Z">
              <w:r w:rsidRPr="003C7CA3">
                <w:rPr>
                  <w:rFonts w:hint="eastAsia"/>
                </w:rPr>
                <w:t>50</w:t>
              </w:r>
              <w:r w:rsidRPr="003C7CA3">
                <w:rPr>
                  <w:rFonts w:hint="eastAsia"/>
                </w:rPr>
                <w:t>元红包（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180" w:author="SZ_00_50" w:date="2018-09-13T17:32:00Z">
              <w:r w:rsidRPr="00FB0026" w:rsidDel="00006A13">
                <w:rPr>
                  <w:rFonts w:ascii="宋体" w:hAnsi="宋体" w:cs="微软雅黑" w:hint="eastAsia"/>
                  <w:szCs w:val="21"/>
                </w:rPr>
                <w:delText>120元红包（0积分）</w:delText>
              </w:r>
            </w:del>
          </w:p>
        </w:tc>
      </w:tr>
      <w:tr w:rsidR="00006A13" w:rsidTr="002E6DFC">
        <w:tc>
          <w:tcPr>
            <w:tcW w:w="924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181" w:author="SZ_00_50" w:date="2018-09-13T17:32:00Z">
              <w:r w:rsidRPr="003C7CA3">
                <w:rPr>
                  <w:rFonts w:hint="eastAsia"/>
                </w:rPr>
                <w:t>10.12</w:t>
              </w:r>
            </w:ins>
            <w:del w:id="182" w:author="SZ_00_50" w:date="2018-09-13T17:32:00Z"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10.12</w:delText>
              </w:r>
            </w:del>
          </w:p>
        </w:tc>
        <w:tc>
          <w:tcPr>
            <w:tcW w:w="2728" w:type="dxa"/>
            <w:shd w:val="clear" w:color="auto" w:fill="auto"/>
          </w:tcPr>
          <w:p w:rsidR="00006A13" w:rsidRPr="00006A13" w:rsidRDefault="00006A13" w:rsidP="00006A13">
            <w:pPr>
              <w:jc w:val="center"/>
              <w:rPr>
                <w:rFonts w:ascii="宋体" w:hAnsi="宋体" w:cs="微软雅黑"/>
                <w:szCs w:val="21"/>
                <w:highlight w:val="yellow"/>
                <w:rPrChange w:id="183" w:author="SZ_00_50" w:date="2018-09-13T17:34:00Z">
                  <w:rPr>
                    <w:rFonts w:ascii="宋体" w:hAnsi="宋体" w:cs="微软雅黑"/>
                    <w:szCs w:val="21"/>
                  </w:rPr>
                </w:rPrChange>
              </w:rPr>
            </w:pPr>
            <w:ins w:id="184" w:author="SZ_00_50" w:date="2018-09-13T17:32:00Z">
              <w:r w:rsidRPr="00006A13">
                <w:rPr>
                  <w:highlight w:val="yellow"/>
                  <w:rPrChange w:id="185" w:author="SZ_00_50" w:date="2018-09-13T17:34:00Z">
                    <w:rPr/>
                  </w:rPrChange>
                </w:rPr>
                <w:t>5</w:t>
              </w:r>
              <w:r w:rsidRPr="00006A13">
                <w:rPr>
                  <w:rFonts w:hint="eastAsia"/>
                  <w:highlight w:val="yellow"/>
                  <w:rPrChange w:id="186" w:author="SZ_00_50" w:date="2018-09-13T17:34:00Z">
                    <w:rPr>
                      <w:rFonts w:hint="eastAsia"/>
                    </w:rPr>
                  </w:rPrChange>
                </w:rPr>
                <w:t>元现金（</w:t>
              </w:r>
              <w:r w:rsidRPr="00006A13">
                <w:rPr>
                  <w:highlight w:val="yellow"/>
                  <w:rPrChange w:id="187" w:author="SZ_00_50" w:date="2018-09-13T17:34:00Z">
                    <w:rPr/>
                  </w:rPrChange>
                </w:rPr>
                <w:t>2500</w:t>
              </w:r>
              <w:r w:rsidRPr="00006A13">
                <w:rPr>
                  <w:rFonts w:hint="eastAsia"/>
                  <w:highlight w:val="yellow"/>
                  <w:rPrChange w:id="188" w:author="SZ_00_50" w:date="2018-09-13T17:34:00Z">
                    <w:rPr>
                      <w:rFonts w:hint="eastAsia"/>
                    </w:rPr>
                  </w:rPrChange>
                </w:rPr>
                <w:t>积分）</w:t>
              </w:r>
            </w:ins>
            <w:del w:id="189" w:author="SZ_00_50" w:date="2018-09-13T17:32:00Z">
              <w:r w:rsidRPr="0095633E" w:rsidDel="00006A13">
                <w:rPr>
                  <w:rFonts w:ascii="宋体" w:hAnsi="宋体" w:cs="微软雅黑" w:hint="eastAsia"/>
                  <w:szCs w:val="21"/>
                  <w:highlight w:val="yellow"/>
                </w:rPr>
                <w:delText>5元现金（</w:delText>
              </w:r>
              <w:r w:rsidRPr="00006A13" w:rsidDel="00006A13">
                <w:rPr>
                  <w:rFonts w:ascii="宋体" w:hAnsi="宋体" w:cs="微软雅黑"/>
                  <w:szCs w:val="21"/>
                  <w:highlight w:val="yellow"/>
                </w:rPr>
                <w:delText>2500积分）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190" w:author="SZ_00_50" w:date="2018-09-13T17:32:00Z">
              <w:r w:rsidRPr="003C7CA3">
                <w:rPr>
                  <w:rFonts w:hint="eastAsia"/>
                </w:rPr>
                <w:t>0.5%Ycode</w:t>
              </w:r>
              <w:r w:rsidRPr="003C7CA3">
                <w:rPr>
                  <w:rFonts w:hint="eastAsia"/>
                </w:rPr>
                <w:t>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191" w:author="SZ_00_50" w:date="2018-09-13T17:32:00Z">
              <w:r w:rsidDel="00006A13">
                <w:rPr>
                  <w:rFonts w:ascii="宋体" w:hAnsi="宋体" w:cs="微软雅黑" w:hint="eastAsia"/>
                  <w:szCs w:val="21"/>
                </w:rPr>
                <w:delText>0.5</w:delText>
              </w:r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%Ycode（0积分）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192" w:author="SZ_00_50" w:date="2018-09-13T17:32:00Z">
              <w:r w:rsidRPr="003C7CA3">
                <w:rPr>
                  <w:rFonts w:hint="eastAsia"/>
                </w:rPr>
                <w:t>150</w:t>
              </w:r>
              <w:r w:rsidRPr="003C7CA3">
                <w:rPr>
                  <w:rFonts w:hint="eastAsia"/>
                </w:rPr>
                <w:t>元红包（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193" w:author="SZ_00_50" w:date="2018-09-13T17:32:00Z">
              <w:r w:rsidRPr="00FB0026" w:rsidDel="00006A13">
                <w:rPr>
                  <w:rFonts w:ascii="宋体" w:hAnsi="宋体" w:cs="微软雅黑" w:hint="eastAsia"/>
                  <w:szCs w:val="21"/>
                </w:rPr>
                <w:delText>150元红包（0积分）</w:delText>
              </w:r>
            </w:del>
          </w:p>
        </w:tc>
      </w:tr>
      <w:tr w:rsidR="00006A13" w:rsidTr="002E6DFC">
        <w:tc>
          <w:tcPr>
            <w:tcW w:w="924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194" w:author="SZ_00_50" w:date="2018-09-13T17:32:00Z">
              <w:r w:rsidRPr="003C7CA3">
                <w:rPr>
                  <w:rFonts w:hint="eastAsia"/>
                </w:rPr>
                <w:t>10.13</w:t>
              </w:r>
            </w:ins>
            <w:del w:id="195" w:author="SZ_00_50" w:date="2018-09-13T17:32:00Z"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10.13</w:delText>
              </w:r>
            </w:del>
          </w:p>
        </w:tc>
        <w:tc>
          <w:tcPr>
            <w:tcW w:w="2728" w:type="dxa"/>
            <w:shd w:val="clear" w:color="auto" w:fill="auto"/>
          </w:tcPr>
          <w:p w:rsidR="00006A13" w:rsidRPr="00006A13" w:rsidRDefault="00006A13" w:rsidP="00006A13">
            <w:pPr>
              <w:jc w:val="center"/>
              <w:rPr>
                <w:rFonts w:ascii="宋体" w:hAnsi="宋体" w:cs="微软雅黑"/>
                <w:szCs w:val="21"/>
                <w:highlight w:val="yellow"/>
                <w:rPrChange w:id="196" w:author="SZ_00_50" w:date="2018-09-13T17:34:00Z">
                  <w:rPr>
                    <w:rFonts w:ascii="宋体" w:hAnsi="宋体" w:cs="微软雅黑"/>
                    <w:szCs w:val="21"/>
                  </w:rPr>
                </w:rPrChange>
              </w:rPr>
            </w:pPr>
            <w:ins w:id="197" w:author="SZ_00_50" w:date="2018-09-13T17:32:00Z">
              <w:r w:rsidRPr="00006A13">
                <w:rPr>
                  <w:highlight w:val="yellow"/>
                  <w:rPrChange w:id="198" w:author="SZ_00_50" w:date="2018-09-13T17:34:00Z">
                    <w:rPr/>
                  </w:rPrChange>
                </w:rPr>
                <w:t>1000</w:t>
              </w:r>
              <w:r w:rsidRPr="00006A13">
                <w:rPr>
                  <w:rFonts w:hint="eastAsia"/>
                  <w:highlight w:val="yellow"/>
                  <w:rPrChange w:id="199" w:author="SZ_00_50" w:date="2018-09-13T17:34:00Z">
                    <w:rPr>
                      <w:rFonts w:hint="eastAsia"/>
                    </w:rPr>
                  </w:rPrChange>
                </w:rPr>
                <w:t>积分（</w:t>
              </w:r>
              <w:r w:rsidRPr="00006A13">
                <w:rPr>
                  <w:highlight w:val="yellow"/>
                  <w:rPrChange w:id="200" w:author="SZ_00_50" w:date="2018-09-13T17:34:00Z">
                    <w:rPr/>
                  </w:rPrChange>
                </w:rPr>
                <w:t>0</w:t>
              </w:r>
              <w:r w:rsidRPr="00006A13">
                <w:rPr>
                  <w:rFonts w:hint="eastAsia"/>
                  <w:highlight w:val="yellow"/>
                  <w:rPrChange w:id="201" w:author="SZ_00_50" w:date="2018-09-13T17:34:00Z">
                    <w:rPr>
                      <w:rFonts w:hint="eastAsia"/>
                    </w:rPr>
                  </w:rPrChange>
                </w:rPr>
                <w:t>积分）</w:t>
              </w:r>
            </w:ins>
            <w:del w:id="202" w:author="SZ_00_50" w:date="2018-09-13T17:32:00Z">
              <w:r w:rsidRPr="0095633E" w:rsidDel="00006A13">
                <w:rPr>
                  <w:rFonts w:ascii="宋体" w:hAnsi="宋体" w:cs="微软雅黑" w:hint="eastAsia"/>
                  <w:szCs w:val="21"/>
                  <w:highlight w:val="yellow"/>
                </w:rPr>
                <w:delText>1000积分（</w:delText>
              </w:r>
              <w:r w:rsidRPr="00006A13" w:rsidDel="00006A13">
                <w:rPr>
                  <w:rFonts w:ascii="宋体" w:hAnsi="宋体" w:cs="微软雅黑"/>
                  <w:szCs w:val="21"/>
                  <w:highlight w:val="yellow"/>
                </w:rPr>
                <w:delText>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203" w:author="SZ_00_50" w:date="2018-09-13T17:32:00Z">
              <w:r w:rsidRPr="003C7CA3">
                <w:rPr>
                  <w:rFonts w:hint="eastAsia"/>
                </w:rPr>
                <w:t>100</w:t>
              </w:r>
              <w:r w:rsidRPr="003C7CA3">
                <w:rPr>
                  <w:rFonts w:hint="eastAsia"/>
                </w:rPr>
                <w:t>元红包（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204" w:author="SZ_00_50" w:date="2018-09-13T17:32:00Z">
              <w:r w:rsidDel="00006A13">
                <w:rPr>
                  <w:rFonts w:ascii="宋体" w:hAnsi="宋体" w:cs="微软雅黑" w:hint="eastAsia"/>
                  <w:szCs w:val="21"/>
                </w:rPr>
                <w:delText>100</w:delText>
              </w:r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元红包（0积分）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205" w:author="SZ_00_50" w:date="2018-09-13T17:32:00Z">
              <w:r w:rsidRPr="003C7CA3">
                <w:rPr>
                  <w:rFonts w:hint="eastAsia"/>
                </w:rPr>
                <w:t>0.50%Ycode</w:t>
              </w:r>
              <w:r w:rsidRPr="003C7CA3">
                <w:rPr>
                  <w:rFonts w:hint="eastAsia"/>
                </w:rPr>
                <w:t>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206" w:author="SZ_00_50" w:date="2018-09-13T17:32:00Z">
              <w:r w:rsidRPr="00FB0026" w:rsidDel="00006A13">
                <w:rPr>
                  <w:rFonts w:ascii="宋体" w:hAnsi="宋体" w:cs="微软雅黑" w:hint="eastAsia"/>
                  <w:szCs w:val="21"/>
                </w:rPr>
                <w:delText>0.5%Ycode（0积分）</w:delText>
              </w:r>
            </w:del>
          </w:p>
        </w:tc>
      </w:tr>
      <w:tr w:rsidR="00006A13" w:rsidTr="002E6DFC">
        <w:tc>
          <w:tcPr>
            <w:tcW w:w="924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207" w:author="SZ_00_50" w:date="2018-09-13T17:32:00Z">
              <w:r w:rsidRPr="003C7CA3">
                <w:rPr>
                  <w:rFonts w:hint="eastAsia"/>
                </w:rPr>
                <w:t>10.14</w:t>
              </w:r>
            </w:ins>
            <w:del w:id="208" w:author="SZ_00_50" w:date="2018-09-13T17:32:00Z"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10.14</w:delText>
              </w:r>
            </w:del>
          </w:p>
        </w:tc>
        <w:tc>
          <w:tcPr>
            <w:tcW w:w="2728" w:type="dxa"/>
            <w:shd w:val="clear" w:color="auto" w:fill="auto"/>
          </w:tcPr>
          <w:p w:rsidR="00006A13" w:rsidRPr="00006A13" w:rsidRDefault="00006A13" w:rsidP="00006A13">
            <w:pPr>
              <w:jc w:val="center"/>
              <w:rPr>
                <w:highlight w:val="yellow"/>
                <w:rPrChange w:id="209" w:author="SZ_00_50" w:date="2018-09-13T17:34:00Z">
                  <w:rPr/>
                </w:rPrChange>
              </w:rPr>
            </w:pPr>
            <w:ins w:id="210" w:author="SZ_00_50" w:date="2018-09-13T17:32:00Z">
              <w:r w:rsidRPr="00006A13">
                <w:rPr>
                  <w:highlight w:val="yellow"/>
                  <w:rPrChange w:id="211" w:author="SZ_00_50" w:date="2018-09-13T17:34:00Z">
                    <w:rPr/>
                  </w:rPrChange>
                </w:rPr>
                <w:t>5</w:t>
              </w:r>
              <w:r w:rsidRPr="00006A13">
                <w:rPr>
                  <w:rFonts w:hint="eastAsia"/>
                  <w:highlight w:val="yellow"/>
                  <w:rPrChange w:id="212" w:author="SZ_00_50" w:date="2018-09-13T17:34:00Z">
                    <w:rPr>
                      <w:rFonts w:hint="eastAsia"/>
                    </w:rPr>
                  </w:rPrChange>
                </w:rPr>
                <w:t>现金（</w:t>
              </w:r>
              <w:r w:rsidRPr="00006A13">
                <w:rPr>
                  <w:highlight w:val="yellow"/>
                  <w:rPrChange w:id="213" w:author="SZ_00_50" w:date="2018-09-13T17:34:00Z">
                    <w:rPr/>
                  </w:rPrChange>
                </w:rPr>
                <w:t>2500</w:t>
              </w:r>
              <w:r w:rsidRPr="00006A13">
                <w:rPr>
                  <w:rFonts w:hint="eastAsia"/>
                  <w:highlight w:val="yellow"/>
                  <w:rPrChange w:id="214" w:author="SZ_00_50" w:date="2018-09-13T17:34:00Z">
                    <w:rPr>
                      <w:rFonts w:hint="eastAsia"/>
                    </w:rPr>
                  </w:rPrChange>
                </w:rPr>
                <w:t>积分）</w:t>
              </w:r>
            </w:ins>
            <w:del w:id="215" w:author="SZ_00_50" w:date="2018-09-13T17:32:00Z">
              <w:r w:rsidRPr="00006A13" w:rsidDel="00006A13">
                <w:rPr>
                  <w:highlight w:val="yellow"/>
                  <w:rPrChange w:id="216" w:author="SZ_00_50" w:date="2018-09-13T17:34:00Z">
                    <w:rPr/>
                  </w:rPrChange>
                </w:rPr>
                <w:delText>80</w:delText>
              </w:r>
              <w:r w:rsidRPr="00006A13" w:rsidDel="00006A13">
                <w:rPr>
                  <w:rFonts w:hint="eastAsia"/>
                  <w:highlight w:val="yellow"/>
                  <w:rPrChange w:id="217" w:author="SZ_00_50" w:date="2018-09-13T17:34:00Z">
                    <w:rPr>
                      <w:rFonts w:hint="eastAsia"/>
                    </w:rPr>
                  </w:rPrChange>
                </w:rPr>
                <w:delText>元红包（</w:delText>
              </w:r>
              <w:r w:rsidRPr="00006A13" w:rsidDel="00006A13">
                <w:rPr>
                  <w:highlight w:val="yellow"/>
                  <w:rPrChange w:id="218" w:author="SZ_00_50" w:date="2018-09-13T17:34:00Z">
                    <w:rPr/>
                  </w:rPrChange>
                </w:rPr>
                <w:delText>0</w:delText>
              </w:r>
              <w:r w:rsidRPr="00006A13" w:rsidDel="00006A13">
                <w:rPr>
                  <w:rFonts w:hint="eastAsia"/>
                  <w:highlight w:val="yellow"/>
                  <w:rPrChange w:id="219" w:author="SZ_00_50" w:date="2018-09-13T17:34:00Z">
                    <w:rPr>
                      <w:rFonts w:hint="eastAsia"/>
                    </w:rPr>
                  </w:rPrChange>
                </w:rPr>
                <w:delText>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006A13" w:rsidRPr="00386E37" w:rsidRDefault="00006A13" w:rsidP="00006A13">
            <w:pPr>
              <w:jc w:val="center"/>
            </w:pPr>
            <w:ins w:id="220" w:author="SZ_00_50" w:date="2018-09-13T17:32:00Z">
              <w:r w:rsidRPr="003C7CA3">
                <w:rPr>
                  <w:rFonts w:hint="eastAsia"/>
                </w:rPr>
                <w:t>80</w:t>
              </w:r>
              <w:r w:rsidRPr="003C7CA3">
                <w:rPr>
                  <w:rFonts w:hint="eastAsia"/>
                </w:rPr>
                <w:t>元红包（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221" w:author="SZ_00_50" w:date="2018-09-13T17:32:00Z">
              <w:r w:rsidRPr="00FB0026" w:rsidDel="00006A13">
                <w:rPr>
                  <w:rFonts w:hint="eastAsia"/>
                  <w:highlight w:val="yellow"/>
                </w:rPr>
                <w:delText>5</w:delText>
              </w:r>
              <w:r w:rsidRPr="00FB0026" w:rsidDel="00006A13">
                <w:rPr>
                  <w:rFonts w:hint="eastAsia"/>
                  <w:highlight w:val="yellow"/>
                </w:rPr>
                <w:delText>现金（</w:delText>
              </w:r>
              <w:r w:rsidRPr="00FB0026" w:rsidDel="00006A13">
                <w:rPr>
                  <w:rFonts w:hint="eastAsia"/>
                  <w:highlight w:val="yellow"/>
                </w:rPr>
                <w:delText>2500</w:delText>
              </w:r>
              <w:r w:rsidRPr="00FB0026" w:rsidDel="00006A13">
                <w:rPr>
                  <w:rFonts w:hint="eastAsia"/>
                  <w:highlight w:val="yellow"/>
                </w:rPr>
                <w:delText>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006A13" w:rsidRPr="00386E37" w:rsidRDefault="00006A13" w:rsidP="00006A13">
            <w:pPr>
              <w:jc w:val="center"/>
            </w:pPr>
            <w:ins w:id="222" w:author="SZ_00_50" w:date="2018-09-13T17:32:00Z">
              <w:r w:rsidRPr="003C7CA3">
                <w:rPr>
                  <w:rFonts w:hint="eastAsia"/>
                </w:rPr>
                <w:t>150</w:t>
              </w:r>
              <w:r w:rsidRPr="003C7CA3">
                <w:rPr>
                  <w:rFonts w:hint="eastAsia"/>
                </w:rPr>
                <w:t>元红包（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223" w:author="SZ_00_50" w:date="2018-09-13T17:32:00Z">
              <w:r w:rsidRPr="00386E37" w:rsidDel="00006A13">
                <w:rPr>
                  <w:rFonts w:hint="eastAsia"/>
                </w:rPr>
                <w:delText>150</w:delText>
              </w:r>
              <w:r w:rsidRPr="00386E37" w:rsidDel="00006A13">
                <w:rPr>
                  <w:rFonts w:hint="eastAsia"/>
                </w:rPr>
                <w:delText>元红包（</w:delText>
              </w:r>
              <w:r w:rsidRPr="00386E37" w:rsidDel="00006A13">
                <w:rPr>
                  <w:rFonts w:hint="eastAsia"/>
                </w:rPr>
                <w:delText>0</w:delText>
              </w:r>
              <w:r w:rsidRPr="00386E37" w:rsidDel="00006A13">
                <w:rPr>
                  <w:rFonts w:hint="eastAsia"/>
                </w:rPr>
                <w:delText>积分）</w:delText>
              </w:r>
            </w:del>
          </w:p>
        </w:tc>
      </w:tr>
      <w:tr w:rsidR="00006A13" w:rsidTr="002E6DFC">
        <w:tc>
          <w:tcPr>
            <w:tcW w:w="924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224" w:author="SZ_00_50" w:date="2018-09-13T17:32:00Z">
              <w:r w:rsidRPr="003C7CA3">
                <w:rPr>
                  <w:rFonts w:hint="eastAsia"/>
                </w:rPr>
                <w:t>10.15</w:t>
              </w:r>
            </w:ins>
            <w:del w:id="225" w:author="SZ_00_50" w:date="2018-09-13T17:32:00Z"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10.15</w:delText>
              </w:r>
            </w:del>
          </w:p>
        </w:tc>
        <w:tc>
          <w:tcPr>
            <w:tcW w:w="2728" w:type="dxa"/>
            <w:shd w:val="clear" w:color="auto" w:fill="auto"/>
          </w:tcPr>
          <w:p w:rsidR="00006A13" w:rsidRPr="00006A13" w:rsidRDefault="00341339" w:rsidP="00006A13">
            <w:pPr>
              <w:jc w:val="center"/>
              <w:rPr>
                <w:highlight w:val="yellow"/>
                <w:rPrChange w:id="226" w:author="SZ_00_50" w:date="2018-09-13T17:34:00Z">
                  <w:rPr/>
                </w:rPrChange>
              </w:rPr>
            </w:pPr>
            <w:ins w:id="227" w:author="SZ_00_50" w:date="2018-09-19T16:41:00Z">
              <w:r>
                <w:rPr>
                  <w:rFonts w:hint="eastAsia"/>
                  <w:highlight w:val="yellow"/>
                </w:rPr>
                <w:t>爱奇艺</w:t>
              </w:r>
            </w:ins>
            <w:ins w:id="228" w:author="SZ_00_50" w:date="2018-09-13T17:32:00Z">
              <w:r w:rsidR="00006A13" w:rsidRPr="00006A13">
                <w:rPr>
                  <w:rFonts w:hint="eastAsia"/>
                  <w:highlight w:val="yellow"/>
                  <w:rPrChange w:id="229" w:author="SZ_00_50" w:date="2018-09-13T17:34:00Z">
                    <w:rPr>
                      <w:rFonts w:hint="eastAsia"/>
                    </w:rPr>
                  </w:rPrChange>
                </w:rPr>
                <w:t>视频月卡（</w:t>
              </w:r>
              <w:r w:rsidR="00006A13" w:rsidRPr="00006A13">
                <w:rPr>
                  <w:highlight w:val="yellow"/>
                  <w:rPrChange w:id="230" w:author="SZ_00_50" w:date="2018-09-13T17:34:00Z">
                    <w:rPr/>
                  </w:rPrChange>
                </w:rPr>
                <w:t>12500</w:t>
              </w:r>
              <w:r w:rsidR="00006A13" w:rsidRPr="00006A13">
                <w:rPr>
                  <w:rFonts w:hint="eastAsia"/>
                  <w:highlight w:val="yellow"/>
                  <w:rPrChange w:id="231" w:author="SZ_00_50" w:date="2018-09-13T17:34:00Z">
                    <w:rPr>
                      <w:rFonts w:hint="eastAsia"/>
                    </w:rPr>
                  </w:rPrChange>
                </w:rPr>
                <w:t>积分）</w:t>
              </w:r>
            </w:ins>
            <w:del w:id="232" w:author="SZ_00_50" w:date="2018-09-13T17:32:00Z">
              <w:r w:rsidR="00006A13" w:rsidRPr="0095633E" w:rsidDel="00006A13">
                <w:rPr>
                  <w:rFonts w:hint="eastAsia"/>
                  <w:highlight w:val="yellow"/>
                </w:rPr>
                <w:delText>腾讯视频月卡（</w:delText>
              </w:r>
              <w:r w:rsidR="00006A13" w:rsidRPr="0095633E" w:rsidDel="00006A13">
                <w:rPr>
                  <w:rFonts w:hint="eastAsia"/>
                  <w:highlight w:val="yellow"/>
                </w:rPr>
                <w:delText>12500</w:delText>
              </w:r>
              <w:r w:rsidR="00006A13" w:rsidRPr="00006A13" w:rsidDel="00006A13">
                <w:rPr>
                  <w:rFonts w:hint="eastAsia"/>
                  <w:highlight w:val="yellow"/>
                </w:rPr>
                <w:delText>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006A13" w:rsidRPr="00386E37" w:rsidRDefault="00006A13" w:rsidP="00006A13">
            <w:pPr>
              <w:jc w:val="center"/>
            </w:pPr>
            <w:ins w:id="233" w:author="SZ_00_50" w:date="2018-09-13T17:32:00Z">
              <w:r w:rsidRPr="003C7CA3">
                <w:rPr>
                  <w:rFonts w:hint="eastAsia"/>
                </w:rPr>
                <w:t>5</w:t>
              </w:r>
              <w:r w:rsidRPr="003C7CA3">
                <w:rPr>
                  <w:rFonts w:hint="eastAsia"/>
                </w:rPr>
                <w:t>现金（</w:t>
              </w:r>
              <w:r w:rsidRPr="003C7CA3">
                <w:rPr>
                  <w:rFonts w:hint="eastAsia"/>
                </w:rPr>
                <w:t>2500</w:t>
              </w:r>
              <w:r w:rsidRPr="003C7CA3">
                <w:rPr>
                  <w:rFonts w:hint="eastAsia"/>
                </w:rPr>
                <w:t>积分）</w:t>
              </w:r>
            </w:ins>
            <w:del w:id="234" w:author="SZ_00_50" w:date="2018-09-13T17:32:00Z">
              <w:r w:rsidRPr="00386E37" w:rsidDel="00006A13">
                <w:rPr>
                  <w:rFonts w:hint="eastAsia"/>
                </w:rPr>
                <w:delText>5</w:delText>
              </w:r>
              <w:r w:rsidRPr="00386E37" w:rsidDel="00006A13">
                <w:rPr>
                  <w:rFonts w:hint="eastAsia"/>
                </w:rPr>
                <w:delText>现金（</w:delText>
              </w:r>
              <w:r w:rsidRPr="00386E37" w:rsidDel="00006A13">
                <w:rPr>
                  <w:rFonts w:hint="eastAsia"/>
                </w:rPr>
                <w:delText>2500</w:delText>
              </w:r>
              <w:r w:rsidRPr="00386E37" w:rsidDel="00006A13">
                <w:rPr>
                  <w:rFonts w:hint="eastAsia"/>
                </w:rPr>
                <w:delText>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006A13" w:rsidRPr="00386E37" w:rsidRDefault="00006A13" w:rsidP="00006A13">
            <w:pPr>
              <w:jc w:val="center"/>
            </w:pPr>
            <w:ins w:id="235" w:author="SZ_00_50" w:date="2018-09-13T17:32:00Z">
              <w:r w:rsidRPr="003C7CA3">
                <w:rPr>
                  <w:rFonts w:hint="eastAsia"/>
                </w:rPr>
                <w:t>0.60%Ycode</w:t>
              </w:r>
              <w:r w:rsidRPr="003C7CA3">
                <w:rPr>
                  <w:rFonts w:hint="eastAsia"/>
                </w:rPr>
                <w:t>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236" w:author="SZ_00_50" w:date="2018-09-13T17:32:00Z">
              <w:r w:rsidRPr="00386E37" w:rsidDel="00006A13">
                <w:rPr>
                  <w:rFonts w:hint="eastAsia"/>
                </w:rPr>
                <w:delText>0.60%Ycode</w:delText>
              </w:r>
              <w:r w:rsidRPr="00386E37" w:rsidDel="00006A13">
                <w:rPr>
                  <w:rFonts w:hint="eastAsia"/>
                </w:rPr>
                <w:delText>（</w:delText>
              </w:r>
              <w:r w:rsidRPr="00386E37" w:rsidDel="00006A13">
                <w:rPr>
                  <w:rFonts w:hint="eastAsia"/>
                </w:rPr>
                <w:delText>0</w:delText>
              </w:r>
              <w:r w:rsidRPr="00386E37" w:rsidDel="00006A13">
                <w:rPr>
                  <w:rFonts w:hint="eastAsia"/>
                </w:rPr>
                <w:delText>积分）</w:delText>
              </w:r>
            </w:del>
          </w:p>
        </w:tc>
      </w:tr>
      <w:tr w:rsidR="00006A13" w:rsidTr="002E6DFC">
        <w:tc>
          <w:tcPr>
            <w:tcW w:w="924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237" w:author="SZ_00_50" w:date="2018-09-13T17:32:00Z">
              <w:r w:rsidRPr="003C7CA3">
                <w:rPr>
                  <w:rFonts w:hint="eastAsia"/>
                </w:rPr>
                <w:t>10.16</w:t>
              </w:r>
            </w:ins>
            <w:del w:id="238" w:author="SZ_00_50" w:date="2018-09-13T17:32:00Z"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10.16</w:delText>
              </w:r>
            </w:del>
          </w:p>
        </w:tc>
        <w:tc>
          <w:tcPr>
            <w:tcW w:w="2728" w:type="dxa"/>
            <w:shd w:val="clear" w:color="auto" w:fill="auto"/>
          </w:tcPr>
          <w:p w:rsidR="00006A13" w:rsidRPr="00006A13" w:rsidRDefault="00006A13" w:rsidP="00006A13">
            <w:pPr>
              <w:jc w:val="center"/>
              <w:rPr>
                <w:highlight w:val="yellow"/>
                <w:rPrChange w:id="239" w:author="SZ_00_50" w:date="2018-09-13T17:34:00Z">
                  <w:rPr/>
                </w:rPrChange>
              </w:rPr>
            </w:pPr>
            <w:ins w:id="240" w:author="SZ_00_50" w:date="2018-09-13T17:32:00Z">
              <w:r w:rsidRPr="00006A13">
                <w:rPr>
                  <w:highlight w:val="yellow"/>
                  <w:rPrChange w:id="241" w:author="SZ_00_50" w:date="2018-09-13T17:34:00Z">
                    <w:rPr/>
                  </w:rPrChange>
                </w:rPr>
                <w:t>1016</w:t>
              </w:r>
              <w:r w:rsidRPr="00006A13">
                <w:rPr>
                  <w:rFonts w:hint="eastAsia"/>
                  <w:highlight w:val="yellow"/>
                  <w:rPrChange w:id="242" w:author="SZ_00_50" w:date="2018-09-13T17:34:00Z">
                    <w:rPr>
                      <w:rFonts w:hint="eastAsia"/>
                    </w:rPr>
                  </w:rPrChange>
                </w:rPr>
                <w:t>元红包（</w:t>
              </w:r>
              <w:r w:rsidRPr="00006A13">
                <w:rPr>
                  <w:highlight w:val="yellow"/>
                  <w:rPrChange w:id="243" w:author="SZ_00_50" w:date="2018-09-13T17:34:00Z">
                    <w:rPr/>
                  </w:rPrChange>
                </w:rPr>
                <w:t>0</w:t>
              </w:r>
              <w:r w:rsidRPr="00006A13">
                <w:rPr>
                  <w:rFonts w:hint="eastAsia"/>
                  <w:highlight w:val="yellow"/>
                  <w:rPrChange w:id="244" w:author="SZ_00_50" w:date="2018-09-13T17:34:00Z">
                    <w:rPr>
                      <w:rFonts w:hint="eastAsia"/>
                    </w:rPr>
                  </w:rPrChange>
                </w:rPr>
                <w:t>积分）</w:t>
              </w:r>
            </w:ins>
            <w:del w:id="245" w:author="SZ_00_50" w:date="2018-09-13T17:32:00Z">
              <w:r w:rsidRPr="00006A13" w:rsidDel="00006A13">
                <w:rPr>
                  <w:highlight w:val="yellow"/>
                  <w:rPrChange w:id="246" w:author="SZ_00_50" w:date="2018-09-13T17:34:00Z">
                    <w:rPr/>
                  </w:rPrChange>
                </w:rPr>
                <w:delText>1016</w:delText>
              </w:r>
              <w:r w:rsidRPr="00006A13" w:rsidDel="00006A13">
                <w:rPr>
                  <w:rFonts w:hint="eastAsia"/>
                  <w:highlight w:val="yellow"/>
                  <w:rPrChange w:id="247" w:author="SZ_00_50" w:date="2018-09-13T17:34:00Z">
                    <w:rPr>
                      <w:rFonts w:hint="eastAsia"/>
                    </w:rPr>
                  </w:rPrChange>
                </w:rPr>
                <w:delText>元红包（</w:delText>
              </w:r>
              <w:r w:rsidRPr="00006A13" w:rsidDel="00006A13">
                <w:rPr>
                  <w:highlight w:val="yellow"/>
                  <w:rPrChange w:id="248" w:author="SZ_00_50" w:date="2018-09-13T17:34:00Z">
                    <w:rPr/>
                  </w:rPrChange>
                </w:rPr>
                <w:delText>0</w:delText>
              </w:r>
              <w:r w:rsidRPr="00006A13" w:rsidDel="00006A13">
                <w:rPr>
                  <w:rFonts w:hint="eastAsia"/>
                  <w:highlight w:val="yellow"/>
                  <w:rPrChange w:id="249" w:author="SZ_00_50" w:date="2018-09-13T17:34:00Z">
                    <w:rPr>
                      <w:rFonts w:hint="eastAsia"/>
                    </w:rPr>
                  </w:rPrChange>
                </w:rPr>
                <w:delText>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006A13" w:rsidRPr="00386E37" w:rsidRDefault="00006A13" w:rsidP="00006A13">
            <w:pPr>
              <w:jc w:val="center"/>
            </w:pPr>
            <w:ins w:id="250" w:author="SZ_00_50" w:date="2018-09-13T17:32:00Z">
              <w:r w:rsidRPr="003C7CA3">
                <w:rPr>
                  <w:rFonts w:hint="eastAsia"/>
                </w:rPr>
                <w:t>3000</w:t>
              </w:r>
              <w:r w:rsidRPr="003C7CA3">
                <w:rPr>
                  <w:rFonts w:hint="eastAsia"/>
                </w:rPr>
                <w:t>积分（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251" w:author="SZ_00_50" w:date="2018-09-13T17:32:00Z">
              <w:r w:rsidRPr="00FB0026" w:rsidDel="00006A13">
                <w:rPr>
                  <w:rFonts w:hint="eastAsia"/>
                  <w:highlight w:val="yellow"/>
                </w:rPr>
                <w:delText>3000</w:delText>
              </w:r>
              <w:r w:rsidRPr="00FB0026" w:rsidDel="00006A13">
                <w:rPr>
                  <w:rFonts w:hint="eastAsia"/>
                  <w:highlight w:val="yellow"/>
                </w:rPr>
                <w:delText>积分（</w:delText>
              </w:r>
              <w:r w:rsidRPr="00FB0026" w:rsidDel="00006A13">
                <w:rPr>
                  <w:rFonts w:hint="eastAsia"/>
                  <w:highlight w:val="yellow"/>
                </w:rPr>
                <w:delText>0</w:delText>
              </w:r>
              <w:r w:rsidRPr="00FB0026" w:rsidDel="00006A13">
                <w:rPr>
                  <w:rFonts w:hint="eastAsia"/>
                  <w:highlight w:val="yellow"/>
                </w:rPr>
                <w:delText>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006A13" w:rsidRPr="00386E37" w:rsidRDefault="00006A13" w:rsidP="00006A13">
            <w:pPr>
              <w:jc w:val="center"/>
            </w:pPr>
            <w:ins w:id="252" w:author="SZ_00_50" w:date="2018-09-13T17:32:00Z">
              <w:r w:rsidRPr="003C7CA3">
                <w:rPr>
                  <w:rFonts w:hint="eastAsia"/>
                </w:rPr>
                <w:t>188</w:t>
              </w:r>
              <w:r w:rsidRPr="003C7CA3">
                <w:rPr>
                  <w:rFonts w:hint="eastAsia"/>
                </w:rPr>
                <w:t>元红包（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253" w:author="SZ_00_50" w:date="2018-09-13T17:32:00Z">
              <w:r w:rsidRPr="00386E37" w:rsidDel="00006A13">
                <w:rPr>
                  <w:rFonts w:hint="eastAsia"/>
                </w:rPr>
                <w:delText>188</w:delText>
              </w:r>
              <w:r w:rsidRPr="00386E37" w:rsidDel="00006A13">
                <w:rPr>
                  <w:rFonts w:hint="eastAsia"/>
                </w:rPr>
                <w:delText>元红包（</w:delText>
              </w:r>
              <w:r w:rsidRPr="00386E37" w:rsidDel="00006A13">
                <w:rPr>
                  <w:rFonts w:hint="eastAsia"/>
                </w:rPr>
                <w:delText>0</w:delText>
              </w:r>
              <w:r w:rsidRPr="00386E37" w:rsidDel="00006A13">
                <w:rPr>
                  <w:rFonts w:hint="eastAsia"/>
                </w:rPr>
                <w:delText>积分）</w:delText>
              </w:r>
            </w:del>
          </w:p>
        </w:tc>
      </w:tr>
      <w:tr w:rsidR="00006A13" w:rsidTr="002E6DFC">
        <w:tc>
          <w:tcPr>
            <w:tcW w:w="924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254" w:author="SZ_00_50" w:date="2018-09-13T17:32:00Z">
              <w:r w:rsidRPr="003C7CA3">
                <w:rPr>
                  <w:rFonts w:hint="eastAsia"/>
                </w:rPr>
                <w:t>10.17</w:t>
              </w:r>
            </w:ins>
            <w:del w:id="255" w:author="SZ_00_50" w:date="2018-09-13T17:32:00Z"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10.17</w:delText>
              </w:r>
            </w:del>
          </w:p>
        </w:tc>
        <w:tc>
          <w:tcPr>
            <w:tcW w:w="2728" w:type="dxa"/>
            <w:shd w:val="clear" w:color="auto" w:fill="auto"/>
          </w:tcPr>
          <w:p w:rsidR="00006A13" w:rsidRPr="00006A13" w:rsidRDefault="00006A13" w:rsidP="00006A13">
            <w:pPr>
              <w:jc w:val="center"/>
              <w:rPr>
                <w:highlight w:val="yellow"/>
              </w:rPr>
            </w:pPr>
            <w:ins w:id="256" w:author="SZ_00_50" w:date="2018-09-13T17:32:00Z">
              <w:r w:rsidRPr="00006A13">
                <w:rPr>
                  <w:highlight w:val="yellow"/>
                  <w:rPrChange w:id="257" w:author="SZ_00_50" w:date="2018-09-13T17:34:00Z">
                    <w:rPr/>
                  </w:rPrChange>
                </w:rPr>
                <w:t>0.50%Ycode</w:t>
              </w:r>
              <w:r w:rsidRPr="00006A13">
                <w:rPr>
                  <w:rFonts w:hint="eastAsia"/>
                  <w:highlight w:val="yellow"/>
                  <w:rPrChange w:id="258" w:author="SZ_00_50" w:date="2018-09-13T17:34:00Z">
                    <w:rPr>
                      <w:rFonts w:hint="eastAsia"/>
                    </w:rPr>
                  </w:rPrChange>
                </w:rPr>
                <w:t>（</w:t>
              </w:r>
              <w:r w:rsidRPr="00006A13">
                <w:rPr>
                  <w:highlight w:val="yellow"/>
                  <w:rPrChange w:id="259" w:author="SZ_00_50" w:date="2018-09-13T17:34:00Z">
                    <w:rPr/>
                  </w:rPrChange>
                </w:rPr>
                <w:t>0</w:t>
              </w:r>
              <w:r w:rsidRPr="00006A13">
                <w:rPr>
                  <w:rFonts w:hint="eastAsia"/>
                  <w:highlight w:val="yellow"/>
                  <w:rPrChange w:id="260" w:author="SZ_00_50" w:date="2018-09-13T17:34:00Z">
                    <w:rPr>
                      <w:rFonts w:hint="eastAsia"/>
                    </w:rPr>
                  </w:rPrChange>
                </w:rPr>
                <w:t>积分）</w:t>
              </w:r>
            </w:ins>
            <w:del w:id="261" w:author="SZ_00_50" w:date="2018-09-13T17:32:00Z">
              <w:r w:rsidRPr="0095633E" w:rsidDel="00006A13">
                <w:rPr>
                  <w:rFonts w:hint="eastAsia"/>
                  <w:highlight w:val="yellow"/>
                </w:rPr>
                <w:delText>800</w:delText>
              </w:r>
              <w:r w:rsidRPr="00006A13" w:rsidDel="00006A13">
                <w:rPr>
                  <w:rFonts w:hint="eastAsia"/>
                  <w:highlight w:val="yellow"/>
                </w:rPr>
                <w:delText>积分（</w:delText>
              </w:r>
              <w:r w:rsidRPr="00006A13" w:rsidDel="00006A13">
                <w:rPr>
                  <w:highlight w:val="yellow"/>
                </w:rPr>
                <w:delText>0</w:delText>
              </w:r>
              <w:r w:rsidRPr="00006A13" w:rsidDel="00006A13">
                <w:rPr>
                  <w:rFonts w:hint="eastAsia"/>
                  <w:highlight w:val="yellow"/>
                </w:rPr>
                <w:delText>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006A13" w:rsidRPr="00386E37" w:rsidRDefault="00006A13" w:rsidP="00006A13">
            <w:pPr>
              <w:jc w:val="center"/>
            </w:pPr>
            <w:ins w:id="262" w:author="SZ_00_50" w:date="2018-09-13T17:32:00Z">
              <w:r w:rsidRPr="003C7CA3">
                <w:rPr>
                  <w:rFonts w:hint="eastAsia"/>
                </w:rPr>
                <w:t>80</w:t>
              </w:r>
              <w:r w:rsidRPr="003C7CA3">
                <w:rPr>
                  <w:rFonts w:hint="eastAsia"/>
                </w:rPr>
                <w:t>元红包（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263" w:author="SZ_00_50" w:date="2018-09-13T17:32:00Z">
              <w:r w:rsidRPr="00386E37" w:rsidDel="00006A13">
                <w:rPr>
                  <w:rFonts w:hint="eastAsia"/>
                </w:rPr>
                <w:delText>80</w:delText>
              </w:r>
              <w:r w:rsidRPr="00386E37" w:rsidDel="00006A13">
                <w:rPr>
                  <w:rFonts w:hint="eastAsia"/>
                </w:rPr>
                <w:delText>元红包（</w:delText>
              </w:r>
              <w:r w:rsidRPr="00386E37" w:rsidDel="00006A13">
                <w:rPr>
                  <w:rFonts w:hint="eastAsia"/>
                </w:rPr>
                <w:delText>0</w:delText>
              </w:r>
              <w:r w:rsidRPr="00386E37" w:rsidDel="00006A13">
                <w:rPr>
                  <w:rFonts w:hint="eastAsia"/>
                </w:rPr>
                <w:delText>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006A13" w:rsidRPr="00386E37" w:rsidRDefault="00006A13" w:rsidP="00006A13">
            <w:pPr>
              <w:jc w:val="center"/>
            </w:pPr>
            <w:ins w:id="264" w:author="SZ_00_50" w:date="2018-09-13T17:32:00Z">
              <w:r w:rsidRPr="003C7CA3">
                <w:rPr>
                  <w:rFonts w:hint="eastAsia"/>
                </w:rPr>
                <w:t>800</w:t>
              </w:r>
              <w:r w:rsidRPr="003C7CA3">
                <w:rPr>
                  <w:rFonts w:hint="eastAsia"/>
                </w:rPr>
                <w:t>积分（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265" w:author="SZ_00_50" w:date="2018-09-13T17:32:00Z">
              <w:r w:rsidRPr="00386E37" w:rsidDel="00006A13">
                <w:rPr>
                  <w:rFonts w:hint="eastAsia"/>
                </w:rPr>
                <w:delText>0.50%Ycode</w:delText>
              </w:r>
              <w:r w:rsidRPr="00386E37" w:rsidDel="00006A13">
                <w:rPr>
                  <w:rFonts w:hint="eastAsia"/>
                </w:rPr>
                <w:delText>（</w:delText>
              </w:r>
              <w:r w:rsidRPr="00386E37" w:rsidDel="00006A13">
                <w:rPr>
                  <w:rFonts w:hint="eastAsia"/>
                </w:rPr>
                <w:delText>0</w:delText>
              </w:r>
              <w:r w:rsidRPr="00386E37" w:rsidDel="00006A13">
                <w:rPr>
                  <w:rFonts w:hint="eastAsia"/>
                </w:rPr>
                <w:delText>积分）</w:delText>
              </w:r>
            </w:del>
          </w:p>
        </w:tc>
      </w:tr>
      <w:tr w:rsidR="00006A13" w:rsidTr="002E6DFC">
        <w:tc>
          <w:tcPr>
            <w:tcW w:w="924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266" w:author="SZ_00_50" w:date="2018-09-13T17:32:00Z">
              <w:r w:rsidRPr="003C7CA3">
                <w:rPr>
                  <w:rFonts w:hint="eastAsia"/>
                </w:rPr>
                <w:lastRenderedPageBreak/>
                <w:t>10.18</w:t>
              </w:r>
            </w:ins>
            <w:del w:id="267" w:author="SZ_00_50" w:date="2018-09-13T17:32:00Z"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10.18</w:delText>
              </w:r>
            </w:del>
          </w:p>
        </w:tc>
        <w:tc>
          <w:tcPr>
            <w:tcW w:w="2728" w:type="dxa"/>
            <w:shd w:val="clear" w:color="auto" w:fill="auto"/>
          </w:tcPr>
          <w:p w:rsidR="00006A13" w:rsidRPr="00006A13" w:rsidRDefault="00006A13" w:rsidP="00006A13">
            <w:pPr>
              <w:jc w:val="center"/>
              <w:rPr>
                <w:highlight w:val="yellow"/>
                <w:rPrChange w:id="268" w:author="SZ_00_50" w:date="2018-09-13T17:34:00Z">
                  <w:rPr/>
                </w:rPrChange>
              </w:rPr>
            </w:pPr>
            <w:ins w:id="269" w:author="SZ_00_50" w:date="2018-09-13T17:32:00Z">
              <w:r w:rsidRPr="00006A13">
                <w:rPr>
                  <w:highlight w:val="yellow"/>
                  <w:rPrChange w:id="270" w:author="SZ_00_50" w:date="2018-09-13T17:34:00Z">
                    <w:rPr/>
                  </w:rPrChange>
                </w:rPr>
                <w:t>1000</w:t>
              </w:r>
              <w:r w:rsidRPr="00006A13">
                <w:rPr>
                  <w:rFonts w:hint="eastAsia"/>
                  <w:highlight w:val="yellow"/>
                  <w:rPrChange w:id="271" w:author="SZ_00_50" w:date="2018-09-13T17:34:00Z">
                    <w:rPr>
                      <w:rFonts w:hint="eastAsia"/>
                    </w:rPr>
                  </w:rPrChange>
                </w:rPr>
                <w:t>积分（</w:t>
              </w:r>
              <w:r w:rsidRPr="00006A13">
                <w:rPr>
                  <w:highlight w:val="yellow"/>
                  <w:rPrChange w:id="272" w:author="SZ_00_50" w:date="2018-09-13T17:34:00Z">
                    <w:rPr/>
                  </w:rPrChange>
                </w:rPr>
                <w:t>0</w:t>
              </w:r>
              <w:r w:rsidRPr="00006A13">
                <w:rPr>
                  <w:rFonts w:hint="eastAsia"/>
                  <w:highlight w:val="yellow"/>
                  <w:rPrChange w:id="273" w:author="SZ_00_50" w:date="2018-09-13T17:34:00Z">
                    <w:rPr>
                      <w:rFonts w:hint="eastAsia"/>
                    </w:rPr>
                  </w:rPrChange>
                </w:rPr>
                <w:t>积分）</w:t>
              </w:r>
            </w:ins>
            <w:del w:id="274" w:author="SZ_00_50" w:date="2018-09-13T17:32:00Z">
              <w:r w:rsidRPr="00006A13" w:rsidDel="00006A13">
                <w:rPr>
                  <w:highlight w:val="yellow"/>
                  <w:rPrChange w:id="275" w:author="SZ_00_50" w:date="2018-09-13T17:34:00Z">
                    <w:rPr/>
                  </w:rPrChange>
                </w:rPr>
                <w:delText>120</w:delText>
              </w:r>
              <w:r w:rsidRPr="00006A13" w:rsidDel="00006A13">
                <w:rPr>
                  <w:rFonts w:hint="eastAsia"/>
                  <w:highlight w:val="yellow"/>
                  <w:rPrChange w:id="276" w:author="SZ_00_50" w:date="2018-09-13T17:34:00Z">
                    <w:rPr>
                      <w:rFonts w:hint="eastAsia"/>
                    </w:rPr>
                  </w:rPrChange>
                </w:rPr>
                <w:delText>元红包（</w:delText>
              </w:r>
              <w:r w:rsidRPr="00006A13" w:rsidDel="00006A13">
                <w:rPr>
                  <w:highlight w:val="yellow"/>
                  <w:rPrChange w:id="277" w:author="SZ_00_50" w:date="2018-09-13T17:34:00Z">
                    <w:rPr/>
                  </w:rPrChange>
                </w:rPr>
                <w:delText>0</w:delText>
              </w:r>
              <w:r w:rsidRPr="00006A13" w:rsidDel="00006A13">
                <w:rPr>
                  <w:rFonts w:hint="eastAsia"/>
                  <w:highlight w:val="yellow"/>
                  <w:rPrChange w:id="278" w:author="SZ_00_50" w:date="2018-09-13T17:34:00Z">
                    <w:rPr>
                      <w:rFonts w:hint="eastAsia"/>
                    </w:rPr>
                  </w:rPrChange>
                </w:rPr>
                <w:delText>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006A13" w:rsidRPr="00386E37" w:rsidRDefault="00006A13" w:rsidP="00006A13">
            <w:pPr>
              <w:jc w:val="center"/>
            </w:pPr>
            <w:ins w:id="279" w:author="SZ_00_50" w:date="2018-09-13T17:32:00Z">
              <w:r w:rsidRPr="003C7CA3">
                <w:rPr>
                  <w:rFonts w:hint="eastAsia"/>
                </w:rPr>
                <w:t>0.60%Ycode</w:t>
              </w:r>
              <w:r w:rsidRPr="003C7CA3">
                <w:rPr>
                  <w:rFonts w:hint="eastAsia"/>
                </w:rPr>
                <w:t>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280" w:author="SZ_00_50" w:date="2018-09-13T17:32:00Z">
              <w:r w:rsidRPr="00386E37" w:rsidDel="00006A13">
                <w:rPr>
                  <w:rFonts w:hint="eastAsia"/>
                </w:rPr>
                <w:delText>0.60%Ycode</w:delText>
              </w:r>
              <w:r w:rsidRPr="00386E37" w:rsidDel="00006A13">
                <w:rPr>
                  <w:rFonts w:hint="eastAsia"/>
                </w:rPr>
                <w:delText>（</w:delText>
              </w:r>
              <w:r w:rsidRPr="00386E37" w:rsidDel="00006A13">
                <w:rPr>
                  <w:rFonts w:hint="eastAsia"/>
                </w:rPr>
                <w:delText>0</w:delText>
              </w:r>
              <w:r w:rsidRPr="00386E37" w:rsidDel="00006A13">
                <w:rPr>
                  <w:rFonts w:hint="eastAsia"/>
                </w:rPr>
                <w:delText>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006A13" w:rsidRPr="00386E37" w:rsidRDefault="00006A13" w:rsidP="00006A13">
            <w:pPr>
              <w:jc w:val="center"/>
            </w:pPr>
            <w:ins w:id="281" w:author="SZ_00_50" w:date="2018-09-13T17:32:00Z">
              <w:r w:rsidRPr="003C7CA3">
                <w:rPr>
                  <w:rFonts w:hint="eastAsia"/>
                </w:rPr>
                <w:t>120</w:t>
              </w:r>
              <w:r w:rsidRPr="003C7CA3">
                <w:rPr>
                  <w:rFonts w:hint="eastAsia"/>
                </w:rPr>
                <w:t>元红包（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282" w:author="SZ_00_50" w:date="2018-09-13T17:32:00Z">
              <w:r w:rsidRPr="00FB0026" w:rsidDel="00006A13">
                <w:rPr>
                  <w:rFonts w:hint="eastAsia"/>
                  <w:highlight w:val="yellow"/>
                </w:rPr>
                <w:delText>1000</w:delText>
              </w:r>
              <w:r w:rsidRPr="00FB0026" w:rsidDel="00006A13">
                <w:rPr>
                  <w:rFonts w:hint="eastAsia"/>
                  <w:highlight w:val="yellow"/>
                </w:rPr>
                <w:delText>积分（</w:delText>
              </w:r>
              <w:r w:rsidRPr="00FB0026" w:rsidDel="00006A13">
                <w:rPr>
                  <w:rFonts w:hint="eastAsia"/>
                  <w:highlight w:val="yellow"/>
                </w:rPr>
                <w:delText>0</w:delText>
              </w:r>
              <w:r w:rsidRPr="00FB0026" w:rsidDel="00006A13">
                <w:rPr>
                  <w:rFonts w:hint="eastAsia"/>
                  <w:highlight w:val="yellow"/>
                </w:rPr>
                <w:delText>积分）</w:delText>
              </w:r>
            </w:del>
          </w:p>
        </w:tc>
      </w:tr>
      <w:tr w:rsidR="00006A13" w:rsidTr="002E6DFC">
        <w:tc>
          <w:tcPr>
            <w:tcW w:w="924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283" w:author="SZ_00_50" w:date="2018-09-13T17:32:00Z">
              <w:r w:rsidRPr="003C7CA3">
                <w:rPr>
                  <w:rFonts w:hint="eastAsia"/>
                </w:rPr>
                <w:t>10.19</w:t>
              </w:r>
            </w:ins>
            <w:del w:id="284" w:author="SZ_00_50" w:date="2018-09-13T17:32:00Z"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10.19</w:delText>
              </w:r>
            </w:del>
          </w:p>
        </w:tc>
        <w:tc>
          <w:tcPr>
            <w:tcW w:w="2728" w:type="dxa"/>
            <w:shd w:val="clear" w:color="auto" w:fill="auto"/>
          </w:tcPr>
          <w:p w:rsidR="00006A13" w:rsidRPr="00006A13" w:rsidRDefault="00006A13" w:rsidP="00006A13">
            <w:pPr>
              <w:jc w:val="center"/>
              <w:rPr>
                <w:highlight w:val="yellow"/>
                <w:rPrChange w:id="285" w:author="SZ_00_50" w:date="2018-09-13T17:34:00Z">
                  <w:rPr/>
                </w:rPrChange>
              </w:rPr>
            </w:pPr>
            <w:ins w:id="286" w:author="SZ_00_50" w:date="2018-09-13T17:32:00Z">
              <w:r w:rsidRPr="00006A13">
                <w:rPr>
                  <w:highlight w:val="yellow"/>
                  <w:rPrChange w:id="287" w:author="SZ_00_50" w:date="2018-09-13T17:34:00Z">
                    <w:rPr/>
                  </w:rPrChange>
                </w:rPr>
                <w:t>0.6%Ycode</w:t>
              </w:r>
              <w:r w:rsidRPr="00006A13">
                <w:rPr>
                  <w:rFonts w:hint="eastAsia"/>
                  <w:highlight w:val="yellow"/>
                  <w:rPrChange w:id="288" w:author="SZ_00_50" w:date="2018-09-13T17:34:00Z">
                    <w:rPr>
                      <w:rFonts w:hint="eastAsia"/>
                    </w:rPr>
                  </w:rPrChange>
                </w:rPr>
                <w:t>（</w:t>
              </w:r>
              <w:r w:rsidRPr="00006A13">
                <w:rPr>
                  <w:highlight w:val="yellow"/>
                  <w:rPrChange w:id="289" w:author="SZ_00_50" w:date="2018-09-13T17:34:00Z">
                    <w:rPr/>
                  </w:rPrChange>
                </w:rPr>
                <w:t>0</w:t>
              </w:r>
              <w:r w:rsidRPr="00006A13">
                <w:rPr>
                  <w:rFonts w:hint="eastAsia"/>
                  <w:highlight w:val="yellow"/>
                  <w:rPrChange w:id="290" w:author="SZ_00_50" w:date="2018-09-13T17:34:00Z">
                    <w:rPr>
                      <w:rFonts w:hint="eastAsia"/>
                    </w:rPr>
                  </w:rPrChange>
                </w:rPr>
                <w:t>积分）</w:t>
              </w:r>
            </w:ins>
            <w:del w:id="291" w:author="SZ_00_50" w:date="2018-09-13T17:32:00Z">
              <w:r w:rsidRPr="00006A13" w:rsidDel="00006A13">
                <w:rPr>
                  <w:highlight w:val="yellow"/>
                  <w:rPrChange w:id="292" w:author="SZ_00_50" w:date="2018-09-13T17:34:00Z">
                    <w:rPr/>
                  </w:rPrChange>
                </w:rPr>
                <w:delText>166</w:delText>
              </w:r>
              <w:r w:rsidRPr="00006A13" w:rsidDel="00006A13">
                <w:rPr>
                  <w:rFonts w:hint="eastAsia"/>
                  <w:highlight w:val="yellow"/>
                  <w:rPrChange w:id="293" w:author="SZ_00_50" w:date="2018-09-13T17:34:00Z">
                    <w:rPr>
                      <w:rFonts w:hint="eastAsia"/>
                    </w:rPr>
                  </w:rPrChange>
                </w:rPr>
                <w:delText>元红包（</w:delText>
              </w:r>
              <w:r w:rsidRPr="00006A13" w:rsidDel="00006A13">
                <w:rPr>
                  <w:highlight w:val="yellow"/>
                  <w:rPrChange w:id="294" w:author="SZ_00_50" w:date="2018-09-13T17:34:00Z">
                    <w:rPr/>
                  </w:rPrChange>
                </w:rPr>
                <w:delText>0</w:delText>
              </w:r>
              <w:r w:rsidRPr="00006A13" w:rsidDel="00006A13">
                <w:rPr>
                  <w:rFonts w:hint="eastAsia"/>
                  <w:highlight w:val="yellow"/>
                  <w:rPrChange w:id="295" w:author="SZ_00_50" w:date="2018-09-13T17:34:00Z">
                    <w:rPr>
                      <w:rFonts w:hint="eastAsia"/>
                    </w:rPr>
                  </w:rPrChange>
                </w:rPr>
                <w:delText>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006A13" w:rsidRPr="00386E37" w:rsidRDefault="00006A13" w:rsidP="00006A13">
            <w:pPr>
              <w:jc w:val="center"/>
            </w:pPr>
            <w:ins w:id="296" w:author="SZ_00_50" w:date="2018-09-13T17:32:00Z">
              <w:r w:rsidRPr="003C7CA3">
                <w:rPr>
                  <w:rFonts w:hint="eastAsia"/>
                </w:rPr>
                <w:t>5</w:t>
              </w:r>
              <w:r w:rsidRPr="003C7CA3">
                <w:rPr>
                  <w:rFonts w:hint="eastAsia"/>
                </w:rPr>
                <w:t>元现金（</w:t>
              </w:r>
              <w:r w:rsidRPr="003C7CA3">
                <w:rPr>
                  <w:rFonts w:hint="eastAsia"/>
                </w:rPr>
                <w:t>2500</w:t>
              </w:r>
              <w:r w:rsidRPr="003C7CA3">
                <w:rPr>
                  <w:rFonts w:hint="eastAsia"/>
                </w:rPr>
                <w:t>积分）</w:t>
              </w:r>
            </w:ins>
            <w:del w:id="297" w:author="SZ_00_50" w:date="2018-09-13T17:32:00Z">
              <w:r w:rsidRPr="00FB0026" w:rsidDel="00006A13">
                <w:rPr>
                  <w:rFonts w:hint="eastAsia"/>
                  <w:highlight w:val="yellow"/>
                </w:rPr>
                <w:delText>5</w:delText>
              </w:r>
              <w:r w:rsidRPr="00FB0026" w:rsidDel="00006A13">
                <w:rPr>
                  <w:rFonts w:hint="eastAsia"/>
                  <w:highlight w:val="yellow"/>
                </w:rPr>
                <w:delText>元现金（</w:delText>
              </w:r>
              <w:r w:rsidRPr="00FB0026" w:rsidDel="00006A13">
                <w:rPr>
                  <w:rFonts w:hint="eastAsia"/>
                  <w:highlight w:val="yellow"/>
                </w:rPr>
                <w:delText>2500</w:delText>
              </w:r>
              <w:r w:rsidRPr="00FB0026" w:rsidDel="00006A13">
                <w:rPr>
                  <w:rFonts w:hint="eastAsia"/>
                  <w:highlight w:val="yellow"/>
                </w:rPr>
                <w:delText>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006A13" w:rsidRPr="00386E37" w:rsidRDefault="00006A13" w:rsidP="00006A13">
            <w:pPr>
              <w:jc w:val="center"/>
            </w:pPr>
            <w:ins w:id="298" w:author="SZ_00_50" w:date="2018-09-13T17:32:00Z">
              <w:r w:rsidRPr="003C7CA3">
                <w:rPr>
                  <w:rFonts w:hint="eastAsia"/>
                </w:rPr>
                <w:t>166</w:t>
              </w:r>
              <w:r w:rsidRPr="003C7CA3">
                <w:rPr>
                  <w:rFonts w:hint="eastAsia"/>
                </w:rPr>
                <w:t>元红包（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299" w:author="SZ_00_50" w:date="2018-09-13T17:32:00Z">
              <w:r w:rsidRPr="00386E37" w:rsidDel="00006A13">
                <w:rPr>
                  <w:rFonts w:hint="eastAsia"/>
                </w:rPr>
                <w:delText>0.6%Ycode</w:delText>
              </w:r>
              <w:r w:rsidRPr="00386E37" w:rsidDel="00006A13">
                <w:rPr>
                  <w:rFonts w:hint="eastAsia"/>
                </w:rPr>
                <w:delText>（</w:delText>
              </w:r>
              <w:r w:rsidRPr="00386E37" w:rsidDel="00006A13">
                <w:rPr>
                  <w:rFonts w:hint="eastAsia"/>
                </w:rPr>
                <w:delText>0</w:delText>
              </w:r>
              <w:r w:rsidRPr="00386E37" w:rsidDel="00006A13">
                <w:rPr>
                  <w:rFonts w:hint="eastAsia"/>
                </w:rPr>
                <w:delText>积分）</w:delText>
              </w:r>
            </w:del>
          </w:p>
        </w:tc>
      </w:tr>
      <w:tr w:rsidR="00006A13" w:rsidTr="002E6DFC">
        <w:tc>
          <w:tcPr>
            <w:tcW w:w="924" w:type="dxa"/>
            <w:shd w:val="clear" w:color="auto" w:fill="auto"/>
          </w:tcPr>
          <w:p w:rsidR="00006A13" w:rsidRPr="002E6DFC" w:rsidRDefault="00006A13" w:rsidP="00006A13">
            <w:pPr>
              <w:jc w:val="center"/>
              <w:rPr>
                <w:rFonts w:ascii="宋体" w:hAnsi="宋体" w:cs="微软雅黑"/>
                <w:szCs w:val="21"/>
              </w:rPr>
            </w:pPr>
            <w:ins w:id="300" w:author="SZ_00_50" w:date="2018-09-13T17:32:00Z">
              <w:r w:rsidRPr="003C7CA3">
                <w:rPr>
                  <w:rFonts w:hint="eastAsia"/>
                </w:rPr>
                <w:t>10.20</w:t>
              </w:r>
            </w:ins>
            <w:del w:id="301" w:author="SZ_00_50" w:date="2018-09-13T17:32:00Z">
              <w:r w:rsidRPr="002E6DFC" w:rsidDel="00006A13">
                <w:rPr>
                  <w:rFonts w:ascii="宋体" w:hAnsi="宋体" w:cs="微软雅黑" w:hint="eastAsia"/>
                  <w:szCs w:val="21"/>
                </w:rPr>
                <w:delText>10.20</w:delText>
              </w:r>
            </w:del>
          </w:p>
        </w:tc>
        <w:tc>
          <w:tcPr>
            <w:tcW w:w="2728" w:type="dxa"/>
            <w:shd w:val="clear" w:color="auto" w:fill="auto"/>
          </w:tcPr>
          <w:p w:rsidR="00006A13" w:rsidRPr="00006A13" w:rsidRDefault="00006A13" w:rsidP="00006A13">
            <w:pPr>
              <w:jc w:val="center"/>
              <w:rPr>
                <w:highlight w:val="yellow"/>
              </w:rPr>
            </w:pPr>
            <w:ins w:id="302" w:author="SZ_00_50" w:date="2018-09-13T17:32:00Z">
              <w:r w:rsidRPr="00006A13">
                <w:rPr>
                  <w:highlight w:val="yellow"/>
                  <w:rPrChange w:id="303" w:author="SZ_00_50" w:date="2018-09-13T17:34:00Z">
                    <w:rPr/>
                  </w:rPrChange>
                </w:rPr>
                <w:t>1000</w:t>
              </w:r>
              <w:r w:rsidRPr="00006A13">
                <w:rPr>
                  <w:rFonts w:hint="eastAsia"/>
                  <w:highlight w:val="yellow"/>
                  <w:rPrChange w:id="304" w:author="SZ_00_50" w:date="2018-09-13T17:34:00Z">
                    <w:rPr>
                      <w:rFonts w:hint="eastAsia"/>
                    </w:rPr>
                  </w:rPrChange>
                </w:rPr>
                <w:t>积分（</w:t>
              </w:r>
              <w:r w:rsidRPr="00006A13">
                <w:rPr>
                  <w:highlight w:val="yellow"/>
                  <w:rPrChange w:id="305" w:author="SZ_00_50" w:date="2018-09-13T17:34:00Z">
                    <w:rPr/>
                  </w:rPrChange>
                </w:rPr>
                <w:t>0</w:t>
              </w:r>
              <w:r w:rsidRPr="00006A13">
                <w:rPr>
                  <w:rFonts w:hint="eastAsia"/>
                  <w:highlight w:val="yellow"/>
                  <w:rPrChange w:id="306" w:author="SZ_00_50" w:date="2018-09-13T17:34:00Z">
                    <w:rPr>
                      <w:rFonts w:hint="eastAsia"/>
                    </w:rPr>
                  </w:rPrChange>
                </w:rPr>
                <w:t>积分）</w:t>
              </w:r>
            </w:ins>
            <w:del w:id="307" w:author="SZ_00_50" w:date="2018-09-13T17:32:00Z">
              <w:r w:rsidRPr="0095633E" w:rsidDel="00006A13">
                <w:rPr>
                  <w:rFonts w:hint="eastAsia"/>
                  <w:highlight w:val="yellow"/>
                </w:rPr>
                <w:delText>1000</w:delText>
              </w:r>
              <w:r w:rsidRPr="0095633E" w:rsidDel="00006A13">
                <w:rPr>
                  <w:rFonts w:hint="eastAsia"/>
                  <w:highlight w:val="yellow"/>
                </w:rPr>
                <w:delText>积分（</w:delText>
              </w:r>
              <w:r w:rsidRPr="00006A13" w:rsidDel="00006A13">
                <w:rPr>
                  <w:highlight w:val="yellow"/>
                </w:rPr>
                <w:delText>0</w:delText>
              </w:r>
              <w:r w:rsidRPr="00006A13" w:rsidDel="00006A13">
                <w:rPr>
                  <w:rFonts w:hint="eastAsia"/>
                  <w:highlight w:val="yellow"/>
                </w:rPr>
                <w:delText>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006A13" w:rsidRPr="00386E37" w:rsidRDefault="00006A13" w:rsidP="00006A13">
            <w:pPr>
              <w:jc w:val="center"/>
            </w:pPr>
            <w:ins w:id="308" w:author="SZ_00_50" w:date="2018-09-13T17:32:00Z">
              <w:r w:rsidRPr="003C7CA3">
                <w:rPr>
                  <w:rFonts w:hint="eastAsia"/>
                </w:rPr>
                <w:t>120</w:t>
              </w:r>
              <w:r w:rsidRPr="003C7CA3">
                <w:rPr>
                  <w:rFonts w:hint="eastAsia"/>
                </w:rPr>
                <w:t>元红包（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309" w:author="SZ_00_50" w:date="2018-09-13T17:32:00Z">
              <w:r w:rsidRPr="00386E37" w:rsidDel="00006A13">
                <w:rPr>
                  <w:rFonts w:hint="eastAsia"/>
                </w:rPr>
                <w:delText>120</w:delText>
              </w:r>
              <w:r w:rsidRPr="00386E37" w:rsidDel="00006A13">
                <w:rPr>
                  <w:rFonts w:hint="eastAsia"/>
                </w:rPr>
                <w:delText>元红包（</w:delText>
              </w:r>
              <w:r w:rsidRPr="00386E37" w:rsidDel="00006A13">
                <w:rPr>
                  <w:rFonts w:hint="eastAsia"/>
                </w:rPr>
                <w:delText>0</w:delText>
              </w:r>
              <w:r w:rsidRPr="00386E37" w:rsidDel="00006A13">
                <w:rPr>
                  <w:rFonts w:hint="eastAsia"/>
                </w:rPr>
                <w:delText>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006A13" w:rsidRDefault="00006A13" w:rsidP="00006A13">
            <w:pPr>
              <w:jc w:val="center"/>
            </w:pPr>
            <w:ins w:id="310" w:author="SZ_00_50" w:date="2018-09-13T17:32:00Z">
              <w:r w:rsidRPr="003C7CA3">
                <w:rPr>
                  <w:rFonts w:hint="eastAsia"/>
                </w:rPr>
                <w:t>0.5%Ycode</w:t>
              </w:r>
              <w:r w:rsidRPr="003C7CA3">
                <w:rPr>
                  <w:rFonts w:hint="eastAsia"/>
                </w:rPr>
                <w:t>（</w:t>
              </w:r>
              <w:r w:rsidRPr="003C7CA3">
                <w:rPr>
                  <w:rFonts w:hint="eastAsia"/>
                </w:rPr>
                <w:t>0</w:t>
              </w:r>
              <w:r w:rsidRPr="003C7CA3">
                <w:rPr>
                  <w:rFonts w:hint="eastAsia"/>
                </w:rPr>
                <w:t>积分）</w:t>
              </w:r>
            </w:ins>
            <w:del w:id="311" w:author="SZ_00_50" w:date="2018-09-13T17:32:00Z">
              <w:r w:rsidRPr="00386E37" w:rsidDel="00006A13">
                <w:rPr>
                  <w:rFonts w:hint="eastAsia"/>
                </w:rPr>
                <w:delText>0.5%Ycode</w:delText>
              </w:r>
              <w:r w:rsidRPr="00386E37" w:rsidDel="00006A13">
                <w:rPr>
                  <w:rFonts w:hint="eastAsia"/>
                </w:rPr>
                <w:delText>（</w:delText>
              </w:r>
              <w:r w:rsidRPr="00386E37" w:rsidDel="00006A13">
                <w:rPr>
                  <w:rFonts w:hint="eastAsia"/>
                </w:rPr>
                <w:delText>0</w:delText>
              </w:r>
              <w:r w:rsidRPr="00386E37" w:rsidDel="00006A13">
                <w:rPr>
                  <w:rFonts w:hint="eastAsia"/>
                </w:rPr>
                <w:delText>积分）</w:delText>
              </w:r>
            </w:del>
          </w:p>
        </w:tc>
      </w:tr>
      <w:tr w:rsidR="00006A13" w:rsidTr="00A5204E">
        <w:trPr>
          <w:ins w:id="312" w:author="SZ_00_50" w:date="2018-09-13T17:32:00Z"/>
        </w:trPr>
        <w:tc>
          <w:tcPr>
            <w:tcW w:w="8522" w:type="dxa"/>
            <w:gridSpan w:val="4"/>
            <w:shd w:val="clear" w:color="auto" w:fill="auto"/>
          </w:tcPr>
          <w:p w:rsidR="00006A13" w:rsidRPr="003C7CA3" w:rsidRDefault="00006A13" w:rsidP="00006A13">
            <w:pPr>
              <w:jc w:val="center"/>
              <w:rPr>
                <w:ins w:id="313" w:author="SZ_00_50" w:date="2018-09-13T17:32:00Z"/>
              </w:rPr>
            </w:pPr>
            <w:ins w:id="314" w:author="SZ_00_50" w:date="2018-09-13T17:32:00Z">
              <w:r w:rsidRPr="00006A13">
                <w:rPr>
                  <w:rFonts w:hint="eastAsia"/>
                </w:rPr>
                <w:t>10.20</w:t>
              </w:r>
              <w:r w:rsidRPr="00006A13">
                <w:rPr>
                  <w:rFonts w:hint="eastAsia"/>
                </w:rPr>
                <w:t>最后一天加一个彩蛋：</w:t>
              </w:r>
              <w:r w:rsidRPr="00006A13">
                <w:rPr>
                  <w:rFonts w:hint="eastAsia"/>
                </w:rPr>
                <w:t>5</w:t>
              </w:r>
              <w:r w:rsidRPr="00006A13">
                <w:rPr>
                  <w:rFonts w:hint="eastAsia"/>
                </w:rPr>
                <w:t>现金（</w:t>
              </w:r>
              <w:r w:rsidRPr="00006A13">
                <w:rPr>
                  <w:rFonts w:hint="eastAsia"/>
                </w:rPr>
                <w:t>2500</w:t>
              </w:r>
              <w:r w:rsidRPr="00006A13">
                <w:rPr>
                  <w:rFonts w:hint="eastAsia"/>
                </w:rPr>
                <w:t>积分）</w:t>
              </w:r>
            </w:ins>
          </w:p>
        </w:tc>
      </w:tr>
    </w:tbl>
    <w:p w:rsidR="009F1A33" w:rsidRDefault="00561634" w:rsidP="009F1A33">
      <w:pPr>
        <w:ind w:firstLineChars="200" w:firstLine="420"/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活动期间，用户每天可领取福利券，每日每人限领2种，个别券领取时会消耗一定积分；</w:t>
      </w:r>
      <w:r w:rsidR="009F1A33">
        <w:rPr>
          <w:rFonts w:ascii="微软雅黑" w:eastAsia="微软雅黑" w:hAnsi="微软雅黑" w:cs="微软雅黑" w:hint="eastAsia"/>
          <w:szCs w:val="21"/>
        </w:rPr>
        <w:t>所领取的红包、Ycode有效期为1天；</w:t>
      </w:r>
    </w:p>
    <w:p w:rsidR="00561634" w:rsidRDefault="009F1A33" w:rsidP="009F1A33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E661F9">
        <w:rPr>
          <w:rFonts w:ascii="微软雅黑" w:eastAsia="微软雅黑" w:hAnsi="微软雅黑" w:hint="eastAsia"/>
          <w:szCs w:val="21"/>
        </w:rPr>
        <w:t>豪送iPhone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0"/>
        <w:gridCol w:w="1421"/>
        <w:gridCol w:w="1420"/>
        <w:gridCol w:w="2841"/>
      </w:tblGrid>
      <w:tr w:rsidR="009F1A33" w:rsidRPr="002E6DFC" w:rsidTr="002E6DFC">
        <w:tc>
          <w:tcPr>
            <w:tcW w:w="4261" w:type="dxa"/>
            <w:gridSpan w:val="2"/>
            <w:shd w:val="clear" w:color="auto" w:fill="auto"/>
          </w:tcPr>
          <w:p w:rsidR="009F1A33" w:rsidRPr="002E6DFC" w:rsidRDefault="006B50B7" w:rsidP="002E6DFC">
            <w:pPr>
              <w:jc w:val="left"/>
              <w:rPr>
                <w:rFonts w:ascii="宋体" w:hAnsi="宋体" w:cs="微软雅黑"/>
                <w:bCs/>
                <w:szCs w:val="21"/>
              </w:rPr>
            </w:pPr>
            <w:ins w:id="315" w:author="SZ_00_50" w:date="2018-09-13T17:54:00Z">
              <w:r>
                <w:rPr>
                  <w:rFonts w:ascii="宋体" w:hAnsi="宋体" w:cs="微软雅黑"/>
                  <w:bCs/>
                  <w:szCs w:val="21"/>
                </w:rPr>
                <w:t>3</w:t>
              </w:r>
            </w:ins>
            <w:del w:id="316" w:author="SZ_00_50" w:date="2018-09-13T17:54:00Z">
              <w:r w:rsidR="009F1A33" w:rsidRPr="002E6DFC" w:rsidDel="006B50B7">
                <w:rPr>
                  <w:rFonts w:ascii="宋体" w:hAnsi="宋体" w:cs="微软雅黑" w:hint="eastAsia"/>
                  <w:bCs/>
                  <w:szCs w:val="21"/>
                </w:rPr>
                <w:delText>2</w:delText>
              </w:r>
            </w:del>
            <w:r w:rsidR="009F1A33" w:rsidRPr="002E6DFC">
              <w:rPr>
                <w:rFonts w:ascii="宋体" w:hAnsi="宋体" w:cs="微软雅黑" w:hint="eastAsia"/>
                <w:bCs/>
                <w:szCs w:val="21"/>
              </w:rPr>
              <w:t>00万≤累计出借额</w:t>
            </w:r>
          </w:p>
        </w:tc>
        <w:tc>
          <w:tcPr>
            <w:tcW w:w="4261" w:type="dxa"/>
            <w:gridSpan w:val="2"/>
            <w:shd w:val="clear" w:color="auto" w:fill="auto"/>
          </w:tcPr>
          <w:p w:rsidR="009F1A33" w:rsidRPr="002E6DFC" w:rsidRDefault="006B50B7" w:rsidP="002E6DFC">
            <w:pPr>
              <w:jc w:val="left"/>
              <w:rPr>
                <w:rFonts w:ascii="宋体" w:hAnsi="宋体" w:cs="微软雅黑"/>
                <w:bCs/>
                <w:szCs w:val="21"/>
              </w:rPr>
            </w:pPr>
            <w:ins w:id="317" w:author="SZ_00_50" w:date="2018-09-13T17:55:00Z">
              <w:r w:rsidRPr="006B50B7">
                <w:rPr>
                  <w:rFonts w:ascii="宋体" w:hAnsi="宋体" w:cs="微软雅黑"/>
                  <w:bCs/>
                  <w:szCs w:val="21"/>
                </w:rPr>
                <w:t>iPhone Xs Max</w:t>
              </w:r>
            </w:ins>
            <w:del w:id="318" w:author="SZ_00_50" w:date="2018-09-13T17:55:00Z">
              <w:r w:rsidR="009F1A33" w:rsidRPr="002E6DFC" w:rsidDel="006B50B7">
                <w:rPr>
                  <w:rFonts w:ascii="宋体" w:hAnsi="宋体" w:cs="微软雅黑" w:hint="eastAsia"/>
                  <w:bCs/>
                  <w:szCs w:val="21"/>
                </w:rPr>
                <w:delText>苹果9or苹果11</w:delText>
              </w:r>
            </w:del>
          </w:p>
        </w:tc>
      </w:tr>
      <w:tr w:rsidR="009F1A33" w:rsidRPr="002E6DFC" w:rsidTr="002E6DFC">
        <w:tc>
          <w:tcPr>
            <w:tcW w:w="8522" w:type="dxa"/>
            <w:gridSpan w:val="4"/>
            <w:shd w:val="clear" w:color="auto" w:fill="auto"/>
          </w:tcPr>
          <w:p w:rsidR="009F1A33" w:rsidRPr="002E6DFC" w:rsidRDefault="009F1A33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Top8排行榜</w:t>
            </w:r>
          </w:p>
        </w:tc>
      </w:tr>
      <w:tr w:rsidR="009F1A33" w:rsidRPr="002E6DFC" w:rsidTr="002E6DFC">
        <w:tc>
          <w:tcPr>
            <w:tcW w:w="2840" w:type="dxa"/>
            <w:shd w:val="clear" w:color="auto" w:fill="auto"/>
          </w:tcPr>
          <w:p w:rsidR="009F1A33" w:rsidRPr="002E6DFC" w:rsidRDefault="009F1A33" w:rsidP="002E6DFC">
            <w:pPr>
              <w:jc w:val="left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1</w:t>
            </w:r>
          </w:p>
        </w:tc>
        <w:tc>
          <w:tcPr>
            <w:tcW w:w="2841" w:type="dxa"/>
            <w:gridSpan w:val="2"/>
            <w:shd w:val="clear" w:color="auto" w:fill="auto"/>
          </w:tcPr>
          <w:p w:rsidR="009F1A33" w:rsidRPr="002E6DFC" w:rsidRDefault="009F1A33" w:rsidP="002E6DFC">
            <w:pPr>
              <w:jc w:val="left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131*****</w:t>
            </w:r>
            <w:ins w:id="319" w:author="SZ_00_50" w:date="2018-09-28T17:30:00Z">
              <w:r w:rsidR="003B77CD">
                <w:rPr>
                  <w:rFonts w:ascii="宋体" w:hAnsi="宋体" w:cs="微软雅黑"/>
                  <w:bCs/>
                  <w:szCs w:val="21"/>
                </w:rPr>
                <w:t>**</w:t>
              </w:r>
            </w:ins>
            <w:del w:id="320" w:author="SZ_00_50" w:date="2018-09-28T17:30:00Z">
              <w:r w:rsidRPr="002E6DFC" w:rsidDel="003B77CD">
                <w:rPr>
                  <w:rFonts w:ascii="宋体" w:hAnsi="宋体" w:cs="微软雅黑" w:hint="eastAsia"/>
                  <w:bCs/>
                  <w:szCs w:val="21"/>
                </w:rPr>
                <w:delText>00</w:delText>
              </w:r>
            </w:del>
            <w:r w:rsidRPr="002E6DFC">
              <w:rPr>
                <w:rFonts w:ascii="宋体" w:hAnsi="宋体" w:cs="微软雅黑" w:hint="eastAsia"/>
                <w:bCs/>
                <w:szCs w:val="21"/>
              </w:rPr>
              <w:t>0</w:t>
            </w:r>
          </w:p>
        </w:tc>
        <w:tc>
          <w:tcPr>
            <w:tcW w:w="2841" w:type="dxa"/>
            <w:shd w:val="clear" w:color="auto" w:fill="auto"/>
          </w:tcPr>
          <w:p w:rsidR="009F1A33" w:rsidRPr="002E6DFC" w:rsidRDefault="009F1A33" w:rsidP="002E6DFC">
            <w:pPr>
              <w:jc w:val="left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3000000</w:t>
            </w:r>
          </w:p>
        </w:tc>
      </w:tr>
      <w:tr w:rsidR="009F1A33" w:rsidRPr="002E6DFC" w:rsidTr="002E6DFC">
        <w:tc>
          <w:tcPr>
            <w:tcW w:w="2840" w:type="dxa"/>
            <w:shd w:val="clear" w:color="auto" w:fill="auto"/>
          </w:tcPr>
          <w:p w:rsidR="009F1A33" w:rsidRPr="002E6DFC" w:rsidRDefault="009F1A33" w:rsidP="002E6DFC">
            <w:pPr>
              <w:jc w:val="left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2</w:t>
            </w:r>
          </w:p>
        </w:tc>
        <w:tc>
          <w:tcPr>
            <w:tcW w:w="2841" w:type="dxa"/>
            <w:gridSpan w:val="2"/>
            <w:shd w:val="clear" w:color="auto" w:fill="auto"/>
          </w:tcPr>
          <w:p w:rsidR="009F1A33" w:rsidRPr="002E6DFC" w:rsidRDefault="009F1A33" w:rsidP="002E6DFC">
            <w:pPr>
              <w:jc w:val="left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131*****</w:t>
            </w:r>
            <w:ins w:id="321" w:author="SZ_00_50" w:date="2018-09-28T17:30:00Z">
              <w:r w:rsidR="003B77CD">
                <w:rPr>
                  <w:rFonts w:ascii="宋体" w:hAnsi="宋体" w:cs="微软雅黑"/>
                  <w:bCs/>
                  <w:szCs w:val="21"/>
                </w:rPr>
                <w:t>**</w:t>
              </w:r>
            </w:ins>
            <w:del w:id="322" w:author="SZ_00_50" w:date="2018-09-28T17:30:00Z">
              <w:r w:rsidRPr="002E6DFC" w:rsidDel="003B77CD">
                <w:rPr>
                  <w:rFonts w:ascii="宋体" w:hAnsi="宋体" w:cs="微软雅黑" w:hint="eastAsia"/>
                  <w:bCs/>
                  <w:szCs w:val="21"/>
                </w:rPr>
                <w:delText>00</w:delText>
              </w:r>
            </w:del>
            <w:r w:rsidRPr="002E6DFC">
              <w:rPr>
                <w:rFonts w:ascii="宋体" w:hAnsi="宋体" w:cs="微软雅黑" w:hint="eastAsia"/>
                <w:bCs/>
                <w:szCs w:val="21"/>
              </w:rPr>
              <w:t>1</w:t>
            </w:r>
          </w:p>
        </w:tc>
        <w:tc>
          <w:tcPr>
            <w:tcW w:w="2841" w:type="dxa"/>
            <w:shd w:val="clear" w:color="auto" w:fill="auto"/>
          </w:tcPr>
          <w:p w:rsidR="009F1A33" w:rsidRPr="002E6DFC" w:rsidRDefault="009F1A33" w:rsidP="002E6DFC">
            <w:pPr>
              <w:jc w:val="left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2000000</w:t>
            </w:r>
          </w:p>
        </w:tc>
      </w:tr>
    </w:tbl>
    <w:p w:rsidR="009F1A33" w:rsidRDefault="009F1A33" w:rsidP="009F1A33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 w:rsidRPr="009F1A33">
        <w:rPr>
          <w:rFonts w:ascii="微软雅黑" w:eastAsia="微软雅黑" w:hAnsi="微软雅黑" w:hint="eastAsia"/>
          <w:szCs w:val="21"/>
        </w:rPr>
        <w:t>10月10日-10月31日累计出借金额排名前8名且累计出借金额满</w:t>
      </w:r>
      <w:ins w:id="323" w:author="SZ_00_50" w:date="2018-09-13T17:34:00Z">
        <w:r w:rsidR="00006A13">
          <w:rPr>
            <w:rFonts w:ascii="微软雅黑" w:eastAsia="微软雅黑" w:hAnsi="微软雅黑"/>
            <w:szCs w:val="21"/>
          </w:rPr>
          <w:t>3</w:t>
        </w:r>
      </w:ins>
      <w:del w:id="324" w:author="SZ_00_50" w:date="2018-09-13T17:34:00Z">
        <w:r w:rsidRPr="009F1A33" w:rsidDel="00006A13">
          <w:rPr>
            <w:rFonts w:ascii="微软雅黑" w:eastAsia="微软雅黑" w:hAnsi="微软雅黑" w:hint="eastAsia"/>
            <w:szCs w:val="21"/>
          </w:rPr>
          <w:delText>2</w:delText>
        </w:r>
      </w:del>
      <w:r w:rsidRPr="009F1A33">
        <w:rPr>
          <w:rFonts w:ascii="微软雅黑" w:eastAsia="微软雅黑" w:hAnsi="微软雅黑" w:hint="eastAsia"/>
          <w:szCs w:val="21"/>
        </w:rPr>
        <w:t>00万的用户，可</w:t>
      </w:r>
    </w:p>
    <w:p w:rsidR="009F1A33" w:rsidRDefault="009F1A33" w:rsidP="009F1A33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 w:rsidRPr="009F1A33">
        <w:rPr>
          <w:rFonts w:ascii="微软雅黑" w:eastAsia="微软雅黑" w:hAnsi="微软雅黑" w:hint="eastAsia"/>
          <w:szCs w:val="21"/>
        </w:rPr>
        <w:t>获</w:t>
      </w:r>
      <w:ins w:id="325" w:author="SZ_00_50" w:date="2018-09-13T17:34:00Z">
        <w:r w:rsidR="00006A13" w:rsidRPr="00006A13">
          <w:rPr>
            <w:rFonts w:ascii="微软雅黑" w:eastAsia="微软雅黑" w:hAnsi="微软雅黑"/>
            <w:szCs w:val="21"/>
          </w:rPr>
          <w:t>iPhone Xs Max</w:t>
        </w:r>
      </w:ins>
      <w:del w:id="326" w:author="SZ_00_50" w:date="2018-09-13T17:34:00Z">
        <w:r w:rsidRPr="009F1A33" w:rsidDel="00006A13">
          <w:rPr>
            <w:rFonts w:ascii="微软雅黑" w:eastAsia="微软雅黑" w:hAnsi="微软雅黑" w:hint="eastAsia"/>
            <w:szCs w:val="21"/>
          </w:rPr>
          <w:delText>新版iPhone</w:delText>
        </w:r>
      </w:del>
      <w:r w:rsidRPr="009F1A33">
        <w:rPr>
          <w:rFonts w:ascii="微软雅黑" w:eastAsia="微软雅黑" w:hAnsi="微软雅黑" w:hint="eastAsia"/>
          <w:szCs w:val="21"/>
        </w:rPr>
        <w:t>一台，当第8名出现并列时，以先达到并列金额的用户为准；</w:t>
      </w:r>
    </w:p>
    <w:p w:rsidR="009F1A33" w:rsidRDefault="009F1A33" w:rsidP="009F1A33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 w:rsidRPr="009F1A33">
        <w:rPr>
          <w:rFonts w:ascii="微软雅黑" w:eastAsia="微软雅黑" w:hAnsi="微软雅黑" w:hint="eastAsia"/>
          <w:szCs w:val="21"/>
        </w:rPr>
        <w:t>纳入累计出借额计算范围的自动投标工具包含：</w:t>
      </w:r>
    </w:p>
    <w:p w:rsidR="009F1A33" w:rsidRDefault="009F1A33" w:rsidP="009F1A33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 w:rsidRPr="009F1A33">
        <w:rPr>
          <w:rFonts w:ascii="微软雅黑" w:eastAsia="微软雅黑" w:hAnsi="微软雅黑" w:hint="eastAsia"/>
          <w:szCs w:val="21"/>
        </w:rPr>
        <w:t>YY-Q/YY-X/YY-N/YY-A/YY-B/YY-C/YY-VIPA/YY-VIPB/YY-VIPC；</w:t>
      </w:r>
    </w:p>
    <w:p w:rsidR="009F1A33" w:rsidRDefault="009F1A33" w:rsidP="009F1A33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 w:rsidRPr="009F1A33">
        <w:rPr>
          <w:rFonts w:ascii="微软雅黑" w:eastAsia="微软雅黑" w:hAnsi="微软雅黑" w:hint="eastAsia"/>
          <w:szCs w:val="21"/>
        </w:rPr>
        <w:t>积分商城4折起</w:t>
      </w:r>
    </w:p>
    <w:tbl>
      <w:tblPr>
        <w:tblW w:w="90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749"/>
        <w:gridCol w:w="850"/>
        <w:gridCol w:w="1156"/>
        <w:gridCol w:w="915"/>
        <w:gridCol w:w="905"/>
        <w:gridCol w:w="903"/>
        <w:gridCol w:w="901"/>
        <w:gridCol w:w="892"/>
        <w:gridCol w:w="884"/>
      </w:tblGrid>
      <w:tr w:rsidR="002E6DFC" w:rsidRPr="002E6DFC" w:rsidTr="002E6DFC">
        <w:trPr>
          <w:trHeight w:val="873"/>
        </w:trPr>
        <w:tc>
          <w:tcPr>
            <w:tcW w:w="919" w:type="dxa"/>
            <w:shd w:val="clear" w:color="auto" w:fill="auto"/>
            <w:vAlign w:val="center"/>
          </w:tcPr>
          <w:p w:rsidR="009F1A33" w:rsidRPr="002E6DFC" w:rsidRDefault="009F1A33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商品</w:t>
            </w:r>
          </w:p>
        </w:tc>
        <w:tc>
          <w:tcPr>
            <w:tcW w:w="749" w:type="dxa"/>
            <w:shd w:val="clear" w:color="auto" w:fill="auto"/>
            <w:vAlign w:val="center"/>
          </w:tcPr>
          <w:p w:rsidR="007318BE" w:rsidRPr="007318BE" w:rsidRDefault="00DF3D72" w:rsidP="007318BE">
            <w:pPr>
              <w:jc w:val="center"/>
              <w:rPr>
                <w:rFonts w:ascii="宋体" w:hAnsi="宋体" w:cs="微软雅黑"/>
                <w:bCs/>
                <w:kern w:val="0"/>
                <w:szCs w:val="21"/>
                <w:lang w:bidi="ar"/>
                <w:rPrChange w:id="327" w:author="SZ_00_50" w:date="2018-09-10T17:23:00Z">
                  <w:rPr>
                    <w:rFonts w:ascii="宋体" w:hAnsi="宋体" w:cs="微软雅黑"/>
                    <w:bCs/>
                    <w:szCs w:val="21"/>
                  </w:rPr>
                </w:rPrChange>
              </w:rPr>
            </w:pPr>
            <w:ins w:id="328" w:author="SZ_00_50" w:date="2018-09-29T10:29:00Z">
              <w:r w:rsidRPr="00DF3D72">
                <w:rPr>
                  <w:rFonts w:ascii="宋体" w:hAnsi="宋体" w:cs="微软雅黑" w:hint="eastAsia"/>
                  <w:bCs/>
                  <w:kern w:val="0"/>
                  <w:szCs w:val="21"/>
                  <w:lang w:bidi="ar"/>
                </w:rPr>
                <w:t>周生生金猴一对</w:t>
              </w:r>
            </w:ins>
            <w:del w:id="329" w:author="SZ_00_50" w:date="2018-09-29T10:29:00Z">
              <w:r w:rsidR="009F1A33" w:rsidRPr="002E6DFC" w:rsidDel="00DF3D72">
                <w:rPr>
                  <w:rFonts w:ascii="宋体" w:hAnsi="宋体" w:cs="微软雅黑" w:hint="eastAsia"/>
                  <w:bCs/>
                  <w:kern w:val="0"/>
                  <w:szCs w:val="21"/>
                  <w:lang w:bidi="ar"/>
                </w:rPr>
                <w:delText>金猴</w:delText>
              </w:r>
            </w:del>
          </w:p>
        </w:tc>
        <w:tc>
          <w:tcPr>
            <w:tcW w:w="850" w:type="dxa"/>
            <w:shd w:val="clear" w:color="auto" w:fill="auto"/>
            <w:vAlign w:val="center"/>
          </w:tcPr>
          <w:p w:rsidR="009F1A33" w:rsidRPr="002E6DFC" w:rsidRDefault="00476321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ins w:id="330" w:author="SZ_00_50" w:date="2018-09-29T17:54:00Z">
              <w:r>
                <w:rPr>
                  <w:rFonts w:ascii="宋体" w:hAnsi="宋体" w:cs="微软雅黑" w:hint="eastAsia"/>
                  <w:bCs/>
                  <w:kern w:val="0"/>
                  <w:szCs w:val="21"/>
                  <w:lang w:bidi="ar"/>
                </w:rPr>
                <w:t>周大福</w:t>
              </w:r>
            </w:ins>
            <w:r w:rsidR="009F1A33"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珍珠项链</w:t>
            </w:r>
          </w:p>
        </w:tc>
        <w:tc>
          <w:tcPr>
            <w:tcW w:w="1156" w:type="dxa"/>
            <w:shd w:val="clear" w:color="auto" w:fill="auto"/>
            <w:vAlign w:val="center"/>
          </w:tcPr>
          <w:p w:rsidR="009F1A33" w:rsidRPr="002E6DFC" w:rsidRDefault="009F1A33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Bose Mini蓝牙扬声器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9F1A33" w:rsidRPr="002E6DFC" w:rsidRDefault="009F1A33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戴森吸尘器</w:t>
            </w:r>
          </w:p>
        </w:tc>
        <w:tc>
          <w:tcPr>
            <w:tcW w:w="905" w:type="dxa"/>
            <w:shd w:val="clear" w:color="auto" w:fill="auto"/>
            <w:vAlign w:val="center"/>
          </w:tcPr>
          <w:p w:rsidR="009F1A33" w:rsidRPr="002E6DFC" w:rsidRDefault="009F1A33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4周年T恤</w:t>
            </w:r>
          </w:p>
        </w:tc>
        <w:tc>
          <w:tcPr>
            <w:tcW w:w="903" w:type="dxa"/>
            <w:shd w:val="clear" w:color="auto" w:fill="auto"/>
            <w:vAlign w:val="center"/>
          </w:tcPr>
          <w:p w:rsidR="009F1A33" w:rsidRPr="002E6DFC" w:rsidRDefault="009F1A33" w:rsidP="002E6DFC">
            <w:pPr>
              <w:jc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400元京东卡</w:t>
            </w:r>
          </w:p>
        </w:tc>
        <w:tc>
          <w:tcPr>
            <w:tcW w:w="901" w:type="dxa"/>
            <w:shd w:val="clear" w:color="auto" w:fill="auto"/>
            <w:vAlign w:val="center"/>
          </w:tcPr>
          <w:p w:rsidR="009F1A33" w:rsidRPr="002E6DFC" w:rsidRDefault="009F1A33" w:rsidP="002E6DFC">
            <w:pPr>
              <w:jc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100元京东卡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9F1A33" w:rsidRPr="002E6DFC" w:rsidRDefault="009F1A33" w:rsidP="002E6DFC">
            <w:pPr>
              <w:jc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del w:id="331" w:author="SZ_00_50" w:date="2018-09-19T16:41:00Z">
              <w:r w:rsidRPr="002E6DFC" w:rsidDel="00341339">
                <w:rPr>
                  <w:rFonts w:ascii="宋体" w:hAnsi="宋体" w:cs="微软雅黑" w:hint="eastAsia"/>
                  <w:bCs/>
                  <w:kern w:val="0"/>
                  <w:szCs w:val="21"/>
                  <w:lang w:bidi="ar"/>
                </w:rPr>
                <w:delText>腾讯</w:delText>
              </w:r>
            </w:del>
            <w:ins w:id="332" w:author="SZ_00_50" w:date="2018-09-19T16:41:00Z">
              <w:r w:rsidR="00341339">
                <w:rPr>
                  <w:rFonts w:ascii="宋体" w:hAnsi="宋体" w:cs="微软雅黑" w:hint="eastAsia"/>
                  <w:bCs/>
                  <w:kern w:val="0"/>
                  <w:szCs w:val="21"/>
                  <w:lang w:bidi="ar"/>
                </w:rPr>
                <w:t>爱奇艺</w:t>
              </w:r>
            </w:ins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视频月卡</w:t>
            </w:r>
          </w:p>
        </w:tc>
        <w:tc>
          <w:tcPr>
            <w:tcW w:w="884" w:type="dxa"/>
            <w:shd w:val="clear" w:color="auto" w:fill="auto"/>
            <w:vAlign w:val="center"/>
          </w:tcPr>
          <w:p w:rsidR="009F1A33" w:rsidRPr="002E6DFC" w:rsidRDefault="009F1A33" w:rsidP="002E6DFC">
            <w:pPr>
              <w:jc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友金所抱枕</w:t>
            </w:r>
          </w:p>
        </w:tc>
      </w:tr>
      <w:tr w:rsidR="002E6DFC" w:rsidRPr="002E6DFC" w:rsidTr="002E6DFC">
        <w:trPr>
          <w:trHeight w:val="355"/>
        </w:trPr>
        <w:tc>
          <w:tcPr>
            <w:tcW w:w="919" w:type="dxa"/>
            <w:shd w:val="clear" w:color="auto" w:fill="auto"/>
            <w:vAlign w:val="center"/>
          </w:tcPr>
          <w:p w:rsidR="009F1A33" w:rsidRPr="002E6DFC" w:rsidRDefault="009F1A33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价值</w:t>
            </w:r>
          </w:p>
        </w:tc>
        <w:tc>
          <w:tcPr>
            <w:tcW w:w="749" w:type="dxa"/>
            <w:shd w:val="clear" w:color="auto" w:fill="auto"/>
            <w:vAlign w:val="center"/>
          </w:tcPr>
          <w:p w:rsidR="009F1A33" w:rsidRPr="002E6DFC" w:rsidRDefault="00DF3D72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ins w:id="333" w:author="SZ_00_50" w:date="2018-09-10T17:24:00Z">
              <w:r>
                <w:rPr>
                  <w:rFonts w:ascii="宋体" w:hAnsi="宋体" w:cs="微软雅黑"/>
                  <w:kern w:val="0"/>
                  <w:szCs w:val="21"/>
                  <w:lang w:bidi="ar"/>
                </w:rPr>
                <w:t>12</w:t>
              </w:r>
            </w:ins>
            <w:del w:id="334" w:author="SZ_00_50" w:date="2018-09-10T17:24:00Z">
              <w:r w:rsidR="009F1A33" w:rsidRPr="002E6DFC" w:rsidDel="007318BE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5</w:delText>
              </w:r>
            </w:del>
            <w:r w:rsidR="009F1A33"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00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9F1A33" w:rsidRPr="002E6DFC" w:rsidRDefault="009F1A33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1200</w:t>
            </w:r>
          </w:p>
        </w:tc>
        <w:tc>
          <w:tcPr>
            <w:tcW w:w="1156" w:type="dxa"/>
            <w:shd w:val="clear" w:color="auto" w:fill="auto"/>
            <w:vAlign w:val="center"/>
          </w:tcPr>
          <w:p w:rsidR="009F1A33" w:rsidRPr="002E6DFC" w:rsidRDefault="009F1A33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1599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9F1A33" w:rsidRPr="002E6DFC" w:rsidRDefault="009F1A33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2590</w:t>
            </w:r>
          </w:p>
        </w:tc>
        <w:tc>
          <w:tcPr>
            <w:tcW w:w="905" w:type="dxa"/>
            <w:shd w:val="clear" w:color="auto" w:fill="auto"/>
            <w:vAlign w:val="center"/>
          </w:tcPr>
          <w:p w:rsidR="009F1A33" w:rsidRPr="002E6DFC" w:rsidRDefault="00DF3D72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ins w:id="335" w:author="SZ_00_50" w:date="2018-09-29T10:31:00Z">
              <w:r>
                <w:rPr>
                  <w:rFonts w:ascii="宋体" w:hAnsi="宋体" w:cs="微软雅黑"/>
                  <w:kern w:val="0"/>
                  <w:szCs w:val="21"/>
                  <w:lang w:bidi="ar"/>
                </w:rPr>
                <w:t>80</w:t>
              </w:r>
            </w:ins>
            <w:del w:id="336" w:author="SZ_00_50" w:date="2018-09-29T10:31:00Z">
              <w:r w:rsidR="009F1A33" w:rsidRPr="002E6DFC" w:rsidDel="00DF3D72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45</w:delText>
              </w:r>
            </w:del>
          </w:p>
        </w:tc>
        <w:tc>
          <w:tcPr>
            <w:tcW w:w="903" w:type="dxa"/>
            <w:shd w:val="clear" w:color="auto" w:fill="auto"/>
            <w:vAlign w:val="center"/>
          </w:tcPr>
          <w:p w:rsidR="009F1A33" w:rsidRPr="002E6DFC" w:rsidRDefault="009F1A33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400</w:t>
            </w:r>
          </w:p>
        </w:tc>
        <w:tc>
          <w:tcPr>
            <w:tcW w:w="901" w:type="dxa"/>
            <w:shd w:val="clear" w:color="auto" w:fill="auto"/>
            <w:vAlign w:val="center"/>
          </w:tcPr>
          <w:p w:rsidR="009F1A33" w:rsidRPr="002E6DFC" w:rsidRDefault="009F1A33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100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9F1A33" w:rsidRPr="002E6DFC" w:rsidRDefault="00DF3D72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ins w:id="337" w:author="SZ_00_50" w:date="2018-09-29T10:31:00Z">
              <w:r>
                <w:rPr>
                  <w:rFonts w:ascii="宋体" w:hAnsi="宋体" w:cs="微软雅黑"/>
                  <w:kern w:val="0"/>
                  <w:szCs w:val="21"/>
                  <w:lang w:bidi="ar"/>
                </w:rPr>
                <w:t>20</w:t>
              </w:r>
            </w:ins>
            <w:del w:id="338" w:author="SZ_00_50" w:date="2018-09-29T10:31:00Z">
              <w:r w:rsidR="009F1A33" w:rsidRPr="002E6DFC" w:rsidDel="00DF3D72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15.1</w:delText>
              </w:r>
            </w:del>
          </w:p>
        </w:tc>
        <w:tc>
          <w:tcPr>
            <w:tcW w:w="884" w:type="dxa"/>
            <w:shd w:val="clear" w:color="auto" w:fill="auto"/>
            <w:vAlign w:val="center"/>
          </w:tcPr>
          <w:p w:rsidR="009F1A33" w:rsidRPr="002E6DFC" w:rsidRDefault="00DF3D72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kern w:val="0"/>
                <w:szCs w:val="21"/>
                <w:lang w:bidi="ar"/>
              </w:rPr>
            </w:pPr>
            <w:ins w:id="339" w:author="SZ_00_50" w:date="2018-09-29T10:31:00Z">
              <w:r>
                <w:rPr>
                  <w:rFonts w:ascii="宋体" w:hAnsi="宋体" w:cs="微软雅黑"/>
                  <w:kern w:val="0"/>
                  <w:szCs w:val="21"/>
                  <w:lang w:bidi="ar"/>
                </w:rPr>
                <w:t>100</w:t>
              </w:r>
            </w:ins>
            <w:del w:id="340" w:author="SZ_00_50" w:date="2018-09-29T10:31:00Z">
              <w:r w:rsidR="009F1A33" w:rsidRPr="002E6DFC" w:rsidDel="00DF3D72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44</w:delText>
              </w:r>
            </w:del>
          </w:p>
        </w:tc>
      </w:tr>
      <w:tr w:rsidR="002E6DFC" w:rsidRPr="002E6DFC" w:rsidDel="00DF3D72" w:rsidTr="002E6DFC">
        <w:trPr>
          <w:trHeight w:val="347"/>
          <w:del w:id="341" w:author="SZ_00_50" w:date="2018-09-29T10:32:00Z"/>
        </w:trPr>
        <w:tc>
          <w:tcPr>
            <w:tcW w:w="919" w:type="dxa"/>
            <w:shd w:val="clear" w:color="auto" w:fill="auto"/>
            <w:vAlign w:val="center"/>
          </w:tcPr>
          <w:p w:rsidR="009F1A33" w:rsidRPr="002E6DFC" w:rsidDel="00DF3D72" w:rsidRDefault="009F1A33" w:rsidP="002E6DFC">
            <w:pPr>
              <w:jc w:val="center"/>
              <w:rPr>
                <w:del w:id="342" w:author="SZ_00_50" w:date="2018-09-29T10:32:00Z"/>
                <w:rFonts w:ascii="宋体" w:hAnsi="宋体" w:cs="微软雅黑"/>
                <w:bCs/>
                <w:szCs w:val="21"/>
              </w:rPr>
            </w:pPr>
            <w:del w:id="343" w:author="SZ_00_50" w:date="2018-09-29T10:32:00Z">
              <w:r w:rsidRPr="002E6DFC" w:rsidDel="00DF3D72">
                <w:rPr>
                  <w:rFonts w:ascii="宋体" w:hAnsi="宋体" w:cs="微软雅黑" w:hint="eastAsia"/>
                  <w:bCs/>
                  <w:szCs w:val="21"/>
                </w:rPr>
                <w:delText>数量</w:delText>
              </w:r>
            </w:del>
          </w:p>
        </w:tc>
        <w:tc>
          <w:tcPr>
            <w:tcW w:w="749" w:type="dxa"/>
            <w:shd w:val="clear" w:color="auto" w:fill="auto"/>
            <w:vAlign w:val="center"/>
          </w:tcPr>
          <w:p w:rsidR="009F1A33" w:rsidRPr="002E6DFC" w:rsidDel="00DF3D72" w:rsidRDefault="009F1A33" w:rsidP="002E6DFC">
            <w:pPr>
              <w:widowControl/>
              <w:jc w:val="center"/>
              <w:textAlignment w:val="center"/>
              <w:rPr>
                <w:del w:id="344" w:author="SZ_00_50" w:date="2018-09-29T10:32:00Z"/>
                <w:rFonts w:ascii="宋体" w:hAnsi="宋体" w:cs="微软雅黑"/>
                <w:kern w:val="0"/>
                <w:szCs w:val="21"/>
                <w:lang w:bidi="ar"/>
              </w:rPr>
            </w:pPr>
            <w:del w:id="345" w:author="SZ_00_50" w:date="2018-09-29T10:32:00Z">
              <w:r w:rsidRPr="002E6DFC" w:rsidDel="00DF3D72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2</w:delText>
              </w:r>
            </w:del>
          </w:p>
        </w:tc>
        <w:tc>
          <w:tcPr>
            <w:tcW w:w="850" w:type="dxa"/>
            <w:shd w:val="clear" w:color="auto" w:fill="auto"/>
            <w:vAlign w:val="center"/>
          </w:tcPr>
          <w:p w:rsidR="009F1A33" w:rsidRPr="002E6DFC" w:rsidDel="00DF3D72" w:rsidRDefault="009F1A33" w:rsidP="002E6DFC">
            <w:pPr>
              <w:widowControl/>
              <w:jc w:val="center"/>
              <w:textAlignment w:val="center"/>
              <w:rPr>
                <w:del w:id="346" w:author="SZ_00_50" w:date="2018-09-29T10:32:00Z"/>
                <w:rFonts w:ascii="宋体" w:hAnsi="宋体" w:cs="微软雅黑"/>
                <w:kern w:val="0"/>
                <w:szCs w:val="21"/>
                <w:lang w:bidi="ar"/>
              </w:rPr>
            </w:pPr>
            <w:del w:id="347" w:author="SZ_00_50" w:date="2018-09-29T10:32:00Z">
              <w:r w:rsidRPr="002E6DFC" w:rsidDel="00DF3D72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2</w:delText>
              </w:r>
            </w:del>
          </w:p>
        </w:tc>
        <w:tc>
          <w:tcPr>
            <w:tcW w:w="1156" w:type="dxa"/>
            <w:shd w:val="clear" w:color="auto" w:fill="auto"/>
            <w:vAlign w:val="center"/>
          </w:tcPr>
          <w:p w:rsidR="009F1A33" w:rsidRPr="002E6DFC" w:rsidDel="00DF3D72" w:rsidRDefault="009F1A33" w:rsidP="002E6DFC">
            <w:pPr>
              <w:widowControl/>
              <w:jc w:val="center"/>
              <w:textAlignment w:val="center"/>
              <w:rPr>
                <w:del w:id="348" w:author="SZ_00_50" w:date="2018-09-29T10:32:00Z"/>
                <w:rFonts w:ascii="宋体" w:hAnsi="宋体" w:cs="微软雅黑"/>
                <w:kern w:val="0"/>
                <w:szCs w:val="21"/>
                <w:lang w:bidi="ar"/>
              </w:rPr>
            </w:pPr>
            <w:del w:id="349" w:author="SZ_00_50" w:date="2018-09-29T10:32:00Z">
              <w:r w:rsidRPr="002E6DFC" w:rsidDel="00DF3D72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1</w:delText>
              </w:r>
            </w:del>
          </w:p>
        </w:tc>
        <w:tc>
          <w:tcPr>
            <w:tcW w:w="915" w:type="dxa"/>
            <w:shd w:val="clear" w:color="auto" w:fill="auto"/>
            <w:vAlign w:val="center"/>
          </w:tcPr>
          <w:p w:rsidR="009F1A33" w:rsidRPr="002E6DFC" w:rsidDel="00DF3D72" w:rsidRDefault="009F1A33" w:rsidP="002E6DFC">
            <w:pPr>
              <w:widowControl/>
              <w:jc w:val="center"/>
              <w:textAlignment w:val="center"/>
              <w:rPr>
                <w:del w:id="350" w:author="SZ_00_50" w:date="2018-09-29T10:32:00Z"/>
                <w:rFonts w:ascii="宋体" w:hAnsi="宋体" w:cs="微软雅黑"/>
                <w:kern w:val="0"/>
                <w:szCs w:val="21"/>
                <w:lang w:bidi="ar"/>
              </w:rPr>
            </w:pPr>
            <w:del w:id="351" w:author="SZ_00_50" w:date="2018-09-29T10:32:00Z">
              <w:r w:rsidRPr="002E6DFC" w:rsidDel="00DF3D72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1</w:delText>
              </w:r>
            </w:del>
          </w:p>
        </w:tc>
        <w:tc>
          <w:tcPr>
            <w:tcW w:w="905" w:type="dxa"/>
            <w:shd w:val="clear" w:color="auto" w:fill="auto"/>
            <w:vAlign w:val="center"/>
          </w:tcPr>
          <w:p w:rsidR="009F1A33" w:rsidRPr="002E6DFC" w:rsidDel="00DF3D72" w:rsidRDefault="009F1A33" w:rsidP="002E6DFC">
            <w:pPr>
              <w:widowControl/>
              <w:jc w:val="center"/>
              <w:textAlignment w:val="center"/>
              <w:rPr>
                <w:del w:id="352" w:author="SZ_00_50" w:date="2018-09-29T10:32:00Z"/>
                <w:rFonts w:ascii="宋体" w:hAnsi="宋体" w:cs="微软雅黑"/>
                <w:kern w:val="0"/>
                <w:szCs w:val="21"/>
                <w:lang w:bidi="ar"/>
              </w:rPr>
            </w:pPr>
            <w:del w:id="353" w:author="SZ_00_50" w:date="2018-09-29T10:32:00Z">
              <w:r w:rsidRPr="002E6DFC" w:rsidDel="00DF3D72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100</w:delText>
              </w:r>
            </w:del>
          </w:p>
        </w:tc>
        <w:tc>
          <w:tcPr>
            <w:tcW w:w="903" w:type="dxa"/>
            <w:shd w:val="clear" w:color="auto" w:fill="auto"/>
            <w:vAlign w:val="center"/>
          </w:tcPr>
          <w:p w:rsidR="009F1A33" w:rsidRPr="002E6DFC" w:rsidDel="00DF3D72" w:rsidRDefault="009F1A33" w:rsidP="002E6DFC">
            <w:pPr>
              <w:widowControl/>
              <w:jc w:val="center"/>
              <w:textAlignment w:val="center"/>
              <w:rPr>
                <w:del w:id="354" w:author="SZ_00_50" w:date="2018-09-29T10:32:00Z"/>
                <w:rFonts w:ascii="宋体" w:hAnsi="宋体" w:cs="微软雅黑"/>
                <w:kern w:val="0"/>
                <w:szCs w:val="21"/>
                <w:lang w:bidi="ar"/>
              </w:rPr>
            </w:pPr>
            <w:del w:id="355" w:author="SZ_00_50" w:date="2018-09-29T10:32:00Z">
              <w:r w:rsidRPr="002E6DFC" w:rsidDel="00DF3D72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40</w:delText>
              </w:r>
            </w:del>
          </w:p>
        </w:tc>
        <w:tc>
          <w:tcPr>
            <w:tcW w:w="901" w:type="dxa"/>
            <w:shd w:val="clear" w:color="auto" w:fill="auto"/>
            <w:vAlign w:val="center"/>
          </w:tcPr>
          <w:p w:rsidR="009F1A33" w:rsidRPr="002E6DFC" w:rsidDel="00DF3D72" w:rsidRDefault="009F1A33" w:rsidP="002E6DFC">
            <w:pPr>
              <w:widowControl/>
              <w:jc w:val="center"/>
              <w:textAlignment w:val="center"/>
              <w:rPr>
                <w:del w:id="356" w:author="SZ_00_50" w:date="2018-09-29T10:32:00Z"/>
                <w:rFonts w:ascii="宋体" w:hAnsi="宋体" w:cs="微软雅黑"/>
                <w:kern w:val="0"/>
                <w:szCs w:val="21"/>
                <w:lang w:bidi="ar"/>
              </w:rPr>
            </w:pPr>
            <w:del w:id="357" w:author="SZ_00_50" w:date="2018-09-29T10:32:00Z">
              <w:r w:rsidRPr="002E6DFC" w:rsidDel="00DF3D72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100</w:delText>
              </w:r>
            </w:del>
          </w:p>
        </w:tc>
        <w:tc>
          <w:tcPr>
            <w:tcW w:w="892" w:type="dxa"/>
            <w:shd w:val="clear" w:color="auto" w:fill="auto"/>
            <w:vAlign w:val="center"/>
          </w:tcPr>
          <w:p w:rsidR="009F1A33" w:rsidRPr="002E6DFC" w:rsidDel="00DF3D72" w:rsidRDefault="009F1A33" w:rsidP="002E6DFC">
            <w:pPr>
              <w:widowControl/>
              <w:jc w:val="center"/>
              <w:textAlignment w:val="center"/>
              <w:rPr>
                <w:del w:id="358" w:author="SZ_00_50" w:date="2018-09-29T10:32:00Z"/>
                <w:rFonts w:ascii="宋体" w:hAnsi="宋体" w:cs="微软雅黑"/>
                <w:kern w:val="0"/>
                <w:szCs w:val="21"/>
                <w:lang w:bidi="ar"/>
              </w:rPr>
            </w:pPr>
            <w:del w:id="359" w:author="SZ_00_50" w:date="2018-09-29T10:32:00Z">
              <w:r w:rsidRPr="002E6DFC" w:rsidDel="00DF3D72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800</w:delText>
              </w:r>
            </w:del>
          </w:p>
        </w:tc>
        <w:tc>
          <w:tcPr>
            <w:tcW w:w="884" w:type="dxa"/>
            <w:shd w:val="clear" w:color="auto" w:fill="auto"/>
            <w:vAlign w:val="center"/>
          </w:tcPr>
          <w:p w:rsidR="009F1A33" w:rsidRPr="002E6DFC" w:rsidDel="00DF3D72" w:rsidRDefault="009F1A33" w:rsidP="002E6DFC">
            <w:pPr>
              <w:widowControl/>
              <w:jc w:val="center"/>
              <w:textAlignment w:val="center"/>
              <w:rPr>
                <w:del w:id="360" w:author="SZ_00_50" w:date="2018-09-29T10:32:00Z"/>
                <w:rFonts w:ascii="宋体" w:hAnsi="宋体" w:cs="微软雅黑"/>
                <w:kern w:val="0"/>
                <w:szCs w:val="21"/>
                <w:lang w:bidi="ar"/>
              </w:rPr>
            </w:pPr>
            <w:del w:id="361" w:author="SZ_00_50" w:date="2018-09-29T10:32:00Z">
              <w:r w:rsidRPr="002E6DFC" w:rsidDel="00DF3D72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222</w:delText>
              </w:r>
            </w:del>
          </w:p>
        </w:tc>
      </w:tr>
      <w:tr w:rsidR="002E6DFC" w:rsidRPr="002E6DFC" w:rsidTr="002E6DFC">
        <w:trPr>
          <w:trHeight w:val="355"/>
        </w:trPr>
        <w:tc>
          <w:tcPr>
            <w:tcW w:w="919" w:type="dxa"/>
            <w:shd w:val="clear" w:color="auto" w:fill="auto"/>
            <w:vAlign w:val="center"/>
          </w:tcPr>
          <w:p w:rsidR="009F1A33" w:rsidRPr="002E6DFC" w:rsidRDefault="009F1A33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打折积分</w:t>
            </w:r>
          </w:p>
        </w:tc>
        <w:tc>
          <w:tcPr>
            <w:tcW w:w="749" w:type="dxa"/>
            <w:shd w:val="clear" w:color="auto" w:fill="auto"/>
            <w:vAlign w:val="center"/>
          </w:tcPr>
          <w:p w:rsidR="009F1A33" w:rsidRPr="002E6DFC" w:rsidRDefault="007752BB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szCs w:val="21"/>
              </w:rPr>
            </w:pPr>
            <w:ins w:id="362" w:author="SZ_00_50" w:date="2018-09-10T17:22:00Z">
              <w:r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t>30</w:t>
              </w:r>
            </w:ins>
            <w:del w:id="363" w:author="SZ_00_50" w:date="2018-09-10T17:22:00Z">
              <w:r w:rsidR="009F1A33" w:rsidRPr="002E6DFC" w:rsidDel="007752BB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15</w:delText>
              </w:r>
            </w:del>
            <w:r w:rsidR="009F1A33"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万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9F1A33" w:rsidRPr="002E6DFC" w:rsidRDefault="009F1A33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20万</w:t>
            </w:r>
          </w:p>
        </w:tc>
        <w:tc>
          <w:tcPr>
            <w:tcW w:w="1156" w:type="dxa"/>
            <w:shd w:val="clear" w:color="auto" w:fill="auto"/>
            <w:vAlign w:val="center"/>
          </w:tcPr>
          <w:p w:rsidR="009F1A33" w:rsidRPr="002E6DFC" w:rsidRDefault="009F1A33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30万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9F1A33" w:rsidRPr="002E6DFC" w:rsidRDefault="009F1A33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40万</w:t>
            </w:r>
          </w:p>
        </w:tc>
        <w:tc>
          <w:tcPr>
            <w:tcW w:w="905" w:type="dxa"/>
            <w:shd w:val="clear" w:color="auto" w:fill="auto"/>
            <w:vAlign w:val="center"/>
          </w:tcPr>
          <w:p w:rsidR="009F1A33" w:rsidRPr="002E6DFC" w:rsidRDefault="00DF3D72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szCs w:val="21"/>
              </w:rPr>
            </w:pPr>
            <w:ins w:id="364" w:author="SZ_00_50" w:date="2018-09-29T10:31:00Z">
              <w:r>
                <w:rPr>
                  <w:rFonts w:ascii="宋体" w:hAnsi="宋体" w:cs="微软雅黑"/>
                  <w:kern w:val="0"/>
                  <w:szCs w:val="21"/>
                  <w:lang w:bidi="ar"/>
                </w:rPr>
                <w:t>3</w:t>
              </w:r>
            </w:ins>
            <w:del w:id="365" w:author="SZ_00_50" w:date="2018-09-29T10:31:00Z">
              <w:r w:rsidR="009F1A33" w:rsidRPr="002E6DFC" w:rsidDel="00DF3D72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4</w:delText>
              </w:r>
            </w:del>
            <w:r w:rsidR="009F1A33"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万</w:t>
            </w:r>
          </w:p>
        </w:tc>
        <w:tc>
          <w:tcPr>
            <w:tcW w:w="903" w:type="dxa"/>
            <w:shd w:val="clear" w:color="auto" w:fill="auto"/>
            <w:vAlign w:val="center"/>
          </w:tcPr>
          <w:p w:rsidR="009F1A33" w:rsidRPr="002E6DFC" w:rsidRDefault="009F1A33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20万</w:t>
            </w:r>
          </w:p>
        </w:tc>
        <w:tc>
          <w:tcPr>
            <w:tcW w:w="901" w:type="dxa"/>
            <w:shd w:val="clear" w:color="auto" w:fill="auto"/>
            <w:vAlign w:val="center"/>
          </w:tcPr>
          <w:p w:rsidR="009F1A33" w:rsidRPr="002E6DFC" w:rsidRDefault="009F1A33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5万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9F1A33" w:rsidRPr="002E6DFC" w:rsidRDefault="009F1A33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1.25万</w:t>
            </w:r>
          </w:p>
        </w:tc>
        <w:tc>
          <w:tcPr>
            <w:tcW w:w="884" w:type="dxa"/>
            <w:shd w:val="clear" w:color="auto" w:fill="auto"/>
            <w:vAlign w:val="center"/>
          </w:tcPr>
          <w:p w:rsidR="009F1A33" w:rsidRPr="002E6DFC" w:rsidRDefault="00DF3D72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kern w:val="0"/>
                <w:szCs w:val="21"/>
                <w:lang w:bidi="ar"/>
              </w:rPr>
            </w:pPr>
            <w:ins w:id="366" w:author="SZ_00_50" w:date="2018-09-29T10:31:00Z">
              <w:r>
                <w:rPr>
                  <w:rFonts w:ascii="宋体" w:hAnsi="宋体" w:cs="微软雅黑"/>
                  <w:kern w:val="0"/>
                  <w:szCs w:val="21"/>
                  <w:lang w:bidi="ar"/>
                </w:rPr>
                <w:t>4</w:t>
              </w:r>
            </w:ins>
            <w:del w:id="367" w:author="SZ_00_50" w:date="2018-09-29T10:31:00Z">
              <w:r w:rsidR="009F1A33" w:rsidRPr="002E6DFC" w:rsidDel="00DF3D72">
                <w:rPr>
                  <w:rFonts w:ascii="宋体" w:hAnsi="宋体" w:cs="微软雅黑" w:hint="eastAsia"/>
                  <w:kern w:val="0"/>
                  <w:szCs w:val="21"/>
                  <w:lang w:bidi="ar"/>
                </w:rPr>
                <w:delText>5</w:delText>
              </w:r>
            </w:del>
            <w:r w:rsidR="009F1A33"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万</w:t>
            </w:r>
          </w:p>
        </w:tc>
      </w:tr>
    </w:tbl>
    <w:p w:rsidR="009F1A33" w:rsidRDefault="00E466FE" w:rsidP="00E466FE">
      <w:pPr>
        <w:pStyle w:val="1"/>
        <w:rPr>
          <w:rFonts w:ascii="微软雅黑" w:eastAsia="微软雅黑" w:hAnsi="微软雅黑"/>
          <w:szCs w:val="21"/>
        </w:rPr>
      </w:pPr>
      <w:r w:rsidRPr="00E466FE">
        <w:rPr>
          <w:rFonts w:ascii="微软雅黑" w:eastAsia="微软雅黑" w:hAnsi="微软雅黑" w:hint="eastAsia"/>
          <w:szCs w:val="21"/>
        </w:rPr>
        <w:t>活动规则：1、活动时间：2018年10月10日-10月31日；2、活动期间，积分商城限时4折起，机会难得，敬请把握；3、活动申诉期截止至2018年11月30日，本活动最终解释权归友金服所有。</w:t>
      </w:r>
    </w:p>
    <w:p w:rsidR="009F1A33" w:rsidRDefault="00DB6513" w:rsidP="00267F7C">
      <w:pPr>
        <w:pStyle w:val="1"/>
        <w:numPr>
          <w:ilvl w:val="0"/>
          <w:numId w:val="2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领现金大行动</w:t>
      </w:r>
    </w:p>
    <w:tbl>
      <w:tblPr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61"/>
        <w:gridCol w:w="4261"/>
      </w:tblGrid>
      <w:tr w:rsidR="00E466FE" w:rsidRPr="002E6DFC" w:rsidTr="002E6DFC">
        <w:tc>
          <w:tcPr>
            <w:tcW w:w="4261" w:type="dxa"/>
            <w:shd w:val="clear" w:color="auto" w:fill="auto"/>
          </w:tcPr>
          <w:p w:rsidR="00E466FE" w:rsidRPr="002E6DFC" w:rsidRDefault="00E466FE" w:rsidP="002E6DFC">
            <w:pPr>
              <w:jc w:val="left"/>
              <w:rPr>
                <w:rFonts w:ascii="宋体" w:hAnsi="宋体" w:cs="微软雅黑"/>
                <w:szCs w:val="21"/>
              </w:rPr>
            </w:pPr>
          </w:p>
        </w:tc>
        <w:tc>
          <w:tcPr>
            <w:tcW w:w="4261" w:type="dxa"/>
            <w:shd w:val="clear" w:color="auto" w:fill="auto"/>
          </w:tcPr>
          <w:p w:rsidR="00E466FE" w:rsidRPr="002E6DFC" w:rsidRDefault="00267F7C" w:rsidP="002E6DFC">
            <w:pPr>
              <w:jc w:val="left"/>
              <w:rPr>
                <w:rFonts w:ascii="宋体" w:hAnsi="宋体" w:cs="微软雅黑"/>
                <w:szCs w:val="21"/>
              </w:rPr>
            </w:pPr>
            <w:r>
              <w:rPr>
                <w:rFonts w:ascii="宋体" w:hAnsi="宋体" w:cs="微软雅黑" w:hint="eastAsia"/>
                <w:szCs w:val="21"/>
              </w:rPr>
              <w:t>可</w:t>
            </w:r>
            <w:r>
              <w:rPr>
                <w:rFonts w:ascii="宋体" w:hAnsi="宋体" w:cs="微软雅黑"/>
                <w:szCs w:val="21"/>
              </w:rPr>
              <w:t>领</w:t>
            </w:r>
            <w:r w:rsidR="00E466FE" w:rsidRPr="002E6DFC">
              <w:rPr>
                <w:rFonts w:ascii="宋体" w:hAnsi="宋体" w:cs="微软雅黑" w:hint="eastAsia"/>
                <w:szCs w:val="21"/>
              </w:rPr>
              <w:t>金额</w:t>
            </w:r>
          </w:p>
        </w:tc>
      </w:tr>
      <w:tr w:rsidR="00E466FE" w:rsidRPr="002E6DFC" w:rsidTr="002E6DFC">
        <w:tc>
          <w:tcPr>
            <w:tcW w:w="4261" w:type="dxa"/>
            <w:shd w:val="clear" w:color="auto" w:fill="auto"/>
          </w:tcPr>
          <w:p w:rsidR="00E466FE" w:rsidRPr="002E6DFC" w:rsidRDefault="00E466FE" w:rsidP="002E6DFC">
            <w:pPr>
              <w:jc w:val="left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1万元≤单笔出借额＜3万</w:t>
            </w:r>
          </w:p>
        </w:tc>
        <w:tc>
          <w:tcPr>
            <w:tcW w:w="4261" w:type="dxa"/>
            <w:shd w:val="clear" w:color="auto" w:fill="auto"/>
          </w:tcPr>
          <w:p w:rsidR="00E466FE" w:rsidRPr="002E6DFC" w:rsidRDefault="00E466FE" w:rsidP="002E6DFC">
            <w:pPr>
              <w:jc w:val="left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50元</w:t>
            </w:r>
          </w:p>
        </w:tc>
      </w:tr>
      <w:tr w:rsidR="00E466FE" w:rsidRPr="002E6DFC" w:rsidTr="002E6DFC">
        <w:tc>
          <w:tcPr>
            <w:tcW w:w="4261" w:type="dxa"/>
            <w:shd w:val="clear" w:color="auto" w:fill="auto"/>
          </w:tcPr>
          <w:p w:rsidR="00E466FE" w:rsidRPr="002E6DFC" w:rsidRDefault="00E466FE" w:rsidP="002E6DFC">
            <w:pPr>
              <w:jc w:val="left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3万≤单笔出借额＜5万</w:t>
            </w:r>
          </w:p>
        </w:tc>
        <w:tc>
          <w:tcPr>
            <w:tcW w:w="4261" w:type="dxa"/>
            <w:shd w:val="clear" w:color="auto" w:fill="auto"/>
          </w:tcPr>
          <w:p w:rsidR="00E466FE" w:rsidRPr="002E6DFC" w:rsidRDefault="00E466FE" w:rsidP="002E6DFC">
            <w:pPr>
              <w:jc w:val="left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150元</w:t>
            </w:r>
          </w:p>
        </w:tc>
      </w:tr>
      <w:tr w:rsidR="00E466FE" w:rsidRPr="002E6DFC" w:rsidTr="002E6DFC">
        <w:tc>
          <w:tcPr>
            <w:tcW w:w="4261" w:type="dxa"/>
            <w:shd w:val="clear" w:color="auto" w:fill="auto"/>
          </w:tcPr>
          <w:p w:rsidR="00E466FE" w:rsidRPr="002E6DFC" w:rsidRDefault="00E466FE" w:rsidP="002E6DFC">
            <w:pPr>
              <w:jc w:val="left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5万≤单笔出借额＜10万</w:t>
            </w:r>
          </w:p>
        </w:tc>
        <w:tc>
          <w:tcPr>
            <w:tcW w:w="4261" w:type="dxa"/>
            <w:shd w:val="clear" w:color="auto" w:fill="auto"/>
          </w:tcPr>
          <w:p w:rsidR="00E466FE" w:rsidRPr="002E6DFC" w:rsidRDefault="00E466FE" w:rsidP="002E6DFC">
            <w:pPr>
              <w:jc w:val="left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250元</w:t>
            </w:r>
          </w:p>
        </w:tc>
      </w:tr>
      <w:tr w:rsidR="00E466FE" w:rsidRPr="002E6DFC" w:rsidTr="002E6DFC">
        <w:tc>
          <w:tcPr>
            <w:tcW w:w="4261" w:type="dxa"/>
            <w:shd w:val="clear" w:color="auto" w:fill="auto"/>
          </w:tcPr>
          <w:p w:rsidR="00E466FE" w:rsidRPr="002E6DFC" w:rsidRDefault="00E466FE" w:rsidP="002E6DFC">
            <w:pPr>
              <w:jc w:val="left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lastRenderedPageBreak/>
              <w:t>10万≤单笔出借额</w:t>
            </w:r>
          </w:p>
        </w:tc>
        <w:tc>
          <w:tcPr>
            <w:tcW w:w="4261" w:type="dxa"/>
            <w:shd w:val="clear" w:color="auto" w:fill="auto"/>
          </w:tcPr>
          <w:p w:rsidR="00E466FE" w:rsidRPr="002E6DFC" w:rsidRDefault="00E466FE" w:rsidP="002E6DFC">
            <w:pPr>
              <w:jc w:val="left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500元</w:t>
            </w:r>
          </w:p>
        </w:tc>
      </w:tr>
    </w:tbl>
    <w:p w:rsidR="00E466FE" w:rsidRDefault="00E466FE" w:rsidP="00E466FE">
      <w:pPr>
        <w:pStyle w:val="1"/>
        <w:ind w:left="420" w:firstLineChars="0" w:firstLine="0"/>
        <w:rPr>
          <w:rFonts w:ascii="微软雅黑" w:eastAsia="微软雅黑" w:hAnsi="微软雅黑" w:cs="微软雅黑"/>
          <w:szCs w:val="21"/>
        </w:rPr>
      </w:pPr>
      <w:r w:rsidRPr="00E466FE">
        <w:rPr>
          <w:rFonts w:ascii="微软雅黑" w:eastAsia="微软雅黑" w:hAnsi="微软雅黑" w:hint="eastAsia"/>
          <w:szCs w:val="21"/>
        </w:rPr>
        <w:t>活动期间，单笔出借金额达标可获得相应的返现；</w:t>
      </w:r>
      <w:r>
        <w:rPr>
          <w:rFonts w:ascii="微软雅黑" w:eastAsia="微软雅黑" w:hAnsi="微软雅黑" w:cs="微软雅黑" w:hint="eastAsia"/>
          <w:szCs w:val="21"/>
        </w:rPr>
        <w:t>纳入单笔出借额计算范围的自动投标</w:t>
      </w:r>
    </w:p>
    <w:p w:rsidR="009F1A33" w:rsidRPr="00E466FE" w:rsidRDefault="00E466FE" w:rsidP="00E466FE">
      <w:pPr>
        <w:pStyle w:val="1"/>
        <w:ind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工具包含：YY-Q/YY-X/YY-N/YY-A/YY-B/YY-C/YY-VIPA/YY-VIPB/YY-VIPC；</w:t>
      </w:r>
    </w:p>
    <w:p w:rsidR="00517EAB" w:rsidRDefault="00305163" w:rsidP="00517EAB">
      <w:pPr>
        <w:pStyle w:val="1"/>
        <w:ind w:left="420" w:firstLineChars="0" w:firstLine="0"/>
        <w:outlineLvl w:val="1"/>
        <w:rPr>
          <w:rFonts w:ascii="微软雅黑" w:eastAsia="微软雅黑" w:hAnsi="微软雅黑"/>
          <w:szCs w:val="21"/>
        </w:rPr>
      </w:pPr>
      <w:r w:rsidRPr="00565C8F">
        <w:rPr>
          <w:rFonts w:ascii="微软雅黑" w:eastAsia="微软雅黑" w:hAnsi="微软雅黑" w:hint="eastAsia"/>
          <w:b/>
          <w:szCs w:val="21"/>
        </w:rPr>
        <w:t xml:space="preserve">5.5 </w:t>
      </w:r>
      <w:r w:rsidR="00676F85" w:rsidRPr="00565C8F">
        <w:rPr>
          <w:rFonts w:ascii="微软雅黑" w:eastAsia="微软雅黑" w:hAnsi="微软雅黑" w:hint="eastAsia"/>
          <w:b/>
          <w:szCs w:val="21"/>
        </w:rPr>
        <w:t>活动</w:t>
      </w:r>
      <w:r w:rsidR="00676F85" w:rsidRPr="00565C8F">
        <w:rPr>
          <w:rFonts w:ascii="微软雅黑" w:eastAsia="微软雅黑" w:hAnsi="微软雅黑"/>
          <w:b/>
          <w:szCs w:val="21"/>
        </w:rPr>
        <w:t>礼包</w:t>
      </w:r>
    </w:p>
    <w:p w:rsidR="00E466FE" w:rsidRDefault="00E466FE" w:rsidP="00517EAB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5.5.1 红包</w:t>
      </w:r>
      <w:r w:rsidR="00ED62C7">
        <w:rPr>
          <w:rFonts w:ascii="微软雅黑" w:eastAsia="微软雅黑" w:hAnsi="微软雅黑" w:hint="eastAsia"/>
          <w:szCs w:val="21"/>
        </w:rPr>
        <w:t>/</w:t>
      </w:r>
      <w:r w:rsidR="00ED62C7">
        <w:rPr>
          <w:rFonts w:ascii="微软雅黑" w:eastAsia="微软雅黑" w:hAnsi="微软雅黑"/>
          <w:szCs w:val="21"/>
        </w:rPr>
        <w:t>ycode</w:t>
      </w:r>
      <w:ins w:id="368" w:author="SZ_00_50" w:date="2018-09-29T17:55:00Z">
        <w:r w:rsidR="00476321">
          <w:rPr>
            <w:rFonts w:ascii="微软雅黑" w:eastAsia="微软雅黑" w:hAnsi="微软雅黑"/>
            <w:szCs w:val="21"/>
          </w:rPr>
          <w:t>/</w:t>
        </w:r>
        <w:r w:rsidR="00476321">
          <w:rPr>
            <w:rFonts w:ascii="微软雅黑" w:eastAsia="微软雅黑" w:hAnsi="微软雅黑" w:hint="eastAsia"/>
            <w:szCs w:val="21"/>
          </w:rPr>
          <w:t>积分/现金/月卡</w:t>
        </w:r>
      </w:ins>
      <w:r>
        <w:rPr>
          <w:rFonts w:ascii="微软雅黑" w:eastAsia="微软雅黑" w:hAnsi="微软雅黑" w:hint="eastAsia"/>
          <w:szCs w:val="21"/>
        </w:rPr>
        <w:t>说明</w:t>
      </w:r>
    </w:p>
    <w:p w:rsidR="00E466FE" w:rsidRDefault="00E466FE" w:rsidP="00E466FE">
      <w:pPr>
        <w:pStyle w:val="1"/>
        <w:numPr>
          <w:ilvl w:val="0"/>
          <w:numId w:val="3"/>
        </w:numPr>
        <w:ind w:left="1260"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红包</w:t>
      </w:r>
      <w:r w:rsidR="00ED62C7">
        <w:rPr>
          <w:rFonts w:ascii="微软雅黑" w:eastAsia="微软雅黑" w:hAnsi="微软雅黑" w:hint="eastAsia"/>
          <w:szCs w:val="21"/>
        </w:rPr>
        <w:t>/</w:t>
      </w:r>
      <w:r w:rsidR="00ED62C7">
        <w:rPr>
          <w:rFonts w:ascii="微软雅黑" w:eastAsia="微软雅黑" w:hAnsi="微软雅黑"/>
          <w:szCs w:val="21"/>
        </w:rPr>
        <w:t>ycode</w:t>
      </w:r>
      <w:ins w:id="369" w:author="SZ_00_50" w:date="2018-09-29T17:55:00Z">
        <w:r w:rsidR="00476321">
          <w:rPr>
            <w:rFonts w:ascii="微软雅黑" w:eastAsia="微软雅黑" w:hAnsi="微软雅黑"/>
            <w:szCs w:val="21"/>
          </w:rPr>
          <w:t>/</w:t>
        </w:r>
        <w:r w:rsidR="00476321">
          <w:rPr>
            <w:rFonts w:ascii="微软雅黑" w:eastAsia="微软雅黑" w:hAnsi="微软雅黑" w:hint="eastAsia"/>
            <w:szCs w:val="21"/>
          </w:rPr>
          <w:t>积分/现金/月卡</w:t>
        </w:r>
      </w:ins>
      <w:r>
        <w:rPr>
          <w:rFonts w:ascii="微软雅黑" w:eastAsia="微软雅黑" w:hAnsi="微软雅黑" w:hint="eastAsia"/>
          <w:bCs/>
          <w:szCs w:val="21"/>
        </w:rPr>
        <w:t>来源：</w:t>
      </w:r>
      <w:ins w:id="370" w:author="SZ_00_50" w:date="2018-09-29T17:55:00Z">
        <w:r w:rsidR="00476321">
          <w:rPr>
            <w:rFonts w:ascii="微软雅黑" w:eastAsia="微软雅黑" w:hAnsi="微软雅黑" w:hint="eastAsia"/>
            <w:bCs/>
            <w:szCs w:val="21"/>
          </w:rPr>
          <w:t>四周年</w:t>
        </w:r>
        <w:r w:rsidR="00476321">
          <w:rPr>
            <w:rFonts w:ascii="微软雅黑" w:eastAsia="微软雅黑" w:hAnsi="微软雅黑"/>
            <w:bCs/>
            <w:szCs w:val="21"/>
          </w:rPr>
          <w:t>活动</w:t>
        </w:r>
      </w:ins>
      <w:del w:id="371" w:author="SZ_00_50" w:date="2018-09-29T17:55:00Z">
        <w:r w:rsidDel="00476321">
          <w:rPr>
            <w:rFonts w:ascii="微软雅黑" w:eastAsia="微软雅黑" w:hAnsi="微软雅黑" w:hint="eastAsia"/>
            <w:bCs/>
            <w:szCs w:val="21"/>
          </w:rPr>
          <w:delText>系统发放</w:delText>
        </w:r>
      </w:del>
    </w:p>
    <w:p w:rsidR="00E466FE" w:rsidRDefault="00E466FE" w:rsidP="00E466FE">
      <w:pPr>
        <w:pStyle w:val="1"/>
        <w:numPr>
          <w:ilvl w:val="0"/>
          <w:numId w:val="3"/>
        </w:numPr>
        <w:ind w:left="1260"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红包</w:t>
      </w:r>
      <w:r w:rsidR="00ED62C7">
        <w:rPr>
          <w:rFonts w:ascii="微软雅黑" w:eastAsia="微软雅黑" w:hAnsi="微软雅黑" w:hint="eastAsia"/>
          <w:szCs w:val="21"/>
        </w:rPr>
        <w:t>/</w:t>
      </w:r>
      <w:r w:rsidR="00ED62C7">
        <w:rPr>
          <w:rFonts w:ascii="微软雅黑" w:eastAsia="微软雅黑" w:hAnsi="微软雅黑"/>
          <w:szCs w:val="21"/>
        </w:rPr>
        <w:t>ycode</w:t>
      </w:r>
      <w:r>
        <w:rPr>
          <w:rFonts w:ascii="微软雅黑" w:eastAsia="微软雅黑" w:hAnsi="微软雅黑" w:hint="eastAsia"/>
          <w:bCs/>
          <w:szCs w:val="21"/>
        </w:rPr>
        <w:t>有效期：1天</w:t>
      </w:r>
    </w:p>
    <w:p w:rsidR="00E466FE" w:rsidRDefault="00E466FE" w:rsidP="00E466FE">
      <w:pPr>
        <w:pStyle w:val="1"/>
        <w:numPr>
          <w:ilvl w:val="0"/>
          <w:numId w:val="3"/>
        </w:numPr>
        <w:ind w:left="1260"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红包</w:t>
      </w:r>
      <w:r w:rsidR="00ED62C7">
        <w:rPr>
          <w:rFonts w:ascii="微软雅黑" w:eastAsia="微软雅黑" w:hAnsi="微软雅黑" w:hint="eastAsia"/>
          <w:szCs w:val="21"/>
        </w:rPr>
        <w:t>/</w:t>
      </w:r>
      <w:r w:rsidR="00ED62C7">
        <w:rPr>
          <w:rFonts w:ascii="微软雅黑" w:eastAsia="微软雅黑" w:hAnsi="微软雅黑"/>
          <w:szCs w:val="21"/>
        </w:rPr>
        <w:t>ycode</w:t>
      </w:r>
      <w:r>
        <w:rPr>
          <w:rFonts w:ascii="微软雅黑" w:eastAsia="微软雅黑" w:hAnsi="微软雅黑" w:hint="eastAsia"/>
          <w:bCs/>
          <w:szCs w:val="21"/>
        </w:rPr>
        <w:t>发放人群：营销活动</w:t>
      </w:r>
    </w:p>
    <w:p w:rsidR="00E466FE" w:rsidRDefault="00E466FE" w:rsidP="00E466FE">
      <w:pPr>
        <w:pStyle w:val="1"/>
        <w:ind w:firstLineChars="0"/>
        <w:rPr>
          <w:ins w:id="372" w:author="SZ_00_50" w:date="2018-09-28T10:55:00Z"/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5</w:t>
      </w:r>
      <w:r>
        <w:rPr>
          <w:rFonts w:ascii="微软雅黑" w:eastAsia="微软雅黑" w:hAnsi="微软雅黑"/>
          <w:bCs/>
          <w:szCs w:val="21"/>
        </w:rPr>
        <w:t>.5.2</w:t>
      </w:r>
      <w:del w:id="373" w:author="SZ_00_50" w:date="2018-09-28T10:55:00Z">
        <w:r w:rsidDel="00A5204E">
          <w:rPr>
            <w:rFonts w:ascii="微软雅黑" w:eastAsia="微软雅黑" w:hAnsi="微软雅黑"/>
            <w:bCs/>
            <w:szCs w:val="21"/>
          </w:rPr>
          <w:delText xml:space="preserve"> </w:delText>
        </w:r>
        <w:r w:rsidR="00ED62C7" w:rsidDel="00A5204E">
          <w:rPr>
            <w:rFonts w:ascii="微软雅黑" w:eastAsia="微软雅黑" w:hAnsi="微软雅黑" w:hint="eastAsia"/>
            <w:bCs/>
            <w:szCs w:val="21"/>
          </w:rPr>
          <w:delText>红包/</w:delText>
        </w:r>
        <w:r w:rsidDel="00A5204E">
          <w:rPr>
            <w:rFonts w:ascii="微软雅黑" w:eastAsia="微软雅黑" w:hAnsi="微软雅黑"/>
            <w:bCs/>
            <w:szCs w:val="21"/>
          </w:rPr>
          <w:delText>Ycode</w:delText>
        </w:r>
      </w:del>
      <w:r w:rsidR="00ED62C7">
        <w:rPr>
          <w:rFonts w:ascii="微软雅黑" w:eastAsia="微软雅黑" w:hAnsi="微软雅黑" w:hint="eastAsia"/>
          <w:bCs/>
          <w:szCs w:val="21"/>
        </w:rPr>
        <w:t>中奖记录</w:t>
      </w:r>
      <w:r>
        <w:rPr>
          <w:rFonts w:ascii="微软雅黑" w:eastAsia="微软雅黑" w:hAnsi="微软雅黑"/>
          <w:bCs/>
          <w:szCs w:val="21"/>
        </w:rPr>
        <w:t>说明</w:t>
      </w:r>
    </w:p>
    <w:p w:rsidR="00A5204E" w:rsidRDefault="00A5204E">
      <w:pPr>
        <w:pStyle w:val="1"/>
        <w:ind w:firstLineChars="400" w:firstLine="840"/>
        <w:rPr>
          <w:rFonts w:ascii="微软雅黑" w:eastAsia="微软雅黑" w:hAnsi="微软雅黑"/>
          <w:bCs/>
          <w:szCs w:val="21"/>
        </w:rPr>
        <w:pPrChange w:id="374" w:author="SZ_00_50" w:date="2018-09-28T10:59:00Z">
          <w:pPr>
            <w:pStyle w:val="1"/>
            <w:ind w:firstLineChars="0"/>
          </w:pPr>
        </w:pPrChange>
      </w:pPr>
      <w:ins w:id="375" w:author="SZ_00_50" w:date="2018-09-28T10:55:00Z">
        <w:r>
          <w:rPr>
            <w:rFonts w:ascii="微软雅黑" w:eastAsia="微软雅黑" w:hAnsi="微软雅黑" w:hint="eastAsia"/>
            <w:bCs/>
            <w:szCs w:val="21"/>
          </w:rPr>
          <w:t>红包/</w:t>
        </w:r>
        <w:r>
          <w:rPr>
            <w:rFonts w:ascii="微软雅黑" w:eastAsia="微软雅黑" w:hAnsi="微软雅黑"/>
            <w:bCs/>
            <w:szCs w:val="21"/>
          </w:rPr>
          <w:t>Ycode</w:t>
        </w:r>
      </w:ins>
      <w:ins w:id="376" w:author="SZ_00_50" w:date="2018-09-28T10:58:00Z">
        <w:r>
          <w:rPr>
            <w:rFonts w:ascii="微软雅黑" w:eastAsia="微软雅黑" w:hAnsi="微软雅黑"/>
            <w:bCs/>
            <w:szCs w:val="21"/>
          </w:rPr>
          <w:t>/</w:t>
        </w:r>
        <w:r>
          <w:rPr>
            <w:rFonts w:ascii="微软雅黑" w:eastAsia="微软雅黑" w:hAnsi="微软雅黑" w:hint="eastAsia"/>
            <w:bCs/>
            <w:szCs w:val="21"/>
          </w:rPr>
          <w:t>积分/爱奇艺</w:t>
        </w:r>
        <w:r>
          <w:rPr>
            <w:rFonts w:ascii="微软雅黑" w:eastAsia="微软雅黑" w:hAnsi="微软雅黑"/>
            <w:bCs/>
            <w:szCs w:val="21"/>
          </w:rPr>
          <w:t>月卡</w:t>
        </w:r>
        <w:r>
          <w:rPr>
            <w:rFonts w:ascii="微软雅黑" w:eastAsia="微软雅黑" w:hAnsi="微软雅黑" w:hint="eastAsia"/>
            <w:bCs/>
            <w:szCs w:val="21"/>
          </w:rPr>
          <w:t>/5元</w:t>
        </w:r>
        <w:r>
          <w:rPr>
            <w:rFonts w:ascii="微软雅黑" w:eastAsia="微软雅黑" w:hAnsi="微软雅黑"/>
            <w:bCs/>
            <w:szCs w:val="21"/>
          </w:rPr>
          <w:t>现金</w:t>
        </w:r>
      </w:ins>
    </w:p>
    <w:p w:rsidR="00E466FE" w:rsidRPr="00E466FE" w:rsidRDefault="00E466FE">
      <w:pPr>
        <w:pStyle w:val="1"/>
        <w:ind w:firstLineChars="0" w:firstLine="0"/>
        <w:rPr>
          <w:rFonts w:ascii="微软雅黑" w:eastAsia="微软雅黑" w:hAnsi="微软雅黑"/>
          <w:bCs/>
          <w:szCs w:val="21"/>
        </w:rPr>
        <w:pPrChange w:id="377" w:author="SZ_00_50" w:date="2018-09-28T10:58:00Z">
          <w:pPr>
            <w:pStyle w:val="1"/>
            <w:ind w:left="840" w:firstLineChars="0" w:firstLine="0"/>
          </w:pPr>
        </w:pPrChange>
      </w:pPr>
      <w:r>
        <w:rPr>
          <w:rFonts w:ascii="微软雅黑" w:eastAsia="微软雅黑" w:hAnsi="微软雅黑" w:hint="eastAsia"/>
          <w:bCs/>
          <w:szCs w:val="21"/>
        </w:rPr>
        <w:t>本次活动获得的</w:t>
      </w:r>
      <w:r w:rsidR="00ED62C7">
        <w:rPr>
          <w:rFonts w:ascii="微软雅黑" w:eastAsia="微软雅黑" w:hAnsi="微软雅黑" w:hint="eastAsia"/>
          <w:bCs/>
          <w:szCs w:val="21"/>
        </w:rPr>
        <w:t>红包/</w:t>
      </w:r>
      <w:r>
        <w:rPr>
          <w:rFonts w:ascii="微软雅黑" w:eastAsia="微软雅黑" w:hAnsi="微软雅黑" w:hint="eastAsia"/>
          <w:bCs/>
          <w:szCs w:val="21"/>
        </w:rPr>
        <w:t>Ycode</w:t>
      </w:r>
      <w:ins w:id="378" w:author="SZ_00_50" w:date="2018-09-28T10:58:00Z">
        <w:r w:rsidR="00A5204E">
          <w:rPr>
            <w:rFonts w:ascii="微软雅黑" w:eastAsia="微软雅黑" w:hAnsi="微软雅黑"/>
            <w:bCs/>
            <w:szCs w:val="21"/>
          </w:rPr>
          <w:t>/</w:t>
        </w:r>
        <w:r w:rsidR="00A5204E">
          <w:rPr>
            <w:rFonts w:ascii="微软雅黑" w:eastAsia="微软雅黑" w:hAnsi="微软雅黑" w:hint="eastAsia"/>
            <w:bCs/>
            <w:szCs w:val="21"/>
          </w:rPr>
          <w:t>积分/月卡/现金</w:t>
        </w:r>
      </w:ins>
      <w:r>
        <w:rPr>
          <w:rFonts w:ascii="微软雅黑" w:eastAsia="微软雅黑" w:hAnsi="微软雅黑" w:hint="eastAsia"/>
          <w:bCs/>
          <w:szCs w:val="21"/>
        </w:rPr>
        <w:t>在</w:t>
      </w:r>
      <w:r>
        <w:rPr>
          <w:rFonts w:ascii="微软雅黑" w:eastAsia="微软雅黑" w:hAnsi="微软雅黑" w:cs="微软雅黑" w:hint="eastAsia"/>
        </w:rPr>
        <w:t>中奖记录中展示，来源均为“</w:t>
      </w:r>
      <w:r>
        <w:rPr>
          <w:rFonts w:ascii="微软雅黑" w:eastAsia="微软雅黑" w:hAnsi="微软雅黑" w:hint="eastAsia"/>
          <w:bCs/>
          <w:szCs w:val="21"/>
        </w:rPr>
        <w:t>四周年</w:t>
      </w:r>
      <w:r>
        <w:rPr>
          <w:rFonts w:ascii="微软雅黑" w:eastAsia="微软雅黑" w:hAnsi="微软雅黑" w:cs="微软雅黑" w:hint="eastAsia"/>
        </w:rPr>
        <w:t>活动”</w:t>
      </w:r>
    </w:p>
    <w:p w:rsidR="00E466FE" w:rsidRDefault="00E466FE" w:rsidP="00E466FE">
      <w:pPr>
        <w:numPr>
          <w:ilvl w:val="0"/>
          <w:numId w:val="4"/>
        </w:numPr>
        <w:ind w:left="840" w:firstLine="0"/>
        <w:rPr>
          <w:rStyle w:val="a7"/>
          <w:rFonts w:ascii="微软雅黑" w:eastAsia="微软雅黑" w:hAnsi="微软雅黑" w:cs="微软雅黑"/>
        </w:rPr>
      </w:pPr>
      <w:r>
        <w:rPr>
          <w:rStyle w:val="a7"/>
          <w:rFonts w:ascii="微软雅黑" w:eastAsia="微软雅黑" w:hAnsi="微软雅黑" w:cs="微软雅黑" w:hint="eastAsia"/>
        </w:rPr>
        <w:t>PC：【我的账户】-【福利回馈】-【奖品记录】-【全部】&amp;【领券奖品】；</w:t>
      </w:r>
    </w:p>
    <w:p w:rsidR="00E466FE" w:rsidRDefault="00E466FE" w:rsidP="00E466FE">
      <w:pPr>
        <w:numPr>
          <w:ilvl w:val="0"/>
          <w:numId w:val="4"/>
        </w:numPr>
        <w:ind w:left="840" w:firstLine="0"/>
        <w:rPr>
          <w:rFonts w:ascii="微软雅黑" w:eastAsia="微软雅黑" w:hAnsi="微软雅黑"/>
          <w:bCs/>
          <w:szCs w:val="21"/>
        </w:rPr>
      </w:pPr>
      <w:r>
        <w:rPr>
          <w:rStyle w:val="a7"/>
          <w:rFonts w:ascii="微软雅黑" w:eastAsia="微软雅黑" w:hAnsi="微软雅黑" w:cs="微软雅黑" w:hint="eastAsia"/>
        </w:rPr>
        <w:t>H5：【我的账户】-【更多】-【中奖记录】-【领券奖品】；</w:t>
      </w:r>
    </w:p>
    <w:p w:rsidR="00E466FE" w:rsidRPr="00A5204E" w:rsidRDefault="00E466FE" w:rsidP="00E466FE">
      <w:pPr>
        <w:numPr>
          <w:ilvl w:val="0"/>
          <w:numId w:val="4"/>
        </w:numPr>
        <w:ind w:left="840" w:firstLine="0"/>
        <w:rPr>
          <w:ins w:id="379" w:author="SZ_00_50" w:date="2018-09-28T10:55:00Z"/>
          <w:rStyle w:val="a7"/>
          <w:rFonts w:ascii="微软雅黑" w:eastAsia="微软雅黑" w:hAnsi="微软雅黑" w:cs="微软雅黑"/>
          <w:szCs w:val="22"/>
        </w:rPr>
      </w:pPr>
      <w:r>
        <w:rPr>
          <w:rStyle w:val="a7"/>
          <w:rFonts w:ascii="微软雅黑" w:eastAsia="微软雅黑" w:hAnsi="微软雅黑" w:cs="微软雅黑" w:hint="eastAsia"/>
        </w:rPr>
        <w:t>APP：【发现】-【中奖记录】-【领券奖品】；</w:t>
      </w:r>
    </w:p>
    <w:p w:rsidR="00A5204E" w:rsidDel="00A5204E" w:rsidRDefault="00A5204E">
      <w:pPr>
        <w:ind w:left="840"/>
        <w:rPr>
          <w:del w:id="380" w:author="SZ_00_50" w:date="2018-09-28T10:59:00Z"/>
          <w:rFonts w:ascii="微软雅黑" w:eastAsia="微软雅黑" w:hAnsi="微软雅黑" w:cs="微软雅黑"/>
        </w:rPr>
        <w:pPrChange w:id="381" w:author="SZ_00_50" w:date="2018-09-28T10:55:00Z">
          <w:pPr>
            <w:numPr>
              <w:numId w:val="4"/>
            </w:numPr>
            <w:ind w:left="840" w:hanging="420"/>
          </w:pPr>
        </w:pPrChange>
      </w:pPr>
    </w:p>
    <w:p w:rsidR="00E466FE" w:rsidRDefault="00E466FE" w:rsidP="00E466FE">
      <w:pPr>
        <w:pStyle w:val="1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5.5.3 积分</w:t>
      </w:r>
      <w:r>
        <w:rPr>
          <w:rFonts w:ascii="微软雅黑" w:eastAsia="微软雅黑" w:hAnsi="微软雅黑"/>
          <w:szCs w:val="21"/>
        </w:rPr>
        <w:t>说明</w:t>
      </w:r>
    </w:p>
    <w:p w:rsidR="00E466FE" w:rsidRDefault="00E466FE" w:rsidP="009F5519">
      <w:pPr>
        <w:pStyle w:val="1"/>
        <w:numPr>
          <w:ilvl w:val="2"/>
          <w:numId w:val="5"/>
        </w:numPr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获取</w:t>
      </w:r>
      <w:r>
        <w:rPr>
          <w:rFonts w:ascii="微软雅黑" w:eastAsia="微软雅黑" w:hAnsi="微软雅黑"/>
          <w:szCs w:val="21"/>
        </w:rPr>
        <w:t>积分</w:t>
      </w:r>
    </w:p>
    <w:p w:rsidR="00CD0F65" w:rsidRDefault="00CD0F65" w:rsidP="00CD0F65">
      <w:pPr>
        <w:pStyle w:val="1"/>
        <w:ind w:left="84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用户兑换神券</w:t>
      </w:r>
      <w:r w:rsidRPr="00CD0F65">
        <w:rPr>
          <w:rFonts w:ascii="微软雅黑" w:eastAsia="微软雅黑" w:hAnsi="微软雅黑" w:hint="eastAsia"/>
          <w:szCs w:val="21"/>
        </w:rPr>
        <w:t>获取积分后，【积分中心】-【积分明细】/【获取纪录】中增加积分</w:t>
      </w:r>
    </w:p>
    <w:p w:rsidR="00CD0F65" w:rsidRDefault="00CD0F65" w:rsidP="00CD0F65">
      <w:pPr>
        <w:pStyle w:val="1"/>
        <w:ind w:firstLineChars="0"/>
        <w:rPr>
          <w:rFonts w:ascii="微软雅黑" w:eastAsia="微软雅黑" w:hAnsi="微软雅黑"/>
          <w:szCs w:val="21"/>
        </w:rPr>
      </w:pPr>
      <w:r w:rsidRPr="00CD0F65">
        <w:rPr>
          <w:rFonts w:ascii="微软雅黑" w:eastAsia="微软雅黑" w:hAnsi="微软雅黑" w:hint="eastAsia"/>
          <w:szCs w:val="21"/>
        </w:rPr>
        <w:t>说明“</w:t>
      </w:r>
      <w:r>
        <w:rPr>
          <w:rFonts w:ascii="微软雅黑" w:eastAsia="微软雅黑" w:hAnsi="微软雅黑" w:hint="eastAsia"/>
          <w:szCs w:val="21"/>
        </w:rPr>
        <w:t>四周年领积分活动</w:t>
      </w:r>
      <w:r w:rsidRPr="00CD0F65">
        <w:rPr>
          <w:rFonts w:ascii="微软雅黑" w:eastAsia="微软雅黑" w:hAnsi="微软雅黑" w:hint="eastAsia"/>
          <w:szCs w:val="21"/>
        </w:rPr>
        <w:t>”：</w:t>
      </w:r>
    </w:p>
    <w:p w:rsidR="00CD0F65" w:rsidRDefault="00CD0F65" w:rsidP="00CD0F65">
      <w:pPr>
        <w:pStyle w:val="1"/>
        <w:numPr>
          <w:ilvl w:val="0"/>
          <w:numId w:val="6"/>
        </w:numPr>
        <w:ind w:firstLine="42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使用积分</w:t>
      </w:r>
    </w:p>
    <w:p w:rsidR="00CD0F65" w:rsidRDefault="00CD0F65" w:rsidP="00CD0F65">
      <w:pPr>
        <w:ind w:left="84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用户使用积分兑换现金/</w:t>
      </w:r>
      <w:del w:id="382" w:author="SZ_00_50" w:date="2018-09-19T16:41:00Z">
        <w:r w:rsidDel="00341339">
          <w:rPr>
            <w:rFonts w:ascii="微软雅黑" w:eastAsia="微软雅黑" w:hAnsi="微软雅黑" w:hint="eastAsia"/>
            <w:bCs/>
            <w:szCs w:val="21"/>
          </w:rPr>
          <w:delText>腾讯</w:delText>
        </w:r>
      </w:del>
      <w:ins w:id="383" w:author="SZ_00_50" w:date="2018-09-19T16:41:00Z">
        <w:r w:rsidR="00341339">
          <w:rPr>
            <w:rFonts w:ascii="微软雅黑" w:eastAsia="微软雅黑" w:hAnsi="微软雅黑" w:hint="eastAsia"/>
            <w:bCs/>
            <w:szCs w:val="21"/>
          </w:rPr>
          <w:t>爱奇艺</w:t>
        </w:r>
      </w:ins>
      <w:r>
        <w:rPr>
          <w:rFonts w:ascii="微软雅黑" w:eastAsia="微软雅黑" w:hAnsi="微软雅黑"/>
          <w:bCs/>
          <w:szCs w:val="21"/>
        </w:rPr>
        <w:t>视频</w:t>
      </w:r>
      <w:r>
        <w:rPr>
          <w:rFonts w:ascii="微软雅黑" w:eastAsia="微软雅黑" w:hAnsi="微软雅黑" w:hint="eastAsia"/>
          <w:bCs/>
          <w:szCs w:val="21"/>
        </w:rPr>
        <w:t>月卡后，【积分中心】-【积分明细】/【使用纪录】</w:t>
      </w:r>
    </w:p>
    <w:p w:rsidR="00CD0F65" w:rsidRDefault="00CD0F65" w:rsidP="00CD0F65">
      <w:pPr>
        <w:ind w:firstLineChars="200" w:firstLine="42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中增加积分说明“四周年</w:t>
      </w:r>
      <w:r>
        <w:rPr>
          <w:rFonts w:ascii="微软雅黑" w:eastAsia="微软雅黑" w:hAnsi="微软雅黑"/>
          <w:bCs/>
          <w:szCs w:val="21"/>
        </w:rPr>
        <w:t>活动</w:t>
      </w:r>
      <w:r>
        <w:rPr>
          <w:rFonts w:ascii="微软雅黑" w:eastAsia="微软雅黑" w:hAnsi="微软雅黑" w:hint="eastAsia"/>
          <w:bCs/>
          <w:szCs w:val="21"/>
        </w:rPr>
        <w:t>兑换”：</w:t>
      </w:r>
    </w:p>
    <w:p w:rsidR="00CD0F65" w:rsidRDefault="00CD0F65" w:rsidP="00CD0F65">
      <w:pPr>
        <w:numPr>
          <w:ilvl w:val="0"/>
          <w:numId w:val="7"/>
        </w:numPr>
        <w:ind w:left="126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兑换失败积分回滚</w:t>
      </w:r>
    </w:p>
    <w:p w:rsidR="00CD0F65" w:rsidRDefault="00CD0F65" w:rsidP="00CD0F65">
      <w:pPr>
        <w:numPr>
          <w:ilvl w:val="255"/>
          <w:numId w:val="0"/>
        </w:numPr>
        <w:ind w:left="84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cs="微软雅黑" w:hint="eastAsia"/>
        </w:rPr>
        <w:lastRenderedPageBreak/>
        <w:t>用户使用积分兑换失败后回滚，</w:t>
      </w:r>
      <w:r>
        <w:rPr>
          <w:rFonts w:ascii="微软雅黑" w:eastAsia="微软雅黑" w:hAnsi="微软雅黑" w:hint="eastAsia"/>
          <w:bCs/>
          <w:szCs w:val="21"/>
        </w:rPr>
        <w:t>【积分中心】-【积分明细】/【获取纪录】增加积</w:t>
      </w:r>
    </w:p>
    <w:p w:rsidR="00CD0F65" w:rsidRDefault="00CD0F65" w:rsidP="00CD0F65">
      <w:pPr>
        <w:numPr>
          <w:ilvl w:val="255"/>
          <w:numId w:val="0"/>
        </w:numPr>
        <w:ind w:firstLineChars="200" w:firstLine="42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分说明“兑换失败返还积分”；</w:t>
      </w:r>
    </w:p>
    <w:p w:rsidR="00E466FE" w:rsidRDefault="00CD0F65" w:rsidP="00CD0F65">
      <w:pPr>
        <w:pStyle w:val="1"/>
        <w:ind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5.5.4 特殊</w:t>
      </w:r>
      <w:r>
        <w:rPr>
          <w:rFonts w:ascii="微软雅黑" w:eastAsia="微软雅黑" w:hAnsi="微软雅黑"/>
          <w:szCs w:val="21"/>
        </w:rPr>
        <w:t>礼包</w:t>
      </w:r>
    </w:p>
    <w:p w:rsidR="00CD0F65" w:rsidRDefault="00CD0F65" w:rsidP="00CD0F65">
      <w:pPr>
        <w:pStyle w:val="1"/>
        <w:numPr>
          <w:ilvl w:val="2"/>
          <w:numId w:val="5"/>
        </w:numPr>
        <w:ind w:firstLine="42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5元现金</w:t>
      </w:r>
    </w:p>
    <w:p w:rsidR="00CD0F65" w:rsidRDefault="00CD0F65" w:rsidP="00CD0F65">
      <w:pPr>
        <w:pStyle w:val="1"/>
        <w:ind w:left="420" w:firstLineChars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>由</w:t>
      </w:r>
      <w:r>
        <w:rPr>
          <w:rFonts w:ascii="微软雅黑" w:eastAsia="微软雅黑" w:hAnsi="微软雅黑"/>
          <w:szCs w:val="21"/>
        </w:rPr>
        <w:t>用户使用积分</w:t>
      </w:r>
      <w:r>
        <w:rPr>
          <w:rFonts w:ascii="微软雅黑" w:eastAsia="微软雅黑" w:hAnsi="微软雅黑" w:hint="eastAsia"/>
          <w:szCs w:val="21"/>
        </w:rPr>
        <w:t>兑换</w:t>
      </w:r>
      <w:r>
        <w:rPr>
          <w:rFonts w:ascii="微软雅黑" w:eastAsia="微软雅黑" w:hAnsi="微软雅黑"/>
          <w:szCs w:val="21"/>
        </w:rPr>
        <w:t>，</w:t>
      </w:r>
      <w:r w:rsidRPr="00CD0F65">
        <w:rPr>
          <w:rFonts w:ascii="微软雅黑" w:eastAsia="微软雅黑" w:hAnsi="微软雅黑" w:hint="eastAsia"/>
          <w:szCs w:val="21"/>
        </w:rPr>
        <w:t>所领取的现金即时到达至账户；</w:t>
      </w:r>
    </w:p>
    <w:p w:rsidR="00CD0F65" w:rsidRDefault="00CD0F65" w:rsidP="00CD0F65">
      <w:pPr>
        <w:pStyle w:val="1"/>
        <w:numPr>
          <w:ilvl w:val="2"/>
          <w:numId w:val="5"/>
        </w:numPr>
        <w:ind w:firstLine="420"/>
        <w:rPr>
          <w:rFonts w:ascii="微软雅黑" w:eastAsia="微软雅黑" w:hAnsi="微软雅黑"/>
          <w:szCs w:val="21"/>
        </w:rPr>
      </w:pPr>
      <w:del w:id="384" w:author="SZ_00_50" w:date="2018-09-19T16:41:00Z">
        <w:r w:rsidRPr="00CD0F65" w:rsidDel="00341339">
          <w:rPr>
            <w:rFonts w:ascii="微软雅黑" w:eastAsia="微软雅黑" w:hAnsi="微软雅黑" w:hint="eastAsia"/>
            <w:szCs w:val="21"/>
          </w:rPr>
          <w:delText>腾讯</w:delText>
        </w:r>
      </w:del>
      <w:ins w:id="385" w:author="SZ_00_50" w:date="2018-09-19T16:41:00Z">
        <w:r w:rsidR="00341339">
          <w:rPr>
            <w:rFonts w:ascii="微软雅黑" w:eastAsia="微软雅黑" w:hAnsi="微软雅黑" w:hint="eastAsia"/>
            <w:szCs w:val="21"/>
          </w:rPr>
          <w:t>爱奇艺</w:t>
        </w:r>
      </w:ins>
      <w:r w:rsidRPr="00CD0F65">
        <w:rPr>
          <w:rFonts w:ascii="微软雅黑" w:eastAsia="微软雅黑" w:hAnsi="微软雅黑" w:hint="eastAsia"/>
          <w:szCs w:val="21"/>
        </w:rPr>
        <w:t>视频会员卡</w:t>
      </w:r>
    </w:p>
    <w:p w:rsidR="00CD0F65" w:rsidRPr="00CD0F65" w:rsidRDefault="00CD0F65" w:rsidP="00CD0F65">
      <w:pPr>
        <w:pStyle w:val="1"/>
        <w:ind w:left="840" w:firstLineChars="0" w:firstLine="0"/>
        <w:rPr>
          <w:rFonts w:ascii="微软雅黑" w:eastAsia="微软雅黑" w:hAnsi="微软雅黑"/>
          <w:szCs w:val="21"/>
        </w:rPr>
      </w:pPr>
      <w:r w:rsidRPr="00CD0F65">
        <w:rPr>
          <w:rFonts w:ascii="微软雅黑" w:eastAsia="微软雅黑" w:hAnsi="微软雅黑" w:hint="eastAsia"/>
          <w:szCs w:val="21"/>
        </w:rPr>
        <w:t>会员信息将通过站内信的形式予以告知</w:t>
      </w:r>
      <w:r>
        <w:rPr>
          <w:rFonts w:ascii="微软雅黑" w:eastAsia="微软雅黑" w:hAnsi="微软雅黑" w:hint="eastAsia"/>
          <w:szCs w:val="21"/>
        </w:rPr>
        <w:t>。</w:t>
      </w:r>
    </w:p>
    <w:p w:rsidR="00676F85" w:rsidRPr="00565C8F" w:rsidRDefault="00305163" w:rsidP="00517EAB">
      <w:pPr>
        <w:pStyle w:val="1"/>
        <w:ind w:left="420" w:firstLineChars="0" w:firstLine="0"/>
        <w:outlineLvl w:val="1"/>
        <w:rPr>
          <w:rFonts w:ascii="微软雅黑" w:eastAsia="微软雅黑" w:hAnsi="微软雅黑"/>
          <w:b/>
          <w:szCs w:val="21"/>
        </w:rPr>
      </w:pPr>
      <w:r w:rsidRPr="00565C8F">
        <w:rPr>
          <w:rFonts w:ascii="微软雅黑" w:eastAsia="微软雅黑" w:hAnsi="微软雅黑" w:hint="eastAsia"/>
          <w:b/>
          <w:szCs w:val="21"/>
        </w:rPr>
        <w:t xml:space="preserve">5.6 </w:t>
      </w:r>
      <w:r w:rsidR="00676F85" w:rsidRPr="00565C8F">
        <w:rPr>
          <w:rFonts w:ascii="微软雅黑" w:eastAsia="微软雅黑" w:hAnsi="微软雅黑" w:hint="eastAsia"/>
          <w:b/>
          <w:szCs w:val="21"/>
        </w:rPr>
        <w:t>参与方式</w:t>
      </w:r>
    </w:p>
    <w:p w:rsidR="00CD0F65" w:rsidRDefault="00676F85" w:rsidP="00676F85">
      <w:pPr>
        <w:ind w:firstLine="42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PC</w:t>
      </w:r>
      <w:r w:rsidR="00CD0F65">
        <w:rPr>
          <w:rFonts w:ascii="微软雅黑" w:eastAsia="微软雅黑" w:hAnsi="微软雅黑" w:cs="微软雅黑" w:hint="eastAsia"/>
        </w:rPr>
        <w:t>端</w:t>
      </w:r>
      <w:r w:rsidR="00B25B9F">
        <w:rPr>
          <w:rFonts w:ascii="微软雅黑" w:eastAsia="微软雅黑" w:hAnsi="微软雅黑" w:cs="微软雅黑" w:hint="eastAsia"/>
        </w:rPr>
        <w:t>/H5端</w:t>
      </w:r>
    </w:p>
    <w:p w:rsidR="00676F85" w:rsidRDefault="00CD0F65" w:rsidP="00676F85">
      <w:pPr>
        <w:ind w:firstLine="42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点击</w:t>
      </w:r>
      <w:r w:rsidR="00676F85">
        <w:rPr>
          <w:rFonts w:ascii="微软雅黑" w:eastAsia="微软雅黑" w:hAnsi="微软雅黑" w:cs="微软雅黑" w:hint="eastAsia"/>
        </w:rPr>
        <w:t>Banner</w:t>
      </w:r>
      <w:r>
        <w:rPr>
          <w:rFonts w:ascii="微软雅黑" w:eastAsia="微软雅黑" w:hAnsi="微软雅黑" w:cs="微软雅黑" w:hint="eastAsia"/>
        </w:rPr>
        <w:t>图</w:t>
      </w:r>
      <w:r>
        <w:rPr>
          <w:rFonts w:ascii="微软雅黑" w:eastAsia="微软雅黑" w:hAnsi="微软雅黑" w:cs="微软雅黑"/>
        </w:rPr>
        <w:t>参与</w:t>
      </w:r>
      <w:r>
        <w:rPr>
          <w:rFonts w:ascii="微软雅黑" w:eastAsia="微软雅黑" w:hAnsi="微软雅黑" w:cs="微软雅黑" w:hint="eastAsia"/>
        </w:rPr>
        <w:t>【神券</w:t>
      </w:r>
      <w:r>
        <w:rPr>
          <w:rFonts w:ascii="微软雅黑" w:eastAsia="微软雅黑" w:hAnsi="微软雅黑" w:cs="微软雅黑"/>
        </w:rPr>
        <w:t>天天</w:t>
      </w:r>
      <w:r>
        <w:rPr>
          <w:rFonts w:ascii="微软雅黑" w:eastAsia="微软雅黑" w:hAnsi="微软雅黑" w:cs="微软雅黑" w:hint="eastAsia"/>
        </w:rPr>
        <w:t>领】、【豪</w:t>
      </w:r>
      <w:r>
        <w:rPr>
          <w:rFonts w:ascii="微软雅黑" w:eastAsia="微软雅黑" w:hAnsi="微软雅黑" w:cs="微软雅黑"/>
        </w:rPr>
        <w:t>送新</w:t>
      </w:r>
      <w:r>
        <w:rPr>
          <w:rFonts w:ascii="微软雅黑" w:eastAsia="微软雅黑" w:hAnsi="微软雅黑" w:cs="微软雅黑" w:hint="eastAsia"/>
        </w:rPr>
        <w:t>i</w:t>
      </w:r>
      <w:r>
        <w:rPr>
          <w:rFonts w:ascii="微软雅黑" w:eastAsia="微软雅黑" w:hAnsi="微软雅黑" w:cs="微软雅黑"/>
        </w:rPr>
        <w:t>Phone</w:t>
      </w:r>
      <w:r>
        <w:rPr>
          <w:rFonts w:ascii="微软雅黑" w:eastAsia="微软雅黑" w:hAnsi="微软雅黑" w:cs="微软雅黑" w:hint="eastAsia"/>
        </w:rPr>
        <w:t>】、【</w:t>
      </w:r>
      <w:r w:rsidR="00DB6513">
        <w:rPr>
          <w:rFonts w:ascii="微软雅黑" w:eastAsia="微软雅黑" w:hAnsi="微软雅黑" w:cs="微软雅黑" w:hint="eastAsia"/>
        </w:rPr>
        <w:t>领现金大行动</w:t>
      </w:r>
      <w:r>
        <w:rPr>
          <w:rFonts w:ascii="微软雅黑" w:eastAsia="微软雅黑" w:hAnsi="微软雅黑" w:cs="微软雅黑" w:hint="eastAsia"/>
        </w:rPr>
        <w:t>】活动</w:t>
      </w:r>
    </w:p>
    <w:p w:rsidR="00CD0F65" w:rsidRDefault="00CD0F65" w:rsidP="00676F85">
      <w:pPr>
        <w:ind w:firstLine="42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通过PC</w:t>
      </w:r>
      <w:r w:rsidR="00B25B9F">
        <w:rPr>
          <w:rFonts w:ascii="微软雅黑" w:eastAsia="微软雅黑" w:hAnsi="微软雅黑" w:cs="微软雅黑"/>
        </w:rPr>
        <w:t>/H5</w:t>
      </w:r>
      <w:r>
        <w:rPr>
          <w:rFonts w:ascii="微软雅黑" w:eastAsia="微软雅黑" w:hAnsi="微软雅黑" w:cs="微软雅黑" w:hint="eastAsia"/>
        </w:rPr>
        <w:t>给出弹窗提示</w:t>
      </w:r>
      <w:r>
        <w:rPr>
          <w:rFonts w:ascii="微软雅黑" w:eastAsia="微软雅黑" w:hAnsi="微软雅黑" w:cs="微软雅黑"/>
        </w:rPr>
        <w:t>去下载</w:t>
      </w:r>
      <w:r>
        <w:rPr>
          <w:rFonts w:ascii="微软雅黑" w:eastAsia="微软雅黑" w:hAnsi="微软雅黑" w:cs="微软雅黑" w:hint="eastAsia"/>
        </w:rPr>
        <w:t>A</w:t>
      </w:r>
      <w:r>
        <w:rPr>
          <w:rFonts w:ascii="微软雅黑" w:eastAsia="微软雅黑" w:hAnsi="微软雅黑" w:cs="微软雅黑"/>
        </w:rPr>
        <w:t>pp，引导</w:t>
      </w:r>
      <w:r>
        <w:rPr>
          <w:rFonts w:ascii="微软雅黑" w:eastAsia="微软雅黑" w:hAnsi="微软雅黑" w:cs="微软雅黑" w:hint="eastAsia"/>
        </w:rPr>
        <w:t>参与</w:t>
      </w:r>
      <w:r>
        <w:rPr>
          <w:rFonts w:ascii="微软雅黑" w:eastAsia="微软雅黑" w:hAnsi="微软雅黑" w:cs="微软雅黑"/>
        </w:rPr>
        <w:t>【</w:t>
      </w:r>
      <w:r>
        <w:rPr>
          <w:rFonts w:ascii="微软雅黑" w:eastAsia="微软雅黑" w:hAnsi="微软雅黑" w:cs="微软雅黑" w:hint="eastAsia"/>
        </w:rPr>
        <w:t>积分</w:t>
      </w:r>
      <w:r>
        <w:rPr>
          <w:rFonts w:ascii="微软雅黑" w:eastAsia="微软雅黑" w:hAnsi="微软雅黑" w:cs="微软雅黑"/>
        </w:rPr>
        <w:t>商城</w:t>
      </w:r>
      <w:r>
        <w:rPr>
          <w:rFonts w:ascii="微软雅黑" w:eastAsia="微软雅黑" w:hAnsi="微软雅黑" w:cs="微软雅黑" w:hint="eastAsia"/>
        </w:rPr>
        <w:t>4折</w:t>
      </w:r>
      <w:r>
        <w:rPr>
          <w:rFonts w:ascii="微软雅黑" w:eastAsia="微软雅黑" w:hAnsi="微软雅黑" w:cs="微软雅黑"/>
        </w:rPr>
        <w:t>起】</w:t>
      </w:r>
      <w:r>
        <w:rPr>
          <w:rFonts w:ascii="微软雅黑" w:eastAsia="微软雅黑" w:hAnsi="微软雅黑" w:cs="微软雅黑" w:hint="eastAsia"/>
        </w:rPr>
        <w:t>活动</w:t>
      </w:r>
    </w:p>
    <w:p w:rsidR="00676F85" w:rsidRDefault="00676F85" w:rsidP="00676F85">
      <w:pPr>
        <w:ind w:firstLine="42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App</w:t>
      </w:r>
      <w:r w:rsidR="00CD0F65">
        <w:rPr>
          <w:rFonts w:ascii="微软雅黑" w:eastAsia="微软雅黑" w:hAnsi="微软雅黑" w:cs="微软雅黑" w:hint="eastAsia"/>
        </w:rPr>
        <w:t>端</w:t>
      </w:r>
    </w:p>
    <w:p w:rsidR="00CD0F65" w:rsidRDefault="00CD0F65" w:rsidP="00CD0F65">
      <w:pPr>
        <w:ind w:firstLine="42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用户</w:t>
      </w:r>
      <w:r>
        <w:rPr>
          <w:rFonts w:ascii="微软雅黑" w:eastAsia="微软雅黑" w:hAnsi="微软雅黑" w:cs="微软雅黑"/>
        </w:rPr>
        <w:t>点击</w:t>
      </w:r>
      <w:r>
        <w:rPr>
          <w:rFonts w:ascii="微软雅黑" w:eastAsia="微软雅黑" w:hAnsi="微软雅黑" w:cs="微软雅黑" w:hint="eastAsia"/>
        </w:rPr>
        <w:t>Banner图</w:t>
      </w:r>
      <w:r>
        <w:rPr>
          <w:rFonts w:ascii="微软雅黑" w:eastAsia="微软雅黑" w:hAnsi="微软雅黑" w:cs="微软雅黑"/>
        </w:rPr>
        <w:t>参与</w:t>
      </w:r>
      <w:r>
        <w:rPr>
          <w:rFonts w:ascii="微软雅黑" w:eastAsia="微软雅黑" w:hAnsi="微软雅黑" w:cs="微软雅黑" w:hint="eastAsia"/>
        </w:rPr>
        <w:t>【神券</w:t>
      </w:r>
      <w:r>
        <w:rPr>
          <w:rFonts w:ascii="微软雅黑" w:eastAsia="微软雅黑" w:hAnsi="微软雅黑" w:cs="微软雅黑"/>
        </w:rPr>
        <w:t>天天</w:t>
      </w:r>
      <w:r>
        <w:rPr>
          <w:rFonts w:ascii="微软雅黑" w:eastAsia="微软雅黑" w:hAnsi="微软雅黑" w:cs="微软雅黑" w:hint="eastAsia"/>
        </w:rPr>
        <w:t>领】、【豪</w:t>
      </w:r>
      <w:r>
        <w:rPr>
          <w:rFonts w:ascii="微软雅黑" w:eastAsia="微软雅黑" w:hAnsi="微软雅黑" w:cs="微软雅黑"/>
        </w:rPr>
        <w:t>送新</w:t>
      </w:r>
      <w:r>
        <w:rPr>
          <w:rFonts w:ascii="微软雅黑" w:eastAsia="微软雅黑" w:hAnsi="微软雅黑" w:cs="微软雅黑" w:hint="eastAsia"/>
        </w:rPr>
        <w:t>i</w:t>
      </w:r>
      <w:r>
        <w:rPr>
          <w:rFonts w:ascii="微软雅黑" w:eastAsia="微软雅黑" w:hAnsi="微软雅黑" w:cs="微软雅黑"/>
        </w:rPr>
        <w:t>Phone</w:t>
      </w:r>
      <w:r>
        <w:rPr>
          <w:rFonts w:ascii="微软雅黑" w:eastAsia="微软雅黑" w:hAnsi="微软雅黑" w:cs="微软雅黑" w:hint="eastAsia"/>
        </w:rPr>
        <w:t>】活动</w:t>
      </w:r>
    </w:p>
    <w:p w:rsidR="00CD0F65" w:rsidRDefault="00CD0F65" w:rsidP="00CD0F65">
      <w:pPr>
        <w:ind w:firstLine="42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通过点击</w:t>
      </w:r>
      <w:r>
        <w:rPr>
          <w:rFonts w:ascii="微软雅黑" w:eastAsia="微软雅黑" w:hAnsi="微软雅黑" w:cs="微软雅黑"/>
        </w:rPr>
        <w:t>【</w:t>
      </w:r>
      <w:r>
        <w:rPr>
          <w:rFonts w:ascii="微软雅黑" w:eastAsia="微软雅黑" w:hAnsi="微软雅黑" w:cs="微软雅黑" w:hint="eastAsia"/>
        </w:rPr>
        <w:t>兑换</w:t>
      </w:r>
      <w:r>
        <w:rPr>
          <w:rFonts w:ascii="微软雅黑" w:eastAsia="微软雅黑" w:hAnsi="微软雅黑" w:cs="微软雅黑"/>
        </w:rPr>
        <w:t>】</w:t>
      </w:r>
      <w:r>
        <w:rPr>
          <w:rFonts w:ascii="微软雅黑" w:eastAsia="微软雅黑" w:hAnsi="微软雅黑" w:cs="微软雅黑" w:hint="eastAsia"/>
        </w:rPr>
        <w:t>给出的弹窗提示</w:t>
      </w:r>
      <w:r>
        <w:rPr>
          <w:rFonts w:ascii="微软雅黑" w:eastAsia="微软雅黑" w:hAnsi="微软雅黑" w:cs="微软雅黑"/>
        </w:rPr>
        <w:t>，引导</w:t>
      </w:r>
      <w:r>
        <w:rPr>
          <w:rFonts w:ascii="微软雅黑" w:eastAsia="微软雅黑" w:hAnsi="微软雅黑" w:cs="微软雅黑" w:hint="eastAsia"/>
        </w:rPr>
        <w:t>跳转</w:t>
      </w:r>
      <w:r>
        <w:rPr>
          <w:rFonts w:ascii="微软雅黑" w:eastAsia="微软雅黑" w:hAnsi="微软雅黑" w:cs="微软雅黑"/>
        </w:rPr>
        <w:t>积分</w:t>
      </w:r>
      <w:r>
        <w:rPr>
          <w:rFonts w:ascii="微软雅黑" w:eastAsia="微软雅黑" w:hAnsi="微软雅黑" w:cs="微软雅黑" w:hint="eastAsia"/>
        </w:rPr>
        <w:t>商城</w:t>
      </w:r>
      <w:r>
        <w:rPr>
          <w:rFonts w:ascii="微软雅黑" w:eastAsia="微软雅黑" w:hAnsi="微软雅黑" w:cs="微软雅黑"/>
        </w:rPr>
        <w:t>参与【</w:t>
      </w:r>
      <w:r>
        <w:rPr>
          <w:rFonts w:ascii="微软雅黑" w:eastAsia="微软雅黑" w:hAnsi="微软雅黑" w:cs="微软雅黑" w:hint="eastAsia"/>
        </w:rPr>
        <w:t>积分</w:t>
      </w:r>
      <w:r>
        <w:rPr>
          <w:rFonts w:ascii="微软雅黑" w:eastAsia="微软雅黑" w:hAnsi="微软雅黑" w:cs="微软雅黑"/>
        </w:rPr>
        <w:t>商城</w:t>
      </w:r>
      <w:r>
        <w:rPr>
          <w:rFonts w:ascii="微软雅黑" w:eastAsia="微软雅黑" w:hAnsi="微软雅黑" w:cs="微软雅黑" w:hint="eastAsia"/>
        </w:rPr>
        <w:t>4折</w:t>
      </w:r>
      <w:r>
        <w:rPr>
          <w:rFonts w:ascii="微软雅黑" w:eastAsia="微软雅黑" w:hAnsi="微软雅黑" w:cs="微软雅黑"/>
        </w:rPr>
        <w:t>起】</w:t>
      </w:r>
      <w:r>
        <w:rPr>
          <w:rFonts w:ascii="微软雅黑" w:eastAsia="微软雅黑" w:hAnsi="微软雅黑" w:cs="微软雅黑" w:hint="eastAsia"/>
        </w:rPr>
        <w:t>活动</w:t>
      </w:r>
    </w:p>
    <w:p w:rsidR="0087708E" w:rsidRDefault="0087708E" w:rsidP="00CD0F65">
      <w:pPr>
        <w:ind w:firstLine="420"/>
        <w:jc w:val="lef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通过</w:t>
      </w:r>
      <w:r>
        <w:rPr>
          <w:rFonts w:ascii="微软雅黑" w:eastAsia="微软雅黑" w:hAnsi="微软雅黑" w:cs="微软雅黑"/>
        </w:rPr>
        <w:t>点击【</w:t>
      </w:r>
      <w:r>
        <w:rPr>
          <w:rFonts w:ascii="微软雅黑" w:eastAsia="微软雅黑" w:hAnsi="微软雅黑" w:cs="微软雅黑" w:hint="eastAsia"/>
        </w:rPr>
        <w:t>立即</w:t>
      </w:r>
      <w:r>
        <w:rPr>
          <w:rFonts w:ascii="微软雅黑" w:eastAsia="微软雅黑" w:hAnsi="微软雅黑" w:cs="微软雅黑"/>
        </w:rPr>
        <w:t>参与】</w:t>
      </w:r>
      <w:r>
        <w:rPr>
          <w:rFonts w:ascii="微软雅黑" w:eastAsia="微软雅黑" w:hAnsi="微软雅黑" w:cs="微软雅黑" w:hint="eastAsia"/>
        </w:rPr>
        <w:t>，</w:t>
      </w:r>
      <w:r>
        <w:rPr>
          <w:rFonts w:ascii="微软雅黑" w:eastAsia="微软雅黑" w:hAnsi="微软雅黑" w:cs="微软雅黑"/>
        </w:rPr>
        <w:t>跳转至</w:t>
      </w:r>
      <w:r>
        <w:rPr>
          <w:rFonts w:ascii="微软雅黑" w:eastAsia="微软雅黑" w:hAnsi="微软雅黑" w:cs="微软雅黑" w:hint="eastAsia"/>
        </w:rPr>
        <w:t>【</w:t>
      </w:r>
      <w:r w:rsidR="00DB6513">
        <w:rPr>
          <w:rFonts w:ascii="微软雅黑" w:eastAsia="微软雅黑" w:hAnsi="微软雅黑" w:cs="微软雅黑" w:hint="eastAsia"/>
        </w:rPr>
        <w:t>领现金大行动</w:t>
      </w:r>
      <w:r>
        <w:rPr>
          <w:rFonts w:ascii="微软雅黑" w:eastAsia="微软雅黑" w:hAnsi="微软雅黑" w:cs="微软雅黑" w:hint="eastAsia"/>
        </w:rPr>
        <w:t>】页面</w:t>
      </w:r>
      <w:r>
        <w:rPr>
          <w:rFonts w:ascii="微软雅黑" w:eastAsia="微软雅黑" w:hAnsi="微软雅黑" w:cs="微软雅黑"/>
        </w:rPr>
        <w:t>参与活动</w:t>
      </w:r>
    </w:p>
    <w:p w:rsidR="00676F85" w:rsidRDefault="00676F85" w:rsidP="00676F85">
      <w:pPr>
        <w:pStyle w:val="1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需求</w:t>
      </w:r>
      <w:r>
        <w:rPr>
          <w:rFonts w:ascii="微软雅黑" w:eastAsia="微软雅黑" w:hAnsi="微软雅黑"/>
          <w:b/>
          <w:szCs w:val="21"/>
        </w:rPr>
        <w:t>详</w:t>
      </w:r>
      <w:r>
        <w:rPr>
          <w:rFonts w:ascii="微软雅黑" w:eastAsia="微软雅黑" w:hAnsi="微软雅黑" w:hint="eastAsia"/>
          <w:b/>
          <w:szCs w:val="21"/>
        </w:rPr>
        <w:t>述</w:t>
      </w:r>
    </w:p>
    <w:p w:rsidR="00B12FAA" w:rsidRPr="00565C8F" w:rsidRDefault="00676F85" w:rsidP="00517EAB">
      <w:pPr>
        <w:pStyle w:val="1"/>
        <w:ind w:firstLineChars="0"/>
        <w:outlineLvl w:val="1"/>
        <w:rPr>
          <w:rFonts w:ascii="微软雅黑" w:eastAsia="微软雅黑" w:hAnsi="微软雅黑"/>
          <w:b/>
          <w:szCs w:val="21"/>
        </w:rPr>
      </w:pPr>
      <w:r w:rsidRPr="00565C8F">
        <w:rPr>
          <w:rFonts w:ascii="微软雅黑" w:eastAsia="微软雅黑" w:hAnsi="微软雅黑" w:hint="eastAsia"/>
          <w:b/>
          <w:szCs w:val="21"/>
        </w:rPr>
        <w:t>6.1 页面总览</w:t>
      </w:r>
    </w:p>
    <w:p w:rsidR="00B25B9F" w:rsidRPr="0072728E" w:rsidRDefault="0072728E" w:rsidP="00B25B9F">
      <w:pPr>
        <w:pStyle w:val="1"/>
        <w:ind w:firstLineChars="0"/>
        <w:rPr>
          <w:rFonts w:ascii="微软雅黑" w:eastAsia="微软雅黑" w:hAnsi="微软雅黑"/>
          <w:szCs w:val="21"/>
        </w:rPr>
      </w:pPr>
      <w:r w:rsidRPr="0072728E">
        <w:rPr>
          <w:rFonts w:ascii="微软雅黑" w:eastAsia="微软雅黑" w:hAnsi="微软雅黑" w:hint="eastAsia"/>
          <w:szCs w:val="21"/>
        </w:rPr>
        <w:t>A</w:t>
      </w:r>
      <w:r w:rsidRPr="0072728E">
        <w:rPr>
          <w:rFonts w:ascii="微软雅黑" w:eastAsia="微软雅黑" w:hAnsi="微软雅黑"/>
          <w:szCs w:val="21"/>
        </w:rPr>
        <w:t>pp/H5</w:t>
      </w:r>
      <w:r>
        <w:rPr>
          <w:rFonts w:ascii="微软雅黑" w:eastAsia="微软雅黑" w:hAnsi="微软雅黑" w:hint="eastAsia"/>
          <w:szCs w:val="21"/>
        </w:rPr>
        <w:t>端</w:t>
      </w:r>
      <w:r w:rsidRPr="0072728E">
        <w:rPr>
          <w:rFonts w:ascii="微软雅黑" w:eastAsia="微软雅黑" w:hAnsi="微软雅黑" w:hint="eastAsia"/>
          <w:szCs w:val="21"/>
        </w:rPr>
        <w:t>内：</w:t>
      </w:r>
    </w:p>
    <w:p w:rsidR="0072728E" w:rsidRDefault="00C421BB" w:rsidP="00B25B9F">
      <w:pPr>
        <w:pStyle w:val="1"/>
        <w:ind w:firstLineChars="0"/>
        <w:rPr>
          <w:noProof/>
        </w:rPr>
      </w:pPr>
      <w:ins w:id="386" w:author="SZ_00_50" w:date="2018-09-13T17:56:00Z">
        <w:r>
          <w:rPr>
            <w:noProof/>
          </w:rPr>
          <w:lastRenderedPageBreak/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115.5pt;height:690pt">
              <v:imagedata r:id="rId9" o:title="4周年活动_h5"/>
            </v:shape>
          </w:pict>
        </w:r>
      </w:ins>
      <w:del w:id="387" w:author="SZ_00_50" w:date="2018-09-13T17:56:00Z">
        <w:r>
          <w:rPr>
            <w:noProof/>
          </w:rPr>
          <w:pict>
            <v:shape id="图片 1" o:spid="_x0000_i1026" type="#_x0000_t75" style="width:175.5pt;height:698.25pt;visibility:visible;mso-wrap-style:square">
              <v:imagedata r:id="rId10" o:title=""/>
            </v:shape>
          </w:pict>
        </w:r>
      </w:del>
    </w:p>
    <w:p w:rsidR="0072728E" w:rsidRDefault="0072728E" w:rsidP="00B25B9F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 w:rsidRPr="0072728E">
        <w:rPr>
          <w:rFonts w:ascii="微软雅黑" w:eastAsia="微软雅黑" w:hAnsi="微软雅黑"/>
          <w:bCs/>
          <w:szCs w:val="21"/>
        </w:rPr>
        <w:lastRenderedPageBreak/>
        <w:t>PC</w:t>
      </w:r>
      <w:r w:rsidRPr="0072728E">
        <w:rPr>
          <w:rFonts w:ascii="微软雅黑" w:eastAsia="微软雅黑" w:hAnsi="微软雅黑" w:hint="eastAsia"/>
          <w:bCs/>
          <w:szCs w:val="21"/>
        </w:rPr>
        <w:t>端</w:t>
      </w:r>
      <w:r w:rsidRPr="0072728E">
        <w:rPr>
          <w:rFonts w:ascii="微软雅黑" w:eastAsia="微软雅黑" w:hAnsi="微软雅黑"/>
          <w:bCs/>
          <w:szCs w:val="21"/>
        </w:rPr>
        <w:t>：</w:t>
      </w:r>
    </w:p>
    <w:p w:rsidR="0021159B" w:rsidRPr="0072728E" w:rsidRDefault="00C421BB" w:rsidP="00B25B9F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ins w:id="388" w:author="SZ_00_50" w:date="2018-09-13T18:00:00Z">
        <w:r>
          <w:rPr>
            <w:noProof/>
          </w:rPr>
          <w:pict>
            <v:shape id="_x0000_i1027" type="#_x0000_t75" style="width:357.75pt;height:660pt;visibility:visible;mso-wrap-style:square">
              <v:imagedata r:id="rId11" o:title=""/>
            </v:shape>
          </w:pict>
        </w:r>
      </w:ins>
      <w:del w:id="389" w:author="SZ_00_50" w:date="2018-09-13T18:00:00Z">
        <w:r>
          <w:rPr>
            <w:noProof/>
          </w:rPr>
          <w:pict>
            <v:shape id="_x0000_i1028" type="#_x0000_t75" style="width:347.25pt;height:697.5pt;visibility:visible;mso-wrap-style:square">
              <v:imagedata r:id="rId12" o:title=""/>
            </v:shape>
          </w:pict>
        </w:r>
      </w:del>
    </w:p>
    <w:p w:rsidR="00305163" w:rsidRPr="00565C8F" w:rsidRDefault="00676F85" w:rsidP="00517EAB">
      <w:pPr>
        <w:pStyle w:val="1"/>
        <w:ind w:firstLineChars="0"/>
        <w:outlineLvl w:val="2"/>
        <w:rPr>
          <w:rFonts w:ascii="微软雅黑" w:eastAsia="微软雅黑" w:hAnsi="微软雅黑"/>
          <w:b/>
          <w:bCs/>
          <w:szCs w:val="21"/>
        </w:rPr>
      </w:pPr>
      <w:r w:rsidRPr="00565C8F">
        <w:rPr>
          <w:rFonts w:ascii="微软雅黑" w:eastAsia="微软雅黑" w:hAnsi="微软雅黑" w:hint="eastAsia"/>
          <w:b/>
          <w:bCs/>
          <w:szCs w:val="21"/>
        </w:rPr>
        <w:lastRenderedPageBreak/>
        <w:t>6.1.1 页面</w:t>
      </w:r>
      <w:r w:rsidR="0021159B" w:rsidRPr="00565C8F">
        <w:rPr>
          <w:rFonts w:ascii="微软雅黑" w:eastAsia="微软雅黑" w:hAnsi="微软雅黑" w:hint="eastAsia"/>
          <w:b/>
          <w:bCs/>
          <w:szCs w:val="21"/>
        </w:rPr>
        <w:t>流程</w:t>
      </w:r>
      <w:r w:rsidRPr="00565C8F">
        <w:rPr>
          <w:rFonts w:ascii="微软雅黑" w:eastAsia="微软雅黑" w:hAnsi="微软雅黑" w:hint="eastAsia"/>
          <w:b/>
          <w:bCs/>
          <w:szCs w:val="21"/>
        </w:rPr>
        <w:t>说明</w:t>
      </w:r>
    </w:p>
    <w:p w:rsidR="00B25B9F" w:rsidRDefault="007136D8" w:rsidP="007136D8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活动</w:t>
      </w:r>
      <w:r>
        <w:rPr>
          <w:rFonts w:ascii="微软雅黑" w:eastAsia="微软雅黑" w:hAnsi="微软雅黑"/>
          <w:bCs/>
          <w:szCs w:val="21"/>
        </w:rPr>
        <w:t>页面共</w:t>
      </w:r>
      <w:r>
        <w:rPr>
          <w:rFonts w:ascii="微软雅黑" w:eastAsia="微软雅黑" w:hAnsi="微软雅黑" w:hint="eastAsia"/>
          <w:bCs/>
          <w:szCs w:val="21"/>
        </w:rPr>
        <w:t>分为</w:t>
      </w:r>
      <w:r w:rsidR="0037579D">
        <w:rPr>
          <w:rFonts w:ascii="微软雅黑" w:eastAsia="微软雅黑" w:hAnsi="微软雅黑" w:hint="eastAsia"/>
          <w:bCs/>
          <w:szCs w:val="21"/>
        </w:rPr>
        <w:t>五</w:t>
      </w:r>
      <w:r>
        <w:rPr>
          <w:rFonts w:ascii="微软雅黑" w:eastAsia="微软雅黑" w:hAnsi="微软雅黑" w:hint="eastAsia"/>
          <w:bCs/>
          <w:szCs w:val="21"/>
        </w:rPr>
        <w:t>部分</w:t>
      </w:r>
      <w:r>
        <w:rPr>
          <w:rFonts w:ascii="微软雅黑" w:eastAsia="微软雅黑" w:hAnsi="微软雅黑"/>
          <w:bCs/>
          <w:szCs w:val="21"/>
        </w:rPr>
        <w:t>：</w:t>
      </w:r>
    </w:p>
    <w:p w:rsidR="007136D8" w:rsidRPr="002300A4" w:rsidRDefault="007136D8" w:rsidP="00ED62C7">
      <w:pPr>
        <w:pStyle w:val="1"/>
        <w:numPr>
          <w:ilvl w:val="0"/>
          <w:numId w:val="5"/>
        </w:numPr>
        <w:tabs>
          <w:tab w:val="left" w:pos="840"/>
        </w:tabs>
        <w:ind w:firstLineChars="0"/>
        <w:rPr>
          <w:rFonts w:ascii="微软雅黑" w:eastAsia="微软雅黑" w:hAnsi="微软雅黑"/>
          <w:b/>
          <w:bCs/>
          <w:szCs w:val="21"/>
        </w:rPr>
      </w:pPr>
      <w:r w:rsidRPr="002300A4">
        <w:rPr>
          <w:rFonts w:ascii="微软雅黑" w:eastAsia="微软雅黑" w:hAnsi="微软雅黑" w:hint="eastAsia"/>
          <w:b/>
          <w:bCs/>
          <w:szCs w:val="21"/>
        </w:rPr>
        <w:t>活动顶部导航栏</w:t>
      </w:r>
      <w:r w:rsidRPr="002300A4">
        <w:rPr>
          <w:rFonts w:ascii="微软雅黑" w:eastAsia="微软雅黑" w:hAnsi="微软雅黑"/>
          <w:b/>
          <w:bCs/>
          <w:szCs w:val="21"/>
        </w:rPr>
        <w:t>、banner图；</w:t>
      </w:r>
    </w:p>
    <w:p w:rsidR="007136D8" w:rsidRPr="002300A4" w:rsidRDefault="00A81D5F" w:rsidP="00A81D5F">
      <w:pPr>
        <w:pStyle w:val="1"/>
        <w:numPr>
          <w:ilvl w:val="0"/>
          <w:numId w:val="5"/>
        </w:numPr>
        <w:tabs>
          <w:tab w:val="left" w:pos="840"/>
        </w:tabs>
        <w:ind w:firstLineChars="0"/>
        <w:outlineLvl w:val="2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 xml:space="preserve">       </w:t>
      </w:r>
      <w:r w:rsidR="00E4372A">
        <w:rPr>
          <w:rFonts w:ascii="微软雅黑" w:eastAsia="微软雅黑" w:hAnsi="微软雅黑" w:hint="eastAsia"/>
          <w:b/>
          <w:bCs/>
          <w:szCs w:val="21"/>
        </w:rPr>
        <w:t>天天领神券</w:t>
      </w:r>
    </w:p>
    <w:p w:rsidR="007136D8" w:rsidRDefault="00392515" w:rsidP="00CE7996">
      <w:pPr>
        <w:pStyle w:val="1"/>
        <w:numPr>
          <w:ilvl w:val="0"/>
          <w:numId w:val="10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标题文案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“天天</w:t>
      </w:r>
      <w:r>
        <w:rPr>
          <w:rFonts w:ascii="微软雅黑" w:eastAsia="微软雅黑" w:hAnsi="微软雅黑"/>
          <w:bCs/>
          <w:szCs w:val="21"/>
        </w:rPr>
        <w:t>领</w:t>
      </w:r>
      <w:r>
        <w:rPr>
          <w:rFonts w:ascii="微软雅黑" w:eastAsia="微软雅黑" w:hAnsi="微软雅黑" w:hint="eastAsia"/>
          <w:bCs/>
          <w:szCs w:val="21"/>
        </w:rPr>
        <w:t>神券”，</w:t>
      </w:r>
      <w:r>
        <w:rPr>
          <w:rFonts w:ascii="微软雅黑" w:eastAsia="微软雅黑" w:hAnsi="微软雅黑"/>
          <w:bCs/>
          <w:szCs w:val="21"/>
        </w:rPr>
        <w:t>静态文案；</w:t>
      </w:r>
    </w:p>
    <w:p w:rsidR="00392515" w:rsidRDefault="00392515" w:rsidP="00CE7996">
      <w:pPr>
        <w:pStyle w:val="1"/>
        <w:numPr>
          <w:ilvl w:val="0"/>
          <w:numId w:val="10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时间</w:t>
      </w:r>
      <w:r>
        <w:rPr>
          <w:rFonts w:ascii="微软雅黑" w:eastAsia="微软雅黑" w:hAnsi="微软雅黑"/>
          <w:bCs/>
          <w:szCs w:val="21"/>
        </w:rPr>
        <w:t>说明：“10</w:t>
      </w:r>
      <w:r>
        <w:rPr>
          <w:rFonts w:ascii="微软雅黑" w:eastAsia="微软雅黑" w:hAnsi="微软雅黑" w:hint="eastAsia"/>
          <w:bCs/>
          <w:szCs w:val="21"/>
        </w:rPr>
        <w:t>月10日</w:t>
      </w:r>
      <w:r>
        <w:rPr>
          <w:rFonts w:ascii="微软雅黑" w:eastAsia="微软雅黑" w:hAnsi="微软雅黑"/>
          <w:bCs/>
          <w:szCs w:val="21"/>
        </w:rPr>
        <w:t>-10</w:t>
      </w:r>
      <w:r>
        <w:rPr>
          <w:rFonts w:ascii="微软雅黑" w:eastAsia="微软雅黑" w:hAnsi="微软雅黑" w:hint="eastAsia"/>
          <w:bCs/>
          <w:szCs w:val="21"/>
        </w:rPr>
        <w:t>月20日</w:t>
      </w:r>
      <w:r>
        <w:rPr>
          <w:rFonts w:ascii="微软雅黑" w:eastAsia="微软雅黑" w:hAnsi="微软雅黑"/>
          <w:bCs/>
          <w:szCs w:val="21"/>
        </w:rPr>
        <w:t>”</w:t>
      </w:r>
    </w:p>
    <w:p w:rsidR="00392515" w:rsidRDefault="00392515" w:rsidP="00392515">
      <w:pPr>
        <w:pStyle w:val="1"/>
        <w:numPr>
          <w:ilvl w:val="0"/>
          <w:numId w:val="10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活动规则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弹窗形式</w:t>
      </w:r>
      <w:r>
        <w:rPr>
          <w:rFonts w:ascii="微软雅黑" w:eastAsia="微软雅黑" w:hAnsi="微软雅黑"/>
          <w:bCs/>
          <w:szCs w:val="21"/>
        </w:rPr>
        <w:t>，</w:t>
      </w:r>
      <w:r>
        <w:rPr>
          <w:rFonts w:ascii="微软雅黑" w:eastAsia="微软雅黑" w:hAnsi="微软雅黑" w:hint="eastAsia"/>
          <w:bCs/>
          <w:szCs w:val="21"/>
        </w:rPr>
        <w:t>点击</w:t>
      </w:r>
      <w:r>
        <w:rPr>
          <w:rFonts w:ascii="微软雅黑" w:eastAsia="微软雅黑" w:hAnsi="微软雅黑"/>
          <w:bCs/>
          <w:szCs w:val="21"/>
        </w:rPr>
        <w:t>展开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/>
          <w:bCs/>
          <w:szCs w:val="21"/>
        </w:rPr>
        <w:t>点</w:t>
      </w:r>
      <w:r>
        <w:rPr>
          <w:rFonts w:ascii="微软雅黑" w:eastAsia="微软雅黑" w:hAnsi="微软雅黑" w:hint="eastAsia"/>
          <w:bCs/>
          <w:szCs w:val="21"/>
        </w:rPr>
        <w:t>【关闭】关闭</w:t>
      </w:r>
      <w:r>
        <w:rPr>
          <w:rFonts w:ascii="微软雅黑" w:eastAsia="微软雅黑" w:hAnsi="微软雅黑"/>
          <w:bCs/>
          <w:szCs w:val="21"/>
        </w:rPr>
        <w:t>弹窗。</w:t>
      </w:r>
    </w:p>
    <w:p w:rsidR="00392515" w:rsidRDefault="00392515" w:rsidP="00392515">
      <w:pPr>
        <w:jc w:val="left"/>
        <w:rPr>
          <w:rFonts w:ascii="微软雅黑" w:eastAsia="微软雅黑" w:hAnsi="微软雅黑" w:cs="微软雅黑"/>
          <w:szCs w:val="21"/>
        </w:rPr>
      </w:pPr>
      <w:r w:rsidRPr="00392515">
        <w:rPr>
          <w:rFonts w:ascii="微软雅黑" w:eastAsia="微软雅黑" w:hAnsi="微软雅黑"/>
          <w:bCs/>
          <w:szCs w:val="21"/>
        </w:rPr>
        <w:t>“</w:t>
      </w:r>
      <w:r>
        <w:rPr>
          <w:rFonts w:ascii="微软雅黑" w:eastAsia="微软雅黑" w:hAnsi="微软雅黑" w:cs="微软雅黑" w:hint="eastAsia"/>
          <w:szCs w:val="21"/>
        </w:rPr>
        <w:t>活动规则：</w:t>
      </w:r>
    </w:p>
    <w:p w:rsidR="00392515" w:rsidRDefault="00392515" w:rsidP="00392515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1、活动时间：2018年10月10日0:00:00-10月20日23:59:59；</w:t>
      </w:r>
    </w:p>
    <w:p w:rsidR="00392515" w:rsidRDefault="00392515" w:rsidP="00392515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2、活动期间，用户每天可领取福利券，每日每人限领2种，个别券领取时会消耗一定积分；</w:t>
      </w:r>
    </w:p>
    <w:p w:rsidR="00392515" w:rsidRDefault="00392515" w:rsidP="00392515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3、所领取的红包、Ycode有效期为1天，请抓紧时间使用，所领取的现金即时到达至账户；</w:t>
      </w:r>
    </w:p>
    <w:p w:rsidR="00392515" w:rsidRDefault="00392515" w:rsidP="00392515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4、红包、Ycode适用于YY-A/YY-B/YY-C/YY-VIPA/YY-VIPB/YY-VIPC，详细使用规则请查看【我的红包】、【我的Ycode】；</w:t>
      </w:r>
    </w:p>
    <w:p w:rsidR="00392515" w:rsidRDefault="00392515" w:rsidP="00392515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5、领取了</w:t>
      </w:r>
      <w:del w:id="390" w:author="SZ_00_50" w:date="2018-09-19T16:41:00Z">
        <w:r w:rsidDel="00341339">
          <w:rPr>
            <w:rFonts w:ascii="微软雅黑" w:eastAsia="微软雅黑" w:hAnsi="微软雅黑" w:cs="微软雅黑" w:hint="eastAsia"/>
            <w:szCs w:val="21"/>
          </w:rPr>
          <w:delText>腾讯</w:delText>
        </w:r>
      </w:del>
      <w:ins w:id="391" w:author="SZ_00_50" w:date="2018-09-19T16:41:00Z">
        <w:r w:rsidR="00341339">
          <w:rPr>
            <w:rFonts w:ascii="微软雅黑" w:eastAsia="微软雅黑" w:hAnsi="微软雅黑" w:cs="微软雅黑" w:hint="eastAsia"/>
            <w:szCs w:val="21"/>
          </w:rPr>
          <w:t>爱奇艺</w:t>
        </w:r>
      </w:ins>
      <w:r>
        <w:rPr>
          <w:rFonts w:ascii="微软雅黑" w:eastAsia="微软雅黑" w:hAnsi="微软雅黑" w:cs="微软雅黑" w:hint="eastAsia"/>
          <w:szCs w:val="21"/>
        </w:rPr>
        <w:t>视频会员卡的用户请留意站内信，会员信息将通过站内信的形式予以告知；</w:t>
      </w:r>
    </w:p>
    <w:p w:rsidR="00392515" w:rsidRDefault="00392515" w:rsidP="00392515">
      <w:pPr>
        <w:pStyle w:val="1"/>
        <w:ind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6、活动申诉期截止至2018年11月30日，本活动最终解释权归友金服所有。</w:t>
      </w:r>
      <w:r w:rsidRPr="00392515">
        <w:rPr>
          <w:rFonts w:ascii="微软雅黑" w:eastAsia="微软雅黑" w:hAnsi="微软雅黑"/>
          <w:bCs/>
          <w:szCs w:val="21"/>
        </w:rPr>
        <w:t>”</w:t>
      </w:r>
    </w:p>
    <w:p w:rsidR="00392515" w:rsidRPr="00E4372A" w:rsidRDefault="00392515" w:rsidP="00392515">
      <w:pPr>
        <w:pStyle w:val="1"/>
        <w:numPr>
          <w:ilvl w:val="0"/>
          <w:numId w:val="11"/>
        </w:numPr>
        <w:ind w:firstLineChars="0"/>
        <w:rPr>
          <w:rFonts w:ascii="微软雅黑" w:eastAsia="微软雅黑" w:hAnsi="微软雅黑"/>
          <w:b/>
          <w:bCs/>
          <w:szCs w:val="21"/>
        </w:rPr>
      </w:pPr>
      <w:r w:rsidRPr="00E4372A">
        <w:rPr>
          <w:rFonts w:ascii="微软雅黑" w:eastAsia="微软雅黑" w:hAnsi="微软雅黑" w:hint="eastAsia"/>
          <w:b/>
          <w:bCs/>
          <w:szCs w:val="21"/>
        </w:rPr>
        <w:t>每日</w:t>
      </w:r>
      <w:r w:rsidRPr="00E4372A">
        <w:rPr>
          <w:rFonts w:ascii="微软雅黑" w:eastAsia="微软雅黑" w:hAnsi="微软雅黑"/>
          <w:b/>
          <w:bCs/>
          <w:szCs w:val="21"/>
        </w:rPr>
        <w:t>物品列表：</w:t>
      </w:r>
    </w:p>
    <w:p w:rsidR="00F149A5" w:rsidRDefault="00EC4743">
      <w:pPr>
        <w:pStyle w:val="1"/>
        <w:ind w:left="420" w:firstLineChars="0" w:firstLine="0"/>
        <w:rPr>
          <w:ins w:id="392" w:author="SZ_00_50" w:date="2018-09-13T18:16:00Z"/>
          <w:rFonts w:ascii="微软雅黑" w:eastAsia="微软雅黑" w:hAnsi="微软雅黑"/>
          <w:bCs/>
          <w:szCs w:val="21"/>
        </w:rPr>
        <w:pPrChange w:id="393" w:author="SZ_00_50" w:date="2018-09-13T18:15:00Z">
          <w:pPr>
            <w:pStyle w:val="1"/>
            <w:ind w:firstLineChars="0" w:firstLine="0"/>
          </w:pPr>
        </w:pPrChange>
      </w:pPr>
      <w:r>
        <w:rPr>
          <w:rFonts w:ascii="微软雅黑" w:eastAsia="微软雅黑" w:hAnsi="微软雅黑" w:hint="eastAsia"/>
          <w:bCs/>
          <w:szCs w:val="21"/>
        </w:rPr>
        <w:t>当日</w:t>
      </w:r>
      <w:r>
        <w:rPr>
          <w:rFonts w:ascii="微软雅黑" w:eastAsia="微软雅黑" w:hAnsi="微软雅黑"/>
          <w:bCs/>
          <w:szCs w:val="21"/>
        </w:rPr>
        <w:t>的</w:t>
      </w:r>
      <w:r>
        <w:rPr>
          <w:rFonts w:ascii="微软雅黑" w:eastAsia="微软雅黑" w:hAnsi="微软雅黑" w:hint="eastAsia"/>
          <w:bCs/>
          <w:szCs w:val="21"/>
        </w:rPr>
        <w:t>【领取】</w:t>
      </w:r>
      <w:r>
        <w:rPr>
          <w:rFonts w:ascii="微软雅黑" w:eastAsia="微软雅黑" w:hAnsi="微软雅黑"/>
          <w:bCs/>
          <w:szCs w:val="21"/>
        </w:rPr>
        <w:t>按钮</w:t>
      </w:r>
      <w:r>
        <w:rPr>
          <w:rFonts w:ascii="微软雅黑" w:eastAsia="微软雅黑" w:hAnsi="微软雅黑" w:hint="eastAsia"/>
          <w:bCs/>
          <w:szCs w:val="21"/>
        </w:rPr>
        <w:t>状态分为</w:t>
      </w:r>
      <w:r>
        <w:rPr>
          <w:rFonts w:ascii="微软雅黑" w:eastAsia="微软雅黑" w:hAnsi="微软雅黑"/>
          <w:bCs/>
          <w:szCs w:val="21"/>
        </w:rPr>
        <w:t>：</w:t>
      </w:r>
      <w:r w:rsidR="00C152A0">
        <w:rPr>
          <w:rFonts w:ascii="微软雅黑" w:eastAsia="微软雅黑" w:hAnsi="微软雅黑"/>
          <w:bCs/>
          <w:szCs w:val="21"/>
        </w:rPr>
        <w:t>领取</w:t>
      </w:r>
      <w:r>
        <w:rPr>
          <w:rFonts w:ascii="微软雅黑" w:eastAsia="微软雅黑" w:hAnsi="微软雅黑"/>
          <w:bCs/>
          <w:szCs w:val="21"/>
        </w:rPr>
        <w:t>、已</w:t>
      </w:r>
      <w:r>
        <w:rPr>
          <w:rFonts w:ascii="微软雅黑" w:eastAsia="微软雅黑" w:hAnsi="微软雅黑" w:hint="eastAsia"/>
          <w:bCs/>
          <w:szCs w:val="21"/>
        </w:rPr>
        <w:t>领取</w:t>
      </w:r>
      <w:r>
        <w:rPr>
          <w:rFonts w:ascii="微软雅黑" w:eastAsia="微软雅黑" w:hAnsi="微软雅黑"/>
          <w:bCs/>
          <w:szCs w:val="21"/>
        </w:rPr>
        <w:t>、</w:t>
      </w:r>
      <w:r>
        <w:rPr>
          <w:rFonts w:ascii="微软雅黑" w:eastAsia="微软雅黑" w:hAnsi="微软雅黑" w:hint="eastAsia"/>
          <w:bCs/>
          <w:szCs w:val="21"/>
        </w:rPr>
        <w:t>已</w:t>
      </w:r>
      <w:r w:rsidR="00E4372A">
        <w:rPr>
          <w:rFonts w:ascii="微软雅黑" w:eastAsia="微软雅黑" w:hAnsi="微软雅黑" w:hint="eastAsia"/>
          <w:bCs/>
          <w:szCs w:val="21"/>
        </w:rPr>
        <w:t>抢光</w:t>
      </w:r>
      <w:ins w:id="394" w:author="SZ_00_50" w:date="2018-09-13T18:15:00Z">
        <w:r w:rsidR="00F149A5">
          <w:rPr>
            <w:rFonts w:ascii="微软雅黑" w:eastAsia="微软雅黑" w:hAnsi="微软雅黑" w:hint="eastAsia"/>
            <w:bCs/>
            <w:szCs w:val="21"/>
          </w:rPr>
          <w:t>、</w:t>
        </w:r>
        <w:r w:rsidR="00F149A5">
          <w:rPr>
            <w:rFonts w:ascii="微软雅黑" w:eastAsia="微软雅黑" w:hAnsi="微软雅黑"/>
            <w:bCs/>
            <w:szCs w:val="21"/>
          </w:rPr>
          <w:t>已</w:t>
        </w:r>
        <w:r w:rsidR="00F149A5">
          <w:rPr>
            <w:rFonts w:ascii="微软雅黑" w:eastAsia="微软雅黑" w:hAnsi="微软雅黑" w:hint="eastAsia"/>
            <w:bCs/>
            <w:szCs w:val="21"/>
          </w:rPr>
          <w:t>结束四</w:t>
        </w:r>
      </w:ins>
      <w:del w:id="395" w:author="SZ_00_50" w:date="2018-09-13T18:15:00Z">
        <w:r w:rsidR="00E4372A" w:rsidDel="00F149A5">
          <w:rPr>
            <w:rFonts w:ascii="微软雅黑" w:eastAsia="微软雅黑" w:hAnsi="微软雅黑" w:hint="eastAsia"/>
            <w:bCs/>
            <w:szCs w:val="21"/>
          </w:rPr>
          <w:delText>三</w:delText>
        </w:r>
      </w:del>
      <w:r>
        <w:rPr>
          <w:rFonts w:ascii="微软雅黑" w:eastAsia="微软雅黑" w:hAnsi="微软雅黑" w:hint="eastAsia"/>
          <w:bCs/>
          <w:szCs w:val="21"/>
        </w:rPr>
        <w:t>种状态</w:t>
      </w:r>
      <w:r>
        <w:rPr>
          <w:rFonts w:ascii="微软雅黑" w:eastAsia="微软雅黑" w:hAnsi="微软雅黑"/>
          <w:bCs/>
          <w:szCs w:val="21"/>
        </w:rPr>
        <w:t>，</w:t>
      </w:r>
      <w:r>
        <w:rPr>
          <w:rFonts w:ascii="微软雅黑" w:eastAsia="微软雅黑" w:hAnsi="微软雅黑" w:hint="eastAsia"/>
          <w:bCs/>
          <w:szCs w:val="21"/>
        </w:rPr>
        <w:t>根据礼品</w:t>
      </w:r>
      <w:r>
        <w:rPr>
          <w:rFonts w:ascii="微软雅黑" w:eastAsia="微软雅黑" w:hAnsi="微软雅黑"/>
          <w:bCs/>
          <w:szCs w:val="21"/>
        </w:rPr>
        <w:t>剩</w:t>
      </w:r>
    </w:p>
    <w:p w:rsidR="00E4372A" w:rsidDel="00F149A5" w:rsidRDefault="00EC4743">
      <w:pPr>
        <w:pStyle w:val="1"/>
        <w:ind w:firstLineChars="0" w:firstLine="0"/>
        <w:rPr>
          <w:del w:id="396" w:author="SZ_00_50" w:date="2018-09-13T18:15:00Z"/>
          <w:rFonts w:ascii="微软雅黑" w:eastAsia="微软雅黑" w:hAnsi="微软雅黑"/>
          <w:bCs/>
          <w:szCs w:val="21"/>
        </w:rPr>
        <w:pPrChange w:id="397" w:author="SZ_00_50" w:date="2018-09-13T18:16:00Z">
          <w:pPr>
            <w:pStyle w:val="1"/>
            <w:ind w:left="420" w:firstLineChars="0" w:firstLine="0"/>
          </w:pPr>
        </w:pPrChange>
      </w:pPr>
      <w:r>
        <w:rPr>
          <w:rFonts w:ascii="微软雅黑" w:eastAsia="微软雅黑" w:hAnsi="微软雅黑"/>
          <w:bCs/>
          <w:szCs w:val="21"/>
        </w:rPr>
        <w:t>余状态</w:t>
      </w:r>
      <w:r w:rsidR="00E4372A">
        <w:rPr>
          <w:rFonts w:ascii="微软雅黑" w:eastAsia="微软雅黑" w:hAnsi="微软雅黑" w:hint="eastAsia"/>
          <w:bCs/>
          <w:szCs w:val="21"/>
        </w:rPr>
        <w:t>&amp;</w:t>
      </w:r>
    </w:p>
    <w:p w:rsidR="00E4372A" w:rsidRDefault="00E4372A" w:rsidP="0095633E">
      <w:pPr>
        <w:pStyle w:val="1"/>
        <w:ind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/>
          <w:bCs/>
          <w:szCs w:val="21"/>
        </w:rPr>
        <w:t>领取状态</w:t>
      </w:r>
      <w:ins w:id="398" w:author="SZ_00_50" w:date="2018-09-13T18:15:00Z">
        <w:r w:rsidR="00F149A5">
          <w:rPr>
            <w:rFonts w:ascii="微软雅黑" w:eastAsia="微软雅黑" w:hAnsi="微软雅黑" w:hint="eastAsia"/>
            <w:bCs/>
            <w:szCs w:val="21"/>
          </w:rPr>
          <w:t>、</w:t>
        </w:r>
        <w:r w:rsidR="00F149A5">
          <w:rPr>
            <w:rFonts w:ascii="微软雅黑" w:eastAsia="微软雅黑" w:hAnsi="微软雅黑"/>
            <w:bCs/>
            <w:szCs w:val="21"/>
          </w:rPr>
          <w:t>及</w:t>
        </w:r>
        <w:r w:rsidR="00F149A5">
          <w:rPr>
            <w:rFonts w:ascii="微软雅黑" w:eastAsia="微软雅黑" w:hAnsi="微软雅黑" w:hint="eastAsia"/>
            <w:bCs/>
            <w:szCs w:val="21"/>
          </w:rPr>
          <w:t>本活动</w:t>
        </w:r>
        <w:r w:rsidR="00F149A5">
          <w:rPr>
            <w:rFonts w:ascii="微软雅黑" w:eastAsia="微软雅黑" w:hAnsi="微软雅黑"/>
            <w:bCs/>
            <w:szCs w:val="21"/>
          </w:rPr>
          <w:t>是否结束</w:t>
        </w:r>
      </w:ins>
      <w:r w:rsidR="00EC4743">
        <w:rPr>
          <w:rFonts w:ascii="微软雅黑" w:eastAsia="微软雅黑" w:hAnsi="微软雅黑" w:hint="eastAsia"/>
          <w:bCs/>
          <w:szCs w:val="21"/>
        </w:rPr>
        <w:t>决定，每次</w:t>
      </w:r>
      <w:r w:rsidR="00EC4743">
        <w:rPr>
          <w:rFonts w:ascii="微软雅黑" w:eastAsia="微软雅黑" w:hAnsi="微软雅黑"/>
          <w:bCs/>
          <w:szCs w:val="21"/>
        </w:rPr>
        <w:t>进入页面刷新</w:t>
      </w:r>
      <w:r w:rsidR="00EC4743">
        <w:rPr>
          <w:rFonts w:ascii="微软雅黑" w:eastAsia="微软雅黑" w:hAnsi="微软雅黑" w:hint="eastAsia"/>
          <w:bCs/>
          <w:szCs w:val="21"/>
        </w:rPr>
        <w:t>。</w:t>
      </w:r>
    </w:p>
    <w:p w:rsidR="00392515" w:rsidRDefault="00EC4743">
      <w:pPr>
        <w:pStyle w:val="1"/>
        <w:ind w:firstLineChars="150" w:firstLine="315"/>
        <w:rPr>
          <w:rFonts w:ascii="微软雅黑" w:eastAsia="微软雅黑" w:hAnsi="微软雅黑"/>
          <w:bCs/>
          <w:szCs w:val="21"/>
        </w:rPr>
        <w:pPrChange w:id="399" w:author="SZ_00_50" w:date="2018-09-13T18:20:00Z">
          <w:pPr>
            <w:pStyle w:val="1"/>
            <w:ind w:firstLineChars="0" w:firstLine="0"/>
          </w:pPr>
        </w:pPrChange>
      </w:pPr>
      <w:r>
        <w:rPr>
          <w:rFonts w:ascii="微软雅黑" w:eastAsia="微软雅黑" w:hAnsi="微软雅黑" w:hint="eastAsia"/>
          <w:bCs/>
          <w:szCs w:val="21"/>
        </w:rPr>
        <w:t>【领取】</w:t>
      </w:r>
      <w:r>
        <w:rPr>
          <w:rFonts w:ascii="微软雅黑" w:eastAsia="微软雅黑" w:hAnsi="微软雅黑"/>
          <w:bCs/>
          <w:szCs w:val="21"/>
        </w:rPr>
        <w:t>状态为高</w:t>
      </w:r>
      <w:r>
        <w:rPr>
          <w:rFonts w:ascii="微软雅黑" w:eastAsia="微软雅黑" w:hAnsi="微软雅黑" w:hint="eastAsia"/>
          <w:bCs/>
          <w:szCs w:val="21"/>
        </w:rPr>
        <w:t>亮</w:t>
      </w:r>
      <w:r w:rsidR="00E4372A">
        <w:rPr>
          <w:rFonts w:ascii="微软雅黑" w:eastAsia="微软雅黑" w:hAnsi="微软雅黑"/>
          <w:bCs/>
          <w:szCs w:val="21"/>
        </w:rPr>
        <w:t>可点击</w:t>
      </w:r>
      <w:r w:rsidR="00E4372A">
        <w:rPr>
          <w:rFonts w:ascii="微软雅黑" w:eastAsia="微软雅黑" w:hAnsi="微软雅黑" w:hint="eastAsia"/>
          <w:bCs/>
          <w:szCs w:val="21"/>
        </w:rPr>
        <w:t>；</w:t>
      </w:r>
      <w:r>
        <w:rPr>
          <w:rFonts w:ascii="微软雅黑" w:eastAsia="微软雅黑" w:hAnsi="微软雅黑" w:hint="eastAsia"/>
          <w:bCs/>
          <w:szCs w:val="21"/>
        </w:rPr>
        <w:t>【已领取】、【已抢光】</w:t>
      </w:r>
      <w:ins w:id="400" w:author="SZ_00_50" w:date="2018-09-13T18:15:00Z">
        <w:r w:rsidR="00F149A5">
          <w:rPr>
            <w:rFonts w:ascii="微软雅黑" w:eastAsia="微软雅黑" w:hAnsi="微软雅黑" w:hint="eastAsia"/>
            <w:bCs/>
            <w:szCs w:val="21"/>
          </w:rPr>
          <w:t>、</w:t>
        </w:r>
        <w:r w:rsidR="00F149A5">
          <w:rPr>
            <w:rFonts w:ascii="微软雅黑" w:eastAsia="微软雅黑" w:hAnsi="微软雅黑"/>
            <w:bCs/>
            <w:szCs w:val="21"/>
          </w:rPr>
          <w:t>【</w:t>
        </w:r>
        <w:r w:rsidR="00F149A5">
          <w:rPr>
            <w:rFonts w:ascii="微软雅黑" w:eastAsia="微软雅黑" w:hAnsi="微软雅黑" w:hint="eastAsia"/>
            <w:bCs/>
            <w:szCs w:val="21"/>
          </w:rPr>
          <w:t>已结束</w:t>
        </w:r>
        <w:r w:rsidR="00F149A5">
          <w:rPr>
            <w:rFonts w:ascii="微软雅黑" w:eastAsia="微软雅黑" w:hAnsi="微软雅黑"/>
            <w:bCs/>
            <w:szCs w:val="21"/>
          </w:rPr>
          <w:t>】</w:t>
        </w:r>
      </w:ins>
      <w:r>
        <w:rPr>
          <w:rFonts w:ascii="微软雅黑" w:eastAsia="微软雅黑" w:hAnsi="微软雅黑" w:hint="eastAsia"/>
          <w:bCs/>
          <w:szCs w:val="21"/>
        </w:rPr>
        <w:t>为</w:t>
      </w:r>
      <w:r>
        <w:rPr>
          <w:rFonts w:ascii="微软雅黑" w:eastAsia="微软雅黑" w:hAnsi="微软雅黑"/>
          <w:bCs/>
          <w:szCs w:val="21"/>
        </w:rPr>
        <w:t>置灰</w:t>
      </w:r>
      <w:r w:rsidR="00232691">
        <w:rPr>
          <w:rFonts w:ascii="微软雅黑" w:eastAsia="微软雅黑" w:hAnsi="微软雅黑" w:hint="eastAsia"/>
          <w:bCs/>
          <w:szCs w:val="21"/>
        </w:rPr>
        <w:t>状态，</w:t>
      </w:r>
      <w:r w:rsidR="00232691">
        <w:rPr>
          <w:rFonts w:ascii="微软雅黑" w:eastAsia="微软雅黑" w:hAnsi="微软雅黑"/>
          <w:bCs/>
          <w:szCs w:val="21"/>
        </w:rPr>
        <w:t>点击有</w:t>
      </w:r>
      <w:r w:rsidR="00232691">
        <w:rPr>
          <w:rFonts w:ascii="微软雅黑" w:eastAsia="微软雅黑" w:hAnsi="微软雅黑" w:hint="eastAsia"/>
          <w:bCs/>
          <w:szCs w:val="21"/>
        </w:rPr>
        <w:t>t</w:t>
      </w:r>
      <w:r w:rsidR="00232691">
        <w:rPr>
          <w:rFonts w:ascii="微软雅黑" w:eastAsia="微软雅黑" w:hAnsi="微软雅黑"/>
          <w:bCs/>
          <w:szCs w:val="21"/>
        </w:rPr>
        <w:t>oast</w:t>
      </w:r>
      <w:r w:rsidR="00232691">
        <w:rPr>
          <w:rFonts w:ascii="微软雅黑" w:eastAsia="微软雅黑" w:hAnsi="微软雅黑" w:hint="eastAsia"/>
          <w:bCs/>
          <w:szCs w:val="21"/>
        </w:rPr>
        <w:t>提示</w:t>
      </w:r>
      <w:ins w:id="401" w:author="SZ_00_50" w:date="2018-09-13T18:20:00Z">
        <w:r w:rsidR="00780689">
          <w:rPr>
            <w:rFonts w:ascii="微软雅黑" w:eastAsia="微软雅黑" w:hAnsi="微软雅黑" w:hint="eastAsia"/>
            <w:bCs/>
            <w:szCs w:val="21"/>
          </w:rPr>
          <w:t>。</w:t>
        </w:r>
      </w:ins>
      <w:del w:id="402" w:author="SZ_00_50" w:date="2018-09-13T18:20:00Z">
        <w:r w:rsidR="009F5C87" w:rsidDel="00780689">
          <w:rPr>
            <w:rFonts w:ascii="微软雅黑" w:eastAsia="微软雅黑" w:hAnsi="微软雅黑" w:hint="eastAsia"/>
            <w:bCs/>
            <w:szCs w:val="21"/>
          </w:rPr>
          <w:delText>：</w:delText>
        </w:r>
      </w:del>
    </w:p>
    <w:p w:rsidR="009F5C87" w:rsidRPr="003C2B87" w:rsidDel="00780689" w:rsidRDefault="009F5C87" w:rsidP="009F5C87">
      <w:pPr>
        <w:pStyle w:val="1"/>
        <w:numPr>
          <w:ilvl w:val="0"/>
          <w:numId w:val="45"/>
        </w:numPr>
        <w:ind w:firstLineChars="0"/>
        <w:rPr>
          <w:del w:id="403" w:author="SZ_00_50" w:date="2018-09-13T18:19:00Z"/>
          <w:noProof/>
        </w:rPr>
      </w:pPr>
      <w:del w:id="404" w:author="SZ_00_50" w:date="2018-09-13T18:19:00Z">
        <w:r w:rsidRPr="009F5519" w:rsidDel="00780689">
          <w:rPr>
            <w:rFonts w:ascii="微软雅黑" w:eastAsia="微软雅黑" w:hAnsi="微软雅黑" w:cs="微软雅黑" w:hint="eastAsia"/>
          </w:rPr>
          <w:delText>点击【已领取】</w:delText>
        </w:r>
        <w:r w:rsidDel="00780689">
          <w:rPr>
            <w:rFonts w:ascii="微软雅黑" w:eastAsia="微软雅黑" w:hAnsi="微软雅黑" w:cs="微软雅黑" w:hint="eastAsia"/>
          </w:rPr>
          <w:delText>时</w:delText>
        </w:r>
        <w:r w:rsidDel="00780689">
          <w:rPr>
            <w:rFonts w:ascii="微软雅黑" w:eastAsia="微软雅黑" w:hAnsi="微软雅黑" w:cs="微软雅黑"/>
          </w:rPr>
          <w:delText>，</w:delText>
        </w:r>
        <w:r w:rsidDel="00780689">
          <w:rPr>
            <w:rFonts w:ascii="微软雅黑" w:eastAsia="微软雅黑" w:hAnsi="微软雅黑" w:cs="微软雅黑" w:hint="eastAsia"/>
          </w:rPr>
          <w:delText>给</w:delText>
        </w:r>
        <w:r w:rsidDel="00780689">
          <w:rPr>
            <w:rFonts w:ascii="微软雅黑" w:eastAsia="微软雅黑" w:hAnsi="微软雅黑" w:cs="微软雅黑"/>
          </w:rPr>
          <w:delText>tosat提示：“</w:delText>
        </w:r>
        <w:r w:rsidDel="00780689">
          <w:rPr>
            <w:rFonts w:ascii="微软雅黑" w:eastAsia="微软雅黑" w:hAnsi="微软雅黑" w:cs="微软雅黑" w:hint="eastAsia"/>
          </w:rPr>
          <w:delText>您已领取过，快去</w:delText>
        </w:r>
        <w:r w:rsidDel="00780689">
          <w:rPr>
            <w:rFonts w:ascii="微软雅黑" w:eastAsia="微软雅黑" w:hAnsi="微软雅黑" w:cs="微软雅黑"/>
          </w:rPr>
          <w:delText>使用吧~”</w:delText>
        </w:r>
        <w:r w:rsidDel="00780689">
          <w:rPr>
            <w:rFonts w:ascii="微软雅黑" w:eastAsia="微软雅黑" w:hAnsi="微软雅黑" w:cs="微软雅黑" w:hint="eastAsia"/>
          </w:rPr>
          <w:delText>持续2</w:delText>
        </w:r>
        <w:r w:rsidDel="00780689">
          <w:rPr>
            <w:rFonts w:ascii="微软雅黑" w:eastAsia="微软雅黑" w:hAnsi="微软雅黑" w:cs="微软雅黑"/>
          </w:rPr>
          <w:delText>s</w:delText>
        </w:r>
        <w:r w:rsidDel="00780689">
          <w:rPr>
            <w:rFonts w:ascii="微软雅黑" w:eastAsia="微软雅黑" w:hAnsi="微软雅黑" w:cs="微软雅黑" w:hint="eastAsia"/>
          </w:rPr>
          <w:delText>；</w:delText>
        </w:r>
      </w:del>
    </w:p>
    <w:p w:rsidR="00F149A5" w:rsidDel="00780689" w:rsidRDefault="009F5C87" w:rsidP="00F149A5">
      <w:pPr>
        <w:pStyle w:val="1"/>
        <w:numPr>
          <w:ilvl w:val="0"/>
          <w:numId w:val="45"/>
        </w:numPr>
        <w:ind w:firstLineChars="0"/>
        <w:rPr>
          <w:del w:id="405" w:author="SZ_00_50" w:date="2018-09-13T18:20:00Z"/>
          <w:rFonts w:ascii="微软雅黑" w:eastAsia="微软雅黑" w:hAnsi="微软雅黑" w:cs="微软雅黑"/>
          <w:bCs/>
          <w:szCs w:val="21"/>
        </w:rPr>
      </w:pPr>
      <w:del w:id="406" w:author="SZ_00_50" w:date="2018-09-13T18:20:00Z">
        <w:r w:rsidDel="00780689">
          <w:rPr>
            <w:rFonts w:ascii="微软雅黑" w:eastAsia="微软雅黑" w:hAnsi="微软雅黑" w:cs="微软雅黑" w:hint="eastAsia"/>
            <w:bCs/>
            <w:szCs w:val="21"/>
          </w:rPr>
          <w:delText>点击</w:delText>
        </w:r>
        <w:r w:rsidDel="00780689">
          <w:rPr>
            <w:rFonts w:ascii="微软雅黑" w:eastAsia="微软雅黑" w:hAnsi="微软雅黑" w:cs="微软雅黑"/>
            <w:bCs/>
            <w:szCs w:val="21"/>
          </w:rPr>
          <w:delText>【</w:delText>
        </w:r>
        <w:r w:rsidDel="00780689">
          <w:rPr>
            <w:rFonts w:ascii="微软雅黑" w:eastAsia="微软雅黑" w:hAnsi="微软雅黑" w:cs="微软雅黑" w:hint="eastAsia"/>
            <w:bCs/>
            <w:szCs w:val="21"/>
          </w:rPr>
          <w:delText>已抢光</w:delText>
        </w:r>
        <w:r w:rsidDel="00780689">
          <w:rPr>
            <w:rFonts w:ascii="微软雅黑" w:eastAsia="微软雅黑" w:hAnsi="微软雅黑" w:cs="微软雅黑"/>
            <w:bCs/>
            <w:szCs w:val="21"/>
          </w:rPr>
          <w:delText>】</w:delText>
        </w:r>
        <w:r w:rsidDel="00780689">
          <w:rPr>
            <w:rFonts w:ascii="微软雅黑" w:eastAsia="微软雅黑" w:hAnsi="微软雅黑" w:cs="微软雅黑" w:hint="eastAsia"/>
            <w:bCs/>
            <w:szCs w:val="21"/>
          </w:rPr>
          <w:delText>时</w:delText>
        </w:r>
        <w:r w:rsidDel="00780689">
          <w:rPr>
            <w:rFonts w:ascii="微软雅黑" w:eastAsia="微软雅黑" w:hAnsi="微软雅黑" w:cs="微软雅黑"/>
            <w:bCs/>
            <w:szCs w:val="21"/>
          </w:rPr>
          <w:delText>，给</w:delText>
        </w:r>
        <w:r w:rsidDel="00780689">
          <w:rPr>
            <w:rFonts w:ascii="微软雅黑" w:eastAsia="微软雅黑" w:hAnsi="微软雅黑" w:cs="微软雅黑" w:hint="eastAsia"/>
            <w:bCs/>
            <w:szCs w:val="21"/>
          </w:rPr>
          <w:delText>toast</w:delText>
        </w:r>
        <w:r w:rsidDel="00780689">
          <w:rPr>
            <w:rFonts w:ascii="微软雅黑" w:eastAsia="微软雅黑" w:hAnsi="微软雅黑" w:cs="微软雅黑"/>
            <w:bCs/>
            <w:szCs w:val="21"/>
          </w:rPr>
          <w:delText>提示：“</w:delText>
        </w:r>
        <w:r w:rsidDel="00780689">
          <w:rPr>
            <w:rFonts w:ascii="微软雅黑" w:eastAsia="微软雅黑" w:hAnsi="微软雅黑" w:cs="微软雅黑" w:hint="eastAsia"/>
            <w:bCs/>
            <w:szCs w:val="21"/>
          </w:rPr>
          <w:delText>您</w:delText>
        </w:r>
        <w:r w:rsidDel="00780689">
          <w:rPr>
            <w:rFonts w:ascii="微软雅黑" w:eastAsia="微软雅黑" w:hAnsi="微软雅黑" w:cs="微软雅黑"/>
            <w:bCs/>
            <w:szCs w:val="21"/>
          </w:rPr>
          <w:delText>来</w:delText>
        </w:r>
        <w:r w:rsidDel="00780689">
          <w:rPr>
            <w:rFonts w:ascii="微软雅黑" w:eastAsia="微软雅黑" w:hAnsi="微软雅黑" w:cs="微软雅黑" w:hint="eastAsia"/>
            <w:bCs/>
            <w:szCs w:val="21"/>
          </w:rPr>
          <w:delText>晚</w:delText>
        </w:r>
        <w:r w:rsidDel="00780689">
          <w:rPr>
            <w:rFonts w:ascii="微软雅黑" w:eastAsia="微软雅黑" w:hAnsi="微软雅黑" w:cs="微软雅黑"/>
            <w:bCs/>
            <w:szCs w:val="21"/>
          </w:rPr>
          <w:delText>了，</w:delText>
        </w:r>
        <w:r w:rsidDel="00780689">
          <w:rPr>
            <w:rFonts w:ascii="微软雅黑" w:eastAsia="微软雅黑" w:hAnsi="微软雅黑" w:cs="微软雅黑" w:hint="eastAsia"/>
            <w:bCs/>
            <w:szCs w:val="21"/>
          </w:rPr>
          <w:delText>看看</w:delText>
        </w:r>
        <w:r w:rsidDel="00780689">
          <w:rPr>
            <w:rFonts w:ascii="微软雅黑" w:eastAsia="微软雅黑" w:hAnsi="微软雅黑" w:cs="微软雅黑"/>
            <w:bCs/>
            <w:szCs w:val="21"/>
          </w:rPr>
          <w:delText>其他的吧~”</w:delText>
        </w:r>
        <w:r w:rsidDel="00780689">
          <w:rPr>
            <w:rFonts w:ascii="微软雅黑" w:eastAsia="微软雅黑" w:hAnsi="微软雅黑" w:cs="微软雅黑" w:hint="eastAsia"/>
            <w:bCs/>
            <w:szCs w:val="21"/>
          </w:rPr>
          <w:delText>持续2</w:delText>
        </w:r>
        <w:r w:rsidDel="00780689">
          <w:rPr>
            <w:rFonts w:ascii="微软雅黑" w:eastAsia="微软雅黑" w:hAnsi="微软雅黑" w:cs="微软雅黑"/>
            <w:bCs/>
            <w:szCs w:val="21"/>
          </w:rPr>
          <w:delText>s；</w:delText>
        </w:r>
      </w:del>
    </w:p>
    <w:p w:rsidR="009F5C87" w:rsidRPr="005025DE" w:rsidRDefault="009F5C87" w:rsidP="005025DE">
      <w:pPr>
        <w:pStyle w:val="1"/>
        <w:numPr>
          <w:ilvl w:val="0"/>
          <w:numId w:val="42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【领取】显示</w:t>
      </w:r>
      <w:r>
        <w:rPr>
          <w:rFonts w:ascii="微软雅黑" w:eastAsia="微软雅黑" w:hAnsi="微软雅黑"/>
          <w:bCs/>
          <w:szCs w:val="21"/>
        </w:rPr>
        <w:t>：</w:t>
      </w:r>
      <w:r w:rsidRPr="005025DE">
        <w:rPr>
          <w:rFonts w:ascii="微软雅黑" w:eastAsia="微软雅黑" w:hAnsi="微软雅黑" w:hint="eastAsia"/>
          <w:bCs/>
          <w:szCs w:val="21"/>
        </w:rPr>
        <w:t>用户未登录态</w:t>
      </w:r>
      <w:r w:rsidRPr="005025DE">
        <w:rPr>
          <w:rFonts w:ascii="微软雅黑" w:eastAsia="微软雅黑" w:hAnsi="微软雅黑"/>
          <w:bCs/>
          <w:szCs w:val="21"/>
        </w:rPr>
        <w:t>下</w:t>
      </w:r>
      <w:r w:rsidRPr="005025DE">
        <w:rPr>
          <w:rFonts w:ascii="微软雅黑" w:eastAsia="微软雅黑" w:hAnsi="微软雅黑" w:hint="eastAsia"/>
          <w:bCs/>
          <w:szCs w:val="21"/>
        </w:rPr>
        <w:t>，该物品未被抢光且未领取；</w:t>
      </w:r>
    </w:p>
    <w:p w:rsidR="0069726D" w:rsidRDefault="0069726D" w:rsidP="00EC4743">
      <w:pPr>
        <w:pStyle w:val="1"/>
        <w:numPr>
          <w:ilvl w:val="0"/>
          <w:numId w:val="12"/>
        </w:numPr>
        <w:ind w:firstLineChars="0"/>
        <w:rPr>
          <w:ins w:id="407" w:author="SZ_00_50" w:date="2018-09-13T18:20:00Z"/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已领取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该物品用户</w:t>
      </w:r>
      <w:r>
        <w:rPr>
          <w:rFonts w:ascii="微软雅黑" w:eastAsia="微软雅黑" w:hAnsi="微软雅黑"/>
          <w:bCs/>
          <w:szCs w:val="21"/>
        </w:rPr>
        <w:t>已</w:t>
      </w:r>
      <w:r>
        <w:rPr>
          <w:rFonts w:ascii="微软雅黑" w:eastAsia="微软雅黑" w:hAnsi="微软雅黑" w:hint="eastAsia"/>
          <w:bCs/>
          <w:szCs w:val="21"/>
        </w:rPr>
        <w:t>点击</w:t>
      </w:r>
      <w:r>
        <w:rPr>
          <w:rFonts w:ascii="微软雅黑" w:eastAsia="微软雅黑" w:hAnsi="微软雅黑"/>
          <w:bCs/>
          <w:szCs w:val="21"/>
        </w:rPr>
        <w:t>领取</w:t>
      </w:r>
      <w:ins w:id="408" w:author="SZ_00_50" w:date="2018-09-13T18:19:00Z">
        <w:r w:rsidR="00780689">
          <w:rPr>
            <w:rFonts w:ascii="微软雅黑" w:eastAsia="微软雅黑" w:hAnsi="微软雅黑" w:hint="eastAsia"/>
            <w:bCs/>
            <w:szCs w:val="21"/>
          </w:rPr>
          <w:t>，</w:t>
        </w:r>
        <w:r w:rsidR="00780689">
          <w:rPr>
            <w:rFonts w:ascii="微软雅黑" w:eastAsia="微软雅黑" w:hAnsi="微软雅黑"/>
            <w:bCs/>
            <w:szCs w:val="21"/>
          </w:rPr>
          <w:t>点击</w:t>
        </w:r>
        <w:r w:rsidR="00780689">
          <w:rPr>
            <w:rFonts w:ascii="微软雅黑" w:eastAsia="微软雅黑" w:hAnsi="微软雅黑" w:hint="eastAsia"/>
            <w:bCs/>
            <w:szCs w:val="21"/>
          </w:rPr>
          <w:t>按钮</w:t>
        </w:r>
        <w:r w:rsidR="00780689">
          <w:rPr>
            <w:rFonts w:ascii="微软雅黑" w:eastAsia="微软雅黑" w:hAnsi="微软雅黑"/>
            <w:bCs/>
            <w:szCs w:val="21"/>
          </w:rPr>
          <w:t>置灰，显示【</w:t>
        </w:r>
        <w:r w:rsidR="00780689">
          <w:rPr>
            <w:rFonts w:ascii="微软雅黑" w:eastAsia="微软雅黑" w:hAnsi="微软雅黑" w:hint="eastAsia"/>
            <w:bCs/>
            <w:szCs w:val="21"/>
          </w:rPr>
          <w:t>已领取</w:t>
        </w:r>
        <w:r w:rsidR="00780689">
          <w:rPr>
            <w:rFonts w:ascii="微软雅黑" w:eastAsia="微软雅黑" w:hAnsi="微软雅黑"/>
            <w:bCs/>
            <w:szCs w:val="21"/>
          </w:rPr>
          <w:t>】</w:t>
        </w:r>
      </w:ins>
      <w:r w:rsidR="005025DE">
        <w:rPr>
          <w:rFonts w:ascii="微软雅黑" w:eastAsia="微软雅黑" w:hAnsi="微软雅黑" w:hint="eastAsia"/>
          <w:bCs/>
          <w:szCs w:val="21"/>
        </w:rPr>
        <w:t>；</w:t>
      </w:r>
    </w:p>
    <w:p w:rsidR="00780689" w:rsidRPr="0095633E" w:rsidRDefault="00780689">
      <w:pPr>
        <w:pStyle w:val="1"/>
        <w:ind w:left="1260" w:firstLineChars="0" w:firstLine="0"/>
        <w:rPr>
          <w:rFonts w:ascii="微软雅黑" w:eastAsia="微软雅黑" w:hAnsi="微软雅黑"/>
          <w:bCs/>
          <w:szCs w:val="21"/>
        </w:rPr>
        <w:pPrChange w:id="409" w:author="SZ_00_50" w:date="2018-09-13T18:20:00Z">
          <w:pPr>
            <w:pStyle w:val="1"/>
            <w:numPr>
              <w:numId w:val="12"/>
            </w:numPr>
            <w:ind w:left="1260" w:firstLineChars="0" w:hanging="420"/>
          </w:pPr>
        </w:pPrChange>
      </w:pPr>
      <w:ins w:id="410" w:author="SZ_00_50" w:date="2018-09-13T18:20:00Z">
        <w:r w:rsidRPr="00780689">
          <w:rPr>
            <w:rFonts w:ascii="微软雅黑" w:eastAsia="微软雅黑" w:hAnsi="微软雅黑" w:hint="eastAsia"/>
            <w:bCs/>
            <w:szCs w:val="21"/>
          </w:rPr>
          <w:lastRenderedPageBreak/>
          <w:t>点击【已领取】时，给</w:t>
        </w:r>
        <w:r w:rsidRPr="00780689">
          <w:rPr>
            <w:rFonts w:ascii="微软雅黑" w:eastAsia="微软雅黑" w:hAnsi="微软雅黑"/>
            <w:bCs/>
            <w:szCs w:val="21"/>
          </w:rPr>
          <w:t>tosat</w:t>
        </w:r>
        <w:r w:rsidRPr="00780689">
          <w:rPr>
            <w:rFonts w:ascii="微软雅黑" w:eastAsia="微软雅黑" w:hAnsi="微软雅黑" w:hint="eastAsia"/>
            <w:bCs/>
            <w:szCs w:val="21"/>
          </w:rPr>
          <w:t>提示：“您已领取过，快去使用吧</w:t>
        </w:r>
        <w:r w:rsidRPr="00780689">
          <w:rPr>
            <w:rFonts w:ascii="微软雅黑" w:eastAsia="微软雅黑" w:hAnsi="微软雅黑"/>
            <w:bCs/>
            <w:szCs w:val="21"/>
          </w:rPr>
          <w:t>~”</w:t>
        </w:r>
        <w:r w:rsidRPr="00780689">
          <w:rPr>
            <w:rFonts w:ascii="微软雅黑" w:eastAsia="微软雅黑" w:hAnsi="微软雅黑" w:hint="eastAsia"/>
            <w:bCs/>
            <w:szCs w:val="21"/>
          </w:rPr>
          <w:t>持续</w:t>
        </w:r>
        <w:r w:rsidRPr="00780689">
          <w:rPr>
            <w:rFonts w:ascii="微软雅黑" w:eastAsia="微软雅黑" w:hAnsi="微软雅黑"/>
            <w:bCs/>
            <w:szCs w:val="21"/>
          </w:rPr>
          <w:t>2s</w:t>
        </w:r>
        <w:r w:rsidRPr="00780689">
          <w:rPr>
            <w:rFonts w:ascii="微软雅黑" w:eastAsia="微软雅黑" w:hAnsi="微软雅黑" w:hint="eastAsia"/>
            <w:bCs/>
            <w:szCs w:val="21"/>
          </w:rPr>
          <w:t>；</w:t>
        </w:r>
      </w:ins>
    </w:p>
    <w:p w:rsidR="0069726D" w:rsidRDefault="0069726D" w:rsidP="00EC4743">
      <w:pPr>
        <w:pStyle w:val="1"/>
        <w:numPr>
          <w:ilvl w:val="0"/>
          <w:numId w:val="12"/>
        </w:numPr>
        <w:ind w:firstLineChars="0"/>
        <w:rPr>
          <w:ins w:id="411" w:author="SZ_00_50" w:date="2018-09-13T18:20:00Z"/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已抢光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该物品库存</w:t>
      </w:r>
      <w:r>
        <w:rPr>
          <w:rFonts w:ascii="微软雅黑" w:eastAsia="微软雅黑" w:hAnsi="微软雅黑"/>
          <w:bCs/>
          <w:szCs w:val="21"/>
        </w:rPr>
        <w:t>已</w:t>
      </w:r>
      <w:r>
        <w:rPr>
          <w:rFonts w:ascii="微软雅黑" w:eastAsia="微软雅黑" w:hAnsi="微软雅黑" w:hint="eastAsia"/>
          <w:bCs/>
          <w:szCs w:val="21"/>
        </w:rPr>
        <w:t>被</w:t>
      </w:r>
      <w:r>
        <w:rPr>
          <w:rFonts w:ascii="微软雅黑" w:eastAsia="微软雅黑" w:hAnsi="微软雅黑"/>
          <w:bCs/>
          <w:szCs w:val="21"/>
        </w:rPr>
        <w:t>领取完</w:t>
      </w:r>
      <w:ins w:id="412" w:author="SZ_00_50" w:date="2018-09-13T18:19:00Z">
        <w:r w:rsidR="00780689">
          <w:rPr>
            <w:rFonts w:ascii="微软雅黑" w:eastAsia="微软雅黑" w:hAnsi="微软雅黑" w:hint="eastAsia"/>
            <w:bCs/>
            <w:szCs w:val="21"/>
          </w:rPr>
          <w:t>，</w:t>
        </w:r>
        <w:r w:rsidR="00780689">
          <w:rPr>
            <w:rFonts w:ascii="微软雅黑" w:eastAsia="微软雅黑" w:hAnsi="微软雅黑"/>
            <w:bCs/>
            <w:szCs w:val="21"/>
          </w:rPr>
          <w:t>点击</w:t>
        </w:r>
        <w:r w:rsidR="00780689">
          <w:rPr>
            <w:rFonts w:ascii="微软雅黑" w:eastAsia="微软雅黑" w:hAnsi="微软雅黑" w:hint="eastAsia"/>
            <w:bCs/>
            <w:szCs w:val="21"/>
          </w:rPr>
          <w:t>按钮</w:t>
        </w:r>
        <w:r w:rsidR="00780689">
          <w:rPr>
            <w:rFonts w:ascii="微软雅黑" w:eastAsia="微软雅黑" w:hAnsi="微软雅黑"/>
            <w:bCs/>
            <w:szCs w:val="21"/>
          </w:rPr>
          <w:t>置灰，显示【</w:t>
        </w:r>
        <w:r w:rsidR="00780689">
          <w:rPr>
            <w:rFonts w:ascii="微软雅黑" w:eastAsia="微软雅黑" w:hAnsi="微软雅黑" w:hint="eastAsia"/>
            <w:bCs/>
            <w:szCs w:val="21"/>
          </w:rPr>
          <w:t>已抢光</w:t>
        </w:r>
        <w:r w:rsidR="00780689">
          <w:rPr>
            <w:rFonts w:ascii="微软雅黑" w:eastAsia="微软雅黑" w:hAnsi="微软雅黑"/>
            <w:bCs/>
            <w:szCs w:val="21"/>
          </w:rPr>
          <w:t>】</w:t>
        </w:r>
      </w:ins>
      <w:r w:rsidR="005025DE">
        <w:rPr>
          <w:rFonts w:ascii="微软雅黑" w:eastAsia="微软雅黑" w:hAnsi="微软雅黑" w:hint="eastAsia"/>
          <w:bCs/>
          <w:szCs w:val="21"/>
        </w:rPr>
        <w:t>；</w:t>
      </w:r>
    </w:p>
    <w:p w:rsidR="00780689" w:rsidRPr="0095633E" w:rsidRDefault="00780689">
      <w:pPr>
        <w:pStyle w:val="1"/>
        <w:ind w:left="1260" w:firstLineChars="0" w:firstLine="0"/>
        <w:rPr>
          <w:ins w:id="413" w:author="SZ_00_50" w:date="2018-09-13T18:14:00Z"/>
          <w:rFonts w:ascii="微软雅黑" w:eastAsia="微软雅黑" w:hAnsi="微软雅黑"/>
          <w:bCs/>
          <w:szCs w:val="21"/>
        </w:rPr>
        <w:pPrChange w:id="414" w:author="SZ_00_50" w:date="2018-09-13T18:20:00Z">
          <w:pPr>
            <w:pStyle w:val="1"/>
            <w:numPr>
              <w:numId w:val="12"/>
            </w:numPr>
            <w:ind w:left="1260" w:firstLineChars="0" w:hanging="420"/>
          </w:pPr>
        </w:pPrChange>
      </w:pPr>
      <w:ins w:id="415" w:author="SZ_00_50" w:date="2018-09-13T18:20:00Z">
        <w:r w:rsidRPr="00780689">
          <w:rPr>
            <w:rFonts w:ascii="微软雅黑" w:eastAsia="微软雅黑" w:hAnsi="微软雅黑" w:hint="eastAsia"/>
            <w:bCs/>
            <w:szCs w:val="21"/>
          </w:rPr>
          <w:t>点击【已抢光】时，给</w:t>
        </w:r>
        <w:r w:rsidRPr="00780689">
          <w:rPr>
            <w:rFonts w:ascii="微软雅黑" w:eastAsia="微软雅黑" w:hAnsi="微软雅黑"/>
            <w:bCs/>
            <w:szCs w:val="21"/>
          </w:rPr>
          <w:t>toast</w:t>
        </w:r>
        <w:r w:rsidRPr="00780689">
          <w:rPr>
            <w:rFonts w:ascii="微软雅黑" w:eastAsia="微软雅黑" w:hAnsi="微软雅黑" w:hint="eastAsia"/>
            <w:bCs/>
            <w:szCs w:val="21"/>
          </w:rPr>
          <w:t>提示：“您来晚了，看看其他的吧</w:t>
        </w:r>
        <w:r w:rsidRPr="00780689">
          <w:rPr>
            <w:rFonts w:ascii="微软雅黑" w:eastAsia="微软雅黑" w:hAnsi="微软雅黑"/>
            <w:bCs/>
            <w:szCs w:val="21"/>
          </w:rPr>
          <w:t>~”</w:t>
        </w:r>
        <w:r w:rsidRPr="00780689">
          <w:rPr>
            <w:rFonts w:ascii="微软雅黑" w:eastAsia="微软雅黑" w:hAnsi="微软雅黑" w:hint="eastAsia"/>
            <w:bCs/>
            <w:szCs w:val="21"/>
          </w:rPr>
          <w:t>持续</w:t>
        </w:r>
        <w:r w:rsidRPr="00780689">
          <w:rPr>
            <w:rFonts w:ascii="微软雅黑" w:eastAsia="微软雅黑" w:hAnsi="微软雅黑"/>
            <w:bCs/>
            <w:szCs w:val="21"/>
          </w:rPr>
          <w:t>2s</w:t>
        </w:r>
        <w:r w:rsidRPr="00780689">
          <w:rPr>
            <w:rFonts w:ascii="微软雅黑" w:eastAsia="微软雅黑" w:hAnsi="微软雅黑" w:hint="eastAsia"/>
            <w:bCs/>
            <w:szCs w:val="21"/>
          </w:rPr>
          <w:t>；</w:t>
        </w:r>
      </w:ins>
    </w:p>
    <w:p w:rsidR="00F149A5" w:rsidRDefault="00F149A5" w:rsidP="00EC4743">
      <w:pPr>
        <w:pStyle w:val="1"/>
        <w:numPr>
          <w:ilvl w:val="0"/>
          <w:numId w:val="12"/>
        </w:numPr>
        <w:ind w:firstLineChars="0"/>
        <w:rPr>
          <w:ins w:id="416" w:author="SZ_00_50" w:date="2018-09-13T18:20:00Z"/>
          <w:rFonts w:ascii="微软雅黑" w:eastAsia="微软雅黑" w:hAnsi="微软雅黑"/>
          <w:bCs/>
          <w:szCs w:val="21"/>
        </w:rPr>
      </w:pPr>
      <w:ins w:id="417" w:author="SZ_00_50" w:date="2018-09-13T18:14:00Z">
        <w:r>
          <w:rPr>
            <w:rFonts w:ascii="微软雅黑" w:eastAsia="微软雅黑" w:hAnsi="微软雅黑" w:hint="eastAsia"/>
            <w:bCs/>
            <w:szCs w:val="21"/>
          </w:rPr>
          <w:t>已结束</w:t>
        </w:r>
        <w:r>
          <w:rPr>
            <w:rFonts w:ascii="微软雅黑" w:eastAsia="微软雅黑" w:hAnsi="微软雅黑"/>
            <w:bCs/>
            <w:szCs w:val="21"/>
          </w:rPr>
          <w:t>：</w:t>
        </w:r>
      </w:ins>
      <w:ins w:id="418" w:author="SZ_00_50" w:date="2018-09-13T18:18:00Z">
        <w:r w:rsidR="00780689">
          <w:rPr>
            <w:rFonts w:ascii="微软雅黑" w:eastAsia="微软雅黑" w:hAnsi="微软雅黑" w:hint="eastAsia"/>
            <w:bCs/>
            <w:szCs w:val="21"/>
          </w:rPr>
          <w:t>21日-</w:t>
        </w:r>
        <w:r w:rsidR="00780689">
          <w:rPr>
            <w:rFonts w:ascii="微软雅黑" w:eastAsia="微软雅黑" w:hAnsi="微软雅黑"/>
            <w:bCs/>
            <w:szCs w:val="21"/>
          </w:rPr>
          <w:t>31</w:t>
        </w:r>
        <w:r w:rsidR="00780689">
          <w:rPr>
            <w:rFonts w:ascii="微软雅黑" w:eastAsia="微软雅黑" w:hAnsi="微软雅黑" w:hint="eastAsia"/>
            <w:bCs/>
            <w:szCs w:val="21"/>
          </w:rPr>
          <w:t>日</w:t>
        </w:r>
        <w:r w:rsidR="00780689">
          <w:rPr>
            <w:rFonts w:ascii="微软雅黑" w:eastAsia="微软雅黑" w:hAnsi="微软雅黑"/>
            <w:bCs/>
            <w:szCs w:val="21"/>
          </w:rPr>
          <w:t>，</w:t>
        </w:r>
        <w:r w:rsidR="00780689">
          <w:rPr>
            <w:rFonts w:ascii="微软雅黑" w:eastAsia="微软雅黑" w:hAnsi="微软雅黑" w:hint="eastAsia"/>
            <w:bCs/>
            <w:szCs w:val="21"/>
          </w:rPr>
          <w:t>四个</w:t>
        </w:r>
        <w:r w:rsidR="00780689">
          <w:rPr>
            <w:rFonts w:ascii="微软雅黑" w:eastAsia="微软雅黑" w:hAnsi="微软雅黑"/>
            <w:bCs/>
            <w:szCs w:val="21"/>
          </w:rPr>
          <w:t>点击按钮</w:t>
        </w:r>
      </w:ins>
      <w:ins w:id="419" w:author="SZ_00_50" w:date="2018-09-13T18:19:00Z">
        <w:r w:rsidR="00780689">
          <w:rPr>
            <w:rFonts w:ascii="微软雅黑" w:eastAsia="微软雅黑" w:hAnsi="微软雅黑" w:hint="eastAsia"/>
            <w:bCs/>
            <w:szCs w:val="21"/>
          </w:rPr>
          <w:t>追</w:t>
        </w:r>
        <w:r w:rsidR="00780689">
          <w:rPr>
            <w:rFonts w:ascii="微软雅黑" w:eastAsia="微软雅黑" w:hAnsi="微软雅黑"/>
            <w:bCs/>
            <w:szCs w:val="21"/>
          </w:rPr>
          <w:t>，</w:t>
        </w:r>
      </w:ins>
      <w:ins w:id="420" w:author="SZ_00_50" w:date="2018-09-13T18:18:00Z">
        <w:r w:rsidR="00780689">
          <w:rPr>
            <w:rFonts w:ascii="微软雅黑" w:eastAsia="微软雅黑" w:hAnsi="微软雅黑" w:hint="eastAsia"/>
            <w:bCs/>
            <w:szCs w:val="21"/>
          </w:rPr>
          <w:t>文案均</w:t>
        </w:r>
        <w:r w:rsidR="00780689">
          <w:rPr>
            <w:rFonts w:ascii="微软雅黑" w:eastAsia="微软雅黑" w:hAnsi="微软雅黑"/>
            <w:bCs/>
            <w:szCs w:val="21"/>
          </w:rPr>
          <w:t>变为</w:t>
        </w:r>
        <w:r w:rsidR="00780689">
          <w:rPr>
            <w:rFonts w:ascii="微软雅黑" w:eastAsia="微软雅黑" w:hAnsi="微软雅黑" w:hint="eastAsia"/>
            <w:bCs/>
            <w:szCs w:val="21"/>
          </w:rPr>
          <w:t>【已结束】</w:t>
        </w:r>
      </w:ins>
      <w:ins w:id="421" w:author="SZ_00_50" w:date="2018-09-13T18:19:00Z">
        <w:r w:rsidR="00780689">
          <w:rPr>
            <w:rFonts w:ascii="微软雅黑" w:eastAsia="微软雅黑" w:hAnsi="微软雅黑" w:hint="eastAsia"/>
            <w:bCs/>
            <w:szCs w:val="21"/>
          </w:rPr>
          <w:t>；</w:t>
        </w:r>
      </w:ins>
    </w:p>
    <w:p w:rsidR="00780689" w:rsidRPr="0095633E" w:rsidRDefault="00780689">
      <w:pPr>
        <w:pStyle w:val="1"/>
        <w:ind w:left="1260" w:firstLineChars="0" w:firstLine="0"/>
        <w:rPr>
          <w:rFonts w:ascii="微软雅黑" w:eastAsia="微软雅黑" w:hAnsi="微软雅黑"/>
          <w:bCs/>
          <w:szCs w:val="21"/>
        </w:rPr>
        <w:pPrChange w:id="422" w:author="SZ_00_50" w:date="2018-09-13T18:20:00Z">
          <w:pPr>
            <w:pStyle w:val="1"/>
            <w:numPr>
              <w:numId w:val="12"/>
            </w:numPr>
            <w:ind w:left="1260" w:firstLineChars="0" w:hanging="420"/>
          </w:pPr>
        </w:pPrChange>
      </w:pPr>
      <w:ins w:id="423" w:author="SZ_00_50" w:date="2018-09-13T18:20:00Z">
        <w:r w:rsidRPr="00780689">
          <w:rPr>
            <w:rFonts w:ascii="微软雅黑" w:eastAsia="微软雅黑" w:hAnsi="微软雅黑" w:hint="eastAsia"/>
            <w:bCs/>
            <w:szCs w:val="21"/>
          </w:rPr>
          <w:t>点击【已结束】时，给</w:t>
        </w:r>
        <w:r w:rsidRPr="00780689">
          <w:rPr>
            <w:rFonts w:ascii="微软雅黑" w:eastAsia="微软雅黑" w:hAnsi="微软雅黑"/>
            <w:bCs/>
            <w:szCs w:val="21"/>
          </w:rPr>
          <w:t>toast</w:t>
        </w:r>
        <w:r w:rsidRPr="00780689">
          <w:rPr>
            <w:rFonts w:ascii="微软雅黑" w:eastAsia="微软雅黑" w:hAnsi="微软雅黑" w:hint="eastAsia"/>
            <w:bCs/>
            <w:szCs w:val="21"/>
          </w:rPr>
          <w:t>提示：天天领神券活动已经结束啦</w:t>
        </w:r>
        <w:r w:rsidRPr="00780689">
          <w:rPr>
            <w:rFonts w:ascii="微软雅黑" w:eastAsia="微软雅黑" w:hAnsi="微软雅黑"/>
            <w:bCs/>
            <w:szCs w:val="21"/>
          </w:rPr>
          <w:t>~</w:t>
        </w:r>
        <w:r w:rsidRPr="00780689">
          <w:rPr>
            <w:rFonts w:ascii="微软雅黑" w:eastAsia="微软雅黑" w:hAnsi="微软雅黑" w:hint="eastAsia"/>
            <w:bCs/>
            <w:szCs w:val="21"/>
          </w:rPr>
          <w:t>，持续</w:t>
        </w:r>
        <w:r w:rsidRPr="00780689">
          <w:rPr>
            <w:rFonts w:ascii="微软雅黑" w:eastAsia="微软雅黑" w:hAnsi="微软雅黑"/>
            <w:bCs/>
            <w:szCs w:val="21"/>
          </w:rPr>
          <w:t>2s</w:t>
        </w:r>
      </w:ins>
    </w:p>
    <w:p w:rsidR="0069726D" w:rsidRDefault="00C152A0" w:rsidP="0069726D">
      <w:pPr>
        <w:pStyle w:val="1"/>
        <w:ind w:left="420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三个</w:t>
      </w:r>
      <w:r>
        <w:rPr>
          <w:rFonts w:ascii="微软雅黑" w:eastAsia="微软雅黑" w:hAnsi="微软雅黑"/>
          <w:bCs/>
          <w:szCs w:val="21"/>
        </w:rPr>
        <w:t>物品展示位</w:t>
      </w:r>
      <w:r>
        <w:rPr>
          <w:rFonts w:ascii="微软雅黑" w:eastAsia="微软雅黑" w:hAnsi="微软雅黑" w:hint="eastAsia"/>
          <w:bCs/>
          <w:szCs w:val="21"/>
        </w:rPr>
        <w:t>的</w:t>
      </w:r>
      <w:r w:rsidR="0069726D">
        <w:rPr>
          <w:rFonts w:ascii="微软雅黑" w:eastAsia="微软雅黑" w:hAnsi="微软雅黑" w:hint="eastAsia"/>
          <w:bCs/>
          <w:szCs w:val="21"/>
        </w:rPr>
        <w:t>每日</w:t>
      </w:r>
      <w:r>
        <w:rPr>
          <w:rFonts w:ascii="微软雅黑" w:eastAsia="微软雅黑" w:hAnsi="微软雅黑"/>
          <w:bCs/>
          <w:szCs w:val="21"/>
        </w:rPr>
        <w:t>展示</w:t>
      </w:r>
      <w:r w:rsidR="0069726D">
        <w:rPr>
          <w:rFonts w:ascii="微软雅黑" w:eastAsia="微软雅黑" w:hAnsi="微软雅黑" w:hint="eastAsia"/>
          <w:bCs/>
          <w:szCs w:val="21"/>
        </w:rPr>
        <w:t>物品</w:t>
      </w:r>
      <w:r w:rsidR="0069726D">
        <w:rPr>
          <w:rFonts w:ascii="微软雅黑" w:eastAsia="微软雅黑" w:hAnsi="微软雅黑"/>
          <w:bCs/>
          <w:szCs w:val="21"/>
        </w:rPr>
        <w:t>如下</w:t>
      </w:r>
      <w:r>
        <w:rPr>
          <w:rFonts w:ascii="微软雅黑" w:eastAsia="微软雅黑" w:hAnsi="微软雅黑" w:hint="eastAsia"/>
          <w:bCs/>
          <w:szCs w:val="21"/>
        </w:rPr>
        <w:t>，括号</w:t>
      </w:r>
      <w:r>
        <w:rPr>
          <w:rFonts w:ascii="微软雅黑" w:eastAsia="微软雅黑" w:hAnsi="微软雅黑"/>
          <w:bCs/>
          <w:szCs w:val="21"/>
        </w:rPr>
        <w:t>内</w:t>
      </w:r>
      <w:r>
        <w:rPr>
          <w:rFonts w:ascii="微软雅黑" w:eastAsia="微软雅黑" w:hAnsi="微软雅黑" w:hint="eastAsia"/>
          <w:bCs/>
          <w:szCs w:val="21"/>
        </w:rPr>
        <w:t>为</w:t>
      </w:r>
      <w:r>
        <w:rPr>
          <w:rFonts w:ascii="微软雅黑" w:eastAsia="微软雅黑" w:hAnsi="微软雅黑"/>
          <w:bCs/>
          <w:szCs w:val="21"/>
        </w:rPr>
        <w:t>消耗积分</w:t>
      </w:r>
      <w:r w:rsidR="0069726D">
        <w:rPr>
          <w:rFonts w:ascii="微软雅黑" w:eastAsia="微软雅黑" w:hAnsi="微软雅黑"/>
          <w:bCs/>
          <w:szCs w:val="21"/>
        </w:rPr>
        <w:t>：</w:t>
      </w:r>
    </w:p>
    <w:tbl>
      <w:tblPr>
        <w:tblpPr w:leftFromText="180" w:rightFromText="180" w:vertAnchor="text" w:horzAnchor="margin" w:tblpY="284"/>
        <w:tblW w:w="8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24"/>
        <w:gridCol w:w="2728"/>
        <w:gridCol w:w="2432"/>
        <w:gridCol w:w="2438"/>
      </w:tblGrid>
      <w:tr w:rsidR="00BC20F2" w:rsidTr="002E6DFC">
        <w:tc>
          <w:tcPr>
            <w:tcW w:w="924" w:type="dxa"/>
            <w:shd w:val="clear" w:color="auto" w:fill="auto"/>
          </w:tcPr>
          <w:p w:rsidR="00BC20F2" w:rsidRPr="002E6DFC" w:rsidRDefault="00BC20F2" w:rsidP="00BC20F2">
            <w:pPr>
              <w:jc w:val="center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10.10</w:t>
            </w:r>
          </w:p>
        </w:tc>
        <w:tc>
          <w:tcPr>
            <w:tcW w:w="2728" w:type="dxa"/>
            <w:shd w:val="clear" w:color="auto" w:fill="auto"/>
          </w:tcPr>
          <w:p w:rsidR="00BC20F2" w:rsidRPr="002E6DFC" w:rsidRDefault="00341339" w:rsidP="00BC20F2">
            <w:pPr>
              <w:jc w:val="center"/>
              <w:rPr>
                <w:rFonts w:ascii="宋体" w:hAnsi="宋体" w:cs="微软雅黑"/>
                <w:szCs w:val="21"/>
              </w:rPr>
            </w:pPr>
            <w:ins w:id="424" w:author="SZ_00_50" w:date="2018-09-19T16:41:00Z">
              <w:r>
                <w:rPr>
                  <w:rFonts w:hint="eastAsia"/>
                </w:rPr>
                <w:t>爱奇艺</w:t>
              </w:r>
            </w:ins>
            <w:ins w:id="425" w:author="SZ_00_50" w:date="2018-09-07T11:01:00Z">
              <w:r w:rsidR="00BC20F2" w:rsidRPr="00704BBA">
                <w:rPr>
                  <w:rFonts w:hint="eastAsia"/>
                </w:rPr>
                <w:t>视频月卡（</w:t>
              </w:r>
              <w:r w:rsidR="00BC20F2" w:rsidRPr="00704BBA">
                <w:rPr>
                  <w:rFonts w:hint="eastAsia"/>
                </w:rPr>
                <w:t>12500</w:t>
              </w:r>
              <w:r w:rsidR="00BC20F2" w:rsidRPr="00704BBA">
                <w:rPr>
                  <w:rFonts w:hint="eastAsia"/>
                </w:rPr>
                <w:t>积分）</w:t>
              </w:r>
            </w:ins>
            <w:del w:id="426" w:author="SZ_00_50" w:date="2018-09-07T11:01:00Z">
              <w:r w:rsidR="00BC20F2" w:rsidRPr="002E6DFC" w:rsidDel="000A7ADB">
                <w:rPr>
                  <w:rFonts w:ascii="宋体" w:hAnsi="宋体" w:cs="微软雅黑" w:hint="eastAsia"/>
                  <w:szCs w:val="21"/>
                </w:rPr>
                <w:delText>腾讯视频月卡（12500积分）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BC20F2" w:rsidRPr="002E6DFC" w:rsidRDefault="00BC20F2" w:rsidP="00BC20F2">
            <w:pPr>
              <w:jc w:val="center"/>
              <w:rPr>
                <w:rFonts w:ascii="宋体" w:hAnsi="宋体" w:cs="微软雅黑"/>
                <w:szCs w:val="21"/>
              </w:rPr>
            </w:pPr>
            <w:ins w:id="427" w:author="SZ_00_50" w:date="2018-09-07T11:01:00Z">
              <w:r w:rsidRPr="00704BBA">
                <w:rPr>
                  <w:rFonts w:hint="eastAsia"/>
                </w:rPr>
                <w:t>100</w:t>
              </w:r>
              <w:r w:rsidRPr="00704BBA">
                <w:rPr>
                  <w:rFonts w:hint="eastAsia"/>
                </w:rPr>
                <w:t>元红包（</w:t>
              </w:r>
              <w:r w:rsidRPr="00704BBA">
                <w:rPr>
                  <w:rFonts w:hint="eastAsia"/>
                </w:rPr>
                <w:t>0</w:t>
              </w:r>
              <w:r w:rsidRPr="00704BBA">
                <w:rPr>
                  <w:rFonts w:hint="eastAsia"/>
                </w:rPr>
                <w:t>积分）</w:t>
              </w:r>
            </w:ins>
            <w:del w:id="428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100元红包（0积分）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BC20F2" w:rsidRPr="002E6DFC" w:rsidRDefault="00BC20F2" w:rsidP="00BC20F2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429" w:author="SZ_00_50" w:date="2018-09-07T11:01:00Z">
              <w:r w:rsidRPr="00704BBA">
                <w:rPr>
                  <w:rFonts w:hint="eastAsia"/>
                </w:rPr>
                <w:t>0.60%Ycode</w:t>
              </w:r>
              <w:r w:rsidRPr="00704BBA">
                <w:rPr>
                  <w:rFonts w:hint="eastAsia"/>
                </w:rPr>
                <w:t>（</w:t>
              </w:r>
              <w:r w:rsidRPr="00704BBA">
                <w:rPr>
                  <w:rFonts w:hint="eastAsia"/>
                </w:rPr>
                <w:t>0</w:t>
              </w:r>
              <w:r w:rsidRPr="00704BBA">
                <w:rPr>
                  <w:rFonts w:hint="eastAsia"/>
                </w:rPr>
                <w:t>积分）</w:t>
              </w:r>
            </w:ins>
            <w:del w:id="430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0.50%Ycode（0积分）</w:delText>
              </w:r>
            </w:del>
          </w:p>
        </w:tc>
      </w:tr>
      <w:tr w:rsidR="006B50B7" w:rsidTr="002E6DFC">
        <w:tc>
          <w:tcPr>
            <w:tcW w:w="924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10.11</w:t>
            </w:r>
          </w:p>
        </w:tc>
        <w:tc>
          <w:tcPr>
            <w:tcW w:w="2728" w:type="dxa"/>
            <w:shd w:val="clear" w:color="auto" w:fill="auto"/>
          </w:tcPr>
          <w:p w:rsidR="006B50B7" w:rsidRPr="006B50B7" w:rsidRDefault="006B50B7" w:rsidP="006B50B7">
            <w:pPr>
              <w:jc w:val="center"/>
              <w:rPr>
                <w:rFonts w:ascii="宋体" w:hAnsi="宋体" w:cs="微软雅黑"/>
                <w:szCs w:val="21"/>
                <w:highlight w:val="yellow"/>
                <w:rPrChange w:id="431" w:author="SZ_00_50" w:date="2018-09-13T18:01:00Z">
                  <w:rPr>
                    <w:rFonts w:ascii="宋体" w:hAnsi="宋体" w:cs="微软雅黑"/>
                    <w:szCs w:val="21"/>
                  </w:rPr>
                </w:rPrChange>
              </w:rPr>
            </w:pPr>
            <w:ins w:id="432" w:author="SZ_00_50" w:date="2018-09-13T18:01:00Z">
              <w:r w:rsidRPr="006B50B7">
                <w:rPr>
                  <w:highlight w:val="yellow"/>
                  <w:rPrChange w:id="433" w:author="SZ_00_50" w:date="2018-09-13T18:01:00Z">
                    <w:rPr/>
                  </w:rPrChange>
                </w:rPr>
                <w:t>120</w:t>
              </w:r>
              <w:r w:rsidRPr="006B50B7">
                <w:rPr>
                  <w:rFonts w:hint="eastAsia"/>
                  <w:highlight w:val="yellow"/>
                  <w:rPrChange w:id="434" w:author="SZ_00_50" w:date="2018-09-13T18:01:00Z">
                    <w:rPr>
                      <w:rFonts w:hint="eastAsia"/>
                    </w:rPr>
                  </w:rPrChange>
                </w:rPr>
                <w:t>元红包（</w:t>
              </w:r>
              <w:r w:rsidRPr="006B50B7">
                <w:rPr>
                  <w:highlight w:val="yellow"/>
                  <w:rPrChange w:id="435" w:author="SZ_00_50" w:date="2018-09-13T18:01:00Z">
                    <w:rPr/>
                  </w:rPrChange>
                </w:rPr>
                <w:t>0</w:t>
              </w:r>
              <w:r w:rsidRPr="006B50B7">
                <w:rPr>
                  <w:rFonts w:hint="eastAsia"/>
                  <w:highlight w:val="yellow"/>
                  <w:rPrChange w:id="436" w:author="SZ_00_50" w:date="2018-09-13T18:01:00Z">
                    <w:rPr>
                      <w:rFonts w:hint="eastAsia"/>
                    </w:rPr>
                  </w:rPrChange>
                </w:rPr>
                <w:t>积分）</w:t>
              </w:r>
            </w:ins>
            <w:del w:id="437" w:author="SZ_00_50" w:date="2018-09-07T11:01:00Z">
              <w:r w:rsidRPr="006B50B7" w:rsidDel="000A7ADB">
                <w:rPr>
                  <w:rFonts w:ascii="宋体" w:hAnsi="宋体" w:cs="微软雅黑"/>
                  <w:szCs w:val="21"/>
                  <w:highlight w:val="yellow"/>
                  <w:rPrChange w:id="438" w:author="SZ_00_50" w:date="2018-09-13T18:01:00Z">
                    <w:rPr>
                      <w:rFonts w:ascii="宋体" w:hAnsi="宋体" w:cs="微软雅黑"/>
                      <w:szCs w:val="21"/>
                    </w:rPr>
                  </w:rPrChange>
                </w:rPr>
                <w:delText>50元红包（0积分）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ins w:id="439" w:author="SZ_00_50" w:date="2018-09-13T18:01:00Z">
              <w:r w:rsidRPr="00977FD1">
                <w:rPr>
                  <w:rFonts w:hint="eastAsia"/>
                </w:rPr>
                <w:t>500</w:t>
              </w:r>
              <w:r w:rsidRPr="00977FD1">
                <w:rPr>
                  <w:rFonts w:hint="eastAsia"/>
                </w:rPr>
                <w:t>积分（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440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500积分（0积分）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441" w:author="SZ_00_50" w:date="2018-09-13T18:01:00Z">
              <w:r w:rsidRPr="00977FD1">
                <w:rPr>
                  <w:rFonts w:hint="eastAsia"/>
                </w:rPr>
                <w:t>50</w:t>
              </w:r>
              <w:r w:rsidRPr="00977FD1">
                <w:rPr>
                  <w:rFonts w:hint="eastAsia"/>
                </w:rPr>
                <w:t>元红包（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442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  <w:highlight w:val="yellow"/>
                </w:rPr>
                <w:delText>120元红包（0积分）</w:delText>
              </w:r>
            </w:del>
          </w:p>
        </w:tc>
      </w:tr>
      <w:tr w:rsidR="006B50B7" w:rsidTr="002E6DFC">
        <w:tc>
          <w:tcPr>
            <w:tcW w:w="924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10.12</w:t>
            </w:r>
          </w:p>
        </w:tc>
        <w:tc>
          <w:tcPr>
            <w:tcW w:w="2728" w:type="dxa"/>
            <w:shd w:val="clear" w:color="auto" w:fill="auto"/>
          </w:tcPr>
          <w:p w:rsidR="006B50B7" w:rsidRPr="006B50B7" w:rsidRDefault="006B50B7" w:rsidP="006B50B7">
            <w:pPr>
              <w:jc w:val="center"/>
              <w:rPr>
                <w:rFonts w:ascii="宋体" w:hAnsi="宋体" w:cs="微软雅黑"/>
                <w:szCs w:val="21"/>
                <w:highlight w:val="yellow"/>
                <w:rPrChange w:id="443" w:author="SZ_00_50" w:date="2018-09-13T18:01:00Z">
                  <w:rPr>
                    <w:rFonts w:ascii="宋体" w:hAnsi="宋体" w:cs="微软雅黑"/>
                    <w:szCs w:val="21"/>
                  </w:rPr>
                </w:rPrChange>
              </w:rPr>
            </w:pPr>
            <w:ins w:id="444" w:author="SZ_00_50" w:date="2018-09-13T18:01:00Z">
              <w:r w:rsidRPr="006B50B7">
                <w:rPr>
                  <w:highlight w:val="yellow"/>
                  <w:rPrChange w:id="445" w:author="SZ_00_50" w:date="2018-09-13T18:01:00Z">
                    <w:rPr/>
                  </w:rPrChange>
                </w:rPr>
                <w:t>5</w:t>
              </w:r>
              <w:r w:rsidRPr="006B50B7">
                <w:rPr>
                  <w:rFonts w:hint="eastAsia"/>
                  <w:highlight w:val="yellow"/>
                  <w:rPrChange w:id="446" w:author="SZ_00_50" w:date="2018-09-13T18:01:00Z">
                    <w:rPr>
                      <w:rFonts w:hint="eastAsia"/>
                    </w:rPr>
                  </w:rPrChange>
                </w:rPr>
                <w:t>元现金（</w:t>
              </w:r>
              <w:r w:rsidRPr="006B50B7">
                <w:rPr>
                  <w:highlight w:val="yellow"/>
                  <w:rPrChange w:id="447" w:author="SZ_00_50" w:date="2018-09-13T18:01:00Z">
                    <w:rPr/>
                  </w:rPrChange>
                </w:rPr>
                <w:t>2500</w:t>
              </w:r>
              <w:r w:rsidRPr="006B50B7">
                <w:rPr>
                  <w:rFonts w:hint="eastAsia"/>
                  <w:highlight w:val="yellow"/>
                  <w:rPrChange w:id="448" w:author="SZ_00_50" w:date="2018-09-13T18:01:00Z">
                    <w:rPr>
                      <w:rFonts w:hint="eastAsia"/>
                    </w:rPr>
                  </w:rPrChange>
                </w:rPr>
                <w:t>积分）</w:t>
              </w:r>
            </w:ins>
            <w:del w:id="449" w:author="SZ_00_50" w:date="2018-09-07T11:01:00Z">
              <w:r w:rsidRPr="0095633E" w:rsidDel="000A7ADB">
                <w:rPr>
                  <w:rFonts w:ascii="宋体" w:hAnsi="宋体" w:cs="微软雅黑" w:hint="eastAsia"/>
                  <w:szCs w:val="21"/>
                  <w:highlight w:val="yellow"/>
                </w:rPr>
                <w:delText>5</w:delText>
              </w:r>
              <w:r w:rsidRPr="006B50B7" w:rsidDel="000A7ADB">
                <w:rPr>
                  <w:rFonts w:ascii="宋体" w:hAnsi="宋体" w:cs="微软雅黑" w:hint="eastAsia"/>
                  <w:szCs w:val="21"/>
                  <w:highlight w:val="yellow"/>
                </w:rPr>
                <w:delText>元现金（</w:delText>
              </w:r>
              <w:r w:rsidRPr="006B50B7" w:rsidDel="000A7ADB">
                <w:rPr>
                  <w:rFonts w:ascii="宋体" w:hAnsi="宋体" w:cs="微软雅黑"/>
                  <w:szCs w:val="21"/>
                  <w:highlight w:val="yellow"/>
                </w:rPr>
                <w:delText>2500积分）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ins w:id="450" w:author="SZ_00_50" w:date="2018-09-13T18:01:00Z">
              <w:r w:rsidRPr="00977FD1">
                <w:rPr>
                  <w:rFonts w:hint="eastAsia"/>
                </w:rPr>
                <w:t>0.5%Ycode</w:t>
              </w:r>
              <w:r w:rsidRPr="00977FD1">
                <w:rPr>
                  <w:rFonts w:hint="eastAsia"/>
                </w:rPr>
                <w:t>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451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0.50%Ycode（0积分）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452" w:author="SZ_00_50" w:date="2018-09-13T18:01:00Z">
              <w:r w:rsidRPr="00977FD1">
                <w:rPr>
                  <w:rFonts w:hint="eastAsia"/>
                </w:rPr>
                <w:t>150</w:t>
              </w:r>
              <w:r w:rsidRPr="00977FD1">
                <w:rPr>
                  <w:rFonts w:hint="eastAsia"/>
                </w:rPr>
                <w:t>元红包（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453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0.55%Ycode（0积分）</w:delText>
              </w:r>
            </w:del>
          </w:p>
        </w:tc>
      </w:tr>
      <w:tr w:rsidR="006B50B7" w:rsidTr="002E6DFC">
        <w:tc>
          <w:tcPr>
            <w:tcW w:w="924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10.13</w:t>
            </w:r>
          </w:p>
        </w:tc>
        <w:tc>
          <w:tcPr>
            <w:tcW w:w="2728" w:type="dxa"/>
            <w:shd w:val="clear" w:color="auto" w:fill="auto"/>
          </w:tcPr>
          <w:p w:rsidR="006B50B7" w:rsidRPr="006B50B7" w:rsidRDefault="006B50B7" w:rsidP="006B50B7">
            <w:pPr>
              <w:jc w:val="center"/>
              <w:rPr>
                <w:rFonts w:ascii="宋体" w:hAnsi="宋体" w:cs="微软雅黑"/>
                <w:szCs w:val="21"/>
                <w:highlight w:val="yellow"/>
                <w:rPrChange w:id="454" w:author="SZ_00_50" w:date="2018-09-13T18:01:00Z">
                  <w:rPr>
                    <w:rFonts w:ascii="宋体" w:hAnsi="宋体" w:cs="微软雅黑"/>
                    <w:szCs w:val="21"/>
                  </w:rPr>
                </w:rPrChange>
              </w:rPr>
            </w:pPr>
            <w:ins w:id="455" w:author="SZ_00_50" w:date="2018-09-13T18:01:00Z">
              <w:r w:rsidRPr="006B50B7">
                <w:rPr>
                  <w:highlight w:val="yellow"/>
                  <w:rPrChange w:id="456" w:author="SZ_00_50" w:date="2018-09-13T18:01:00Z">
                    <w:rPr/>
                  </w:rPrChange>
                </w:rPr>
                <w:t>1000</w:t>
              </w:r>
              <w:r w:rsidRPr="006B50B7">
                <w:rPr>
                  <w:rFonts w:hint="eastAsia"/>
                  <w:highlight w:val="yellow"/>
                  <w:rPrChange w:id="457" w:author="SZ_00_50" w:date="2018-09-13T18:01:00Z">
                    <w:rPr>
                      <w:rFonts w:hint="eastAsia"/>
                    </w:rPr>
                  </w:rPrChange>
                </w:rPr>
                <w:t>积分（</w:t>
              </w:r>
              <w:r w:rsidRPr="006B50B7">
                <w:rPr>
                  <w:highlight w:val="yellow"/>
                  <w:rPrChange w:id="458" w:author="SZ_00_50" w:date="2018-09-13T18:01:00Z">
                    <w:rPr/>
                  </w:rPrChange>
                </w:rPr>
                <w:t>0</w:t>
              </w:r>
              <w:r w:rsidRPr="006B50B7">
                <w:rPr>
                  <w:rFonts w:hint="eastAsia"/>
                  <w:highlight w:val="yellow"/>
                  <w:rPrChange w:id="459" w:author="SZ_00_50" w:date="2018-09-13T18:01:00Z">
                    <w:rPr>
                      <w:rFonts w:hint="eastAsia"/>
                    </w:rPr>
                  </w:rPrChange>
                </w:rPr>
                <w:t>积分）</w:t>
              </w:r>
            </w:ins>
            <w:del w:id="460" w:author="SZ_00_50" w:date="2018-09-07T11:01:00Z">
              <w:r w:rsidRPr="006B50B7" w:rsidDel="000A7ADB">
                <w:rPr>
                  <w:rFonts w:ascii="宋体" w:hAnsi="宋体" w:cs="微软雅黑"/>
                  <w:szCs w:val="21"/>
                  <w:highlight w:val="yellow"/>
                  <w:rPrChange w:id="461" w:author="SZ_00_50" w:date="2018-09-13T18:01:00Z">
                    <w:rPr>
                      <w:rFonts w:ascii="宋体" w:hAnsi="宋体" w:cs="微软雅黑"/>
                      <w:szCs w:val="21"/>
                    </w:rPr>
                  </w:rPrChange>
                </w:rPr>
                <w:delText>1000积分（0积分）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ins w:id="462" w:author="SZ_00_50" w:date="2018-09-13T18:01:00Z">
              <w:r w:rsidRPr="00977FD1">
                <w:rPr>
                  <w:rFonts w:hint="eastAsia"/>
                </w:rPr>
                <w:t>100</w:t>
              </w:r>
              <w:r w:rsidRPr="00977FD1">
                <w:rPr>
                  <w:rFonts w:hint="eastAsia"/>
                </w:rPr>
                <w:t>元红包（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463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50元红包（0积分）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464" w:author="SZ_00_50" w:date="2018-09-13T18:01:00Z">
              <w:r w:rsidRPr="00977FD1">
                <w:rPr>
                  <w:rFonts w:hint="eastAsia"/>
                </w:rPr>
                <w:t>0.50%Ycode</w:t>
              </w:r>
              <w:r w:rsidRPr="00977FD1">
                <w:rPr>
                  <w:rFonts w:hint="eastAsia"/>
                </w:rPr>
                <w:t>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465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  <w:highlight w:val="yellow"/>
                </w:rPr>
                <w:delText>0.50%Ycode（0积分）</w:delText>
              </w:r>
            </w:del>
          </w:p>
        </w:tc>
      </w:tr>
      <w:tr w:rsidR="006B50B7" w:rsidTr="002E6DFC">
        <w:tc>
          <w:tcPr>
            <w:tcW w:w="924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10.14</w:t>
            </w:r>
          </w:p>
        </w:tc>
        <w:tc>
          <w:tcPr>
            <w:tcW w:w="2728" w:type="dxa"/>
            <w:shd w:val="clear" w:color="auto" w:fill="auto"/>
          </w:tcPr>
          <w:p w:rsidR="006B50B7" w:rsidRPr="006B50B7" w:rsidRDefault="006B50B7" w:rsidP="006B50B7">
            <w:pPr>
              <w:jc w:val="center"/>
              <w:rPr>
                <w:rFonts w:ascii="宋体" w:hAnsi="宋体" w:cs="微软雅黑"/>
                <w:szCs w:val="21"/>
                <w:highlight w:val="yellow"/>
                <w:rPrChange w:id="466" w:author="SZ_00_50" w:date="2018-09-13T18:01:00Z">
                  <w:rPr>
                    <w:rFonts w:ascii="宋体" w:hAnsi="宋体" w:cs="微软雅黑"/>
                    <w:szCs w:val="21"/>
                  </w:rPr>
                </w:rPrChange>
              </w:rPr>
            </w:pPr>
            <w:ins w:id="467" w:author="SZ_00_50" w:date="2018-09-13T18:01:00Z">
              <w:r w:rsidRPr="006B50B7">
                <w:rPr>
                  <w:highlight w:val="yellow"/>
                  <w:rPrChange w:id="468" w:author="SZ_00_50" w:date="2018-09-13T18:01:00Z">
                    <w:rPr/>
                  </w:rPrChange>
                </w:rPr>
                <w:t>5</w:t>
              </w:r>
              <w:r w:rsidRPr="006B50B7">
                <w:rPr>
                  <w:rFonts w:hint="eastAsia"/>
                  <w:highlight w:val="yellow"/>
                  <w:rPrChange w:id="469" w:author="SZ_00_50" w:date="2018-09-13T18:01:00Z">
                    <w:rPr>
                      <w:rFonts w:hint="eastAsia"/>
                    </w:rPr>
                  </w:rPrChange>
                </w:rPr>
                <w:t>现金（</w:t>
              </w:r>
              <w:r w:rsidRPr="006B50B7">
                <w:rPr>
                  <w:highlight w:val="yellow"/>
                  <w:rPrChange w:id="470" w:author="SZ_00_50" w:date="2018-09-13T18:01:00Z">
                    <w:rPr/>
                  </w:rPrChange>
                </w:rPr>
                <w:t>2500</w:t>
              </w:r>
              <w:r w:rsidRPr="006B50B7">
                <w:rPr>
                  <w:rFonts w:hint="eastAsia"/>
                  <w:highlight w:val="yellow"/>
                  <w:rPrChange w:id="471" w:author="SZ_00_50" w:date="2018-09-13T18:01:00Z">
                    <w:rPr>
                      <w:rFonts w:hint="eastAsia"/>
                    </w:rPr>
                  </w:rPrChange>
                </w:rPr>
                <w:t>积分）</w:t>
              </w:r>
            </w:ins>
            <w:del w:id="472" w:author="SZ_00_50" w:date="2018-09-07T11:01:00Z">
              <w:r w:rsidRPr="006B50B7" w:rsidDel="000A7ADB">
                <w:rPr>
                  <w:rFonts w:ascii="宋体" w:hAnsi="宋体" w:cs="微软雅黑"/>
                  <w:szCs w:val="21"/>
                  <w:highlight w:val="yellow"/>
                  <w:rPrChange w:id="473" w:author="SZ_00_50" w:date="2018-09-13T18:01:00Z">
                    <w:rPr>
                      <w:rFonts w:ascii="宋体" w:hAnsi="宋体" w:cs="微软雅黑"/>
                      <w:szCs w:val="21"/>
                    </w:rPr>
                  </w:rPrChange>
                </w:rPr>
                <w:delText>50元红包（0积分）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ins w:id="474" w:author="SZ_00_50" w:date="2018-09-13T18:01:00Z">
              <w:r w:rsidRPr="00977FD1">
                <w:rPr>
                  <w:rFonts w:hint="eastAsia"/>
                </w:rPr>
                <w:t>80</w:t>
              </w:r>
              <w:r w:rsidRPr="00977FD1">
                <w:rPr>
                  <w:rFonts w:hint="eastAsia"/>
                </w:rPr>
                <w:t>元红包（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475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5现金（2500积分）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476" w:author="SZ_00_50" w:date="2018-09-13T18:01:00Z">
              <w:r w:rsidRPr="00977FD1">
                <w:rPr>
                  <w:rFonts w:hint="eastAsia"/>
                </w:rPr>
                <w:t>150</w:t>
              </w:r>
              <w:r w:rsidRPr="00977FD1">
                <w:rPr>
                  <w:rFonts w:hint="eastAsia"/>
                </w:rPr>
                <w:t>元红包（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477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  <w:highlight w:val="yellow"/>
                </w:rPr>
                <w:delText>150元红包（0积分）</w:delText>
              </w:r>
            </w:del>
          </w:p>
        </w:tc>
      </w:tr>
      <w:tr w:rsidR="006B50B7" w:rsidTr="002E6DFC">
        <w:tc>
          <w:tcPr>
            <w:tcW w:w="924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10.15</w:t>
            </w:r>
          </w:p>
        </w:tc>
        <w:tc>
          <w:tcPr>
            <w:tcW w:w="2728" w:type="dxa"/>
            <w:shd w:val="clear" w:color="auto" w:fill="auto"/>
          </w:tcPr>
          <w:p w:rsidR="006B50B7" w:rsidRPr="006B50B7" w:rsidRDefault="00341339" w:rsidP="006B50B7">
            <w:pPr>
              <w:jc w:val="center"/>
              <w:rPr>
                <w:rFonts w:ascii="宋体" w:hAnsi="宋体" w:cs="微软雅黑"/>
                <w:szCs w:val="21"/>
                <w:highlight w:val="yellow"/>
                <w:rPrChange w:id="478" w:author="SZ_00_50" w:date="2018-09-13T18:01:00Z">
                  <w:rPr>
                    <w:rFonts w:ascii="宋体" w:hAnsi="宋体" w:cs="微软雅黑"/>
                    <w:szCs w:val="21"/>
                  </w:rPr>
                </w:rPrChange>
              </w:rPr>
            </w:pPr>
            <w:ins w:id="479" w:author="SZ_00_50" w:date="2018-09-19T16:41:00Z">
              <w:r>
                <w:rPr>
                  <w:rFonts w:hint="eastAsia"/>
                  <w:highlight w:val="yellow"/>
                </w:rPr>
                <w:t>爱奇艺</w:t>
              </w:r>
            </w:ins>
            <w:ins w:id="480" w:author="SZ_00_50" w:date="2018-09-13T18:01:00Z">
              <w:r w:rsidR="006B50B7" w:rsidRPr="006B50B7">
                <w:rPr>
                  <w:rFonts w:hint="eastAsia"/>
                  <w:highlight w:val="yellow"/>
                  <w:rPrChange w:id="481" w:author="SZ_00_50" w:date="2018-09-13T18:01:00Z">
                    <w:rPr>
                      <w:rFonts w:hint="eastAsia"/>
                    </w:rPr>
                  </w:rPrChange>
                </w:rPr>
                <w:t>视频月卡（</w:t>
              </w:r>
              <w:r w:rsidR="006B50B7" w:rsidRPr="006B50B7">
                <w:rPr>
                  <w:highlight w:val="yellow"/>
                  <w:rPrChange w:id="482" w:author="SZ_00_50" w:date="2018-09-13T18:01:00Z">
                    <w:rPr/>
                  </w:rPrChange>
                </w:rPr>
                <w:t>12500</w:t>
              </w:r>
              <w:r w:rsidR="006B50B7" w:rsidRPr="006B50B7">
                <w:rPr>
                  <w:rFonts w:hint="eastAsia"/>
                  <w:highlight w:val="yellow"/>
                  <w:rPrChange w:id="483" w:author="SZ_00_50" w:date="2018-09-13T18:01:00Z">
                    <w:rPr>
                      <w:rFonts w:hint="eastAsia"/>
                    </w:rPr>
                  </w:rPrChange>
                </w:rPr>
                <w:t>积分）</w:t>
              </w:r>
            </w:ins>
            <w:del w:id="484" w:author="SZ_00_50" w:date="2018-09-07T11:01:00Z">
              <w:r w:rsidR="006B50B7" w:rsidRPr="0095633E" w:rsidDel="000A7ADB">
                <w:rPr>
                  <w:rFonts w:ascii="宋体" w:hAnsi="宋体" w:cs="微软雅黑" w:hint="eastAsia"/>
                  <w:szCs w:val="21"/>
                  <w:highlight w:val="yellow"/>
                </w:rPr>
                <w:delText>腾讯视频月卡（</w:delText>
              </w:r>
              <w:r w:rsidR="006B50B7" w:rsidRPr="006B50B7" w:rsidDel="000A7ADB">
                <w:rPr>
                  <w:rFonts w:ascii="宋体" w:hAnsi="宋体" w:cs="微软雅黑"/>
                  <w:szCs w:val="21"/>
                  <w:highlight w:val="yellow"/>
                </w:rPr>
                <w:delText>12500积分）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ins w:id="485" w:author="SZ_00_50" w:date="2018-09-13T18:01:00Z">
              <w:r w:rsidRPr="00977FD1">
                <w:rPr>
                  <w:rFonts w:hint="eastAsia"/>
                </w:rPr>
                <w:t>5</w:t>
              </w:r>
              <w:r w:rsidRPr="00977FD1">
                <w:rPr>
                  <w:rFonts w:hint="eastAsia"/>
                </w:rPr>
                <w:t>现金（</w:t>
              </w:r>
              <w:r w:rsidRPr="00977FD1">
                <w:rPr>
                  <w:rFonts w:hint="eastAsia"/>
                </w:rPr>
                <w:t>2500</w:t>
              </w:r>
              <w:r w:rsidRPr="00977FD1">
                <w:rPr>
                  <w:rFonts w:hint="eastAsia"/>
                </w:rPr>
                <w:t>积分）</w:t>
              </w:r>
            </w:ins>
            <w:del w:id="486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5现金（2500积分）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487" w:author="SZ_00_50" w:date="2018-09-13T18:01:00Z">
              <w:r w:rsidRPr="00977FD1">
                <w:rPr>
                  <w:rFonts w:hint="eastAsia"/>
                </w:rPr>
                <w:t>0.60%Ycode</w:t>
              </w:r>
              <w:r w:rsidRPr="00977FD1">
                <w:rPr>
                  <w:rFonts w:hint="eastAsia"/>
                </w:rPr>
                <w:t>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488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0.50%Ycode（0积分）</w:delText>
              </w:r>
            </w:del>
          </w:p>
        </w:tc>
      </w:tr>
      <w:tr w:rsidR="006B50B7" w:rsidTr="002E6DFC">
        <w:tc>
          <w:tcPr>
            <w:tcW w:w="924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10.16</w:t>
            </w:r>
          </w:p>
        </w:tc>
        <w:tc>
          <w:tcPr>
            <w:tcW w:w="2728" w:type="dxa"/>
            <w:shd w:val="clear" w:color="auto" w:fill="auto"/>
          </w:tcPr>
          <w:p w:rsidR="006B50B7" w:rsidRPr="006B50B7" w:rsidRDefault="006B50B7" w:rsidP="006B50B7">
            <w:pPr>
              <w:jc w:val="center"/>
              <w:rPr>
                <w:rFonts w:ascii="宋体" w:hAnsi="宋体" w:cs="微软雅黑"/>
                <w:szCs w:val="21"/>
                <w:highlight w:val="yellow"/>
                <w:rPrChange w:id="489" w:author="SZ_00_50" w:date="2018-09-13T18:01:00Z">
                  <w:rPr>
                    <w:rFonts w:ascii="宋体" w:hAnsi="宋体" w:cs="微软雅黑"/>
                    <w:szCs w:val="21"/>
                  </w:rPr>
                </w:rPrChange>
              </w:rPr>
            </w:pPr>
            <w:ins w:id="490" w:author="SZ_00_50" w:date="2018-09-13T18:01:00Z">
              <w:r w:rsidRPr="006B50B7">
                <w:rPr>
                  <w:highlight w:val="yellow"/>
                  <w:rPrChange w:id="491" w:author="SZ_00_50" w:date="2018-09-13T18:01:00Z">
                    <w:rPr/>
                  </w:rPrChange>
                </w:rPr>
                <w:t>1016</w:t>
              </w:r>
              <w:r w:rsidRPr="006B50B7">
                <w:rPr>
                  <w:rFonts w:hint="eastAsia"/>
                  <w:highlight w:val="yellow"/>
                  <w:rPrChange w:id="492" w:author="SZ_00_50" w:date="2018-09-13T18:01:00Z">
                    <w:rPr>
                      <w:rFonts w:hint="eastAsia"/>
                    </w:rPr>
                  </w:rPrChange>
                </w:rPr>
                <w:t>元红包（</w:t>
              </w:r>
              <w:r w:rsidRPr="006B50B7">
                <w:rPr>
                  <w:highlight w:val="yellow"/>
                  <w:rPrChange w:id="493" w:author="SZ_00_50" w:date="2018-09-13T18:01:00Z">
                    <w:rPr/>
                  </w:rPrChange>
                </w:rPr>
                <w:t>0</w:t>
              </w:r>
              <w:r w:rsidRPr="006B50B7">
                <w:rPr>
                  <w:rFonts w:hint="eastAsia"/>
                  <w:highlight w:val="yellow"/>
                  <w:rPrChange w:id="494" w:author="SZ_00_50" w:date="2018-09-13T18:01:00Z">
                    <w:rPr>
                      <w:rFonts w:hint="eastAsia"/>
                    </w:rPr>
                  </w:rPrChange>
                </w:rPr>
                <w:t>积分）</w:t>
              </w:r>
            </w:ins>
            <w:del w:id="495" w:author="SZ_00_50" w:date="2018-09-07T11:01:00Z">
              <w:r w:rsidRPr="0095633E" w:rsidDel="000A7ADB">
                <w:rPr>
                  <w:rFonts w:ascii="宋体" w:hAnsi="宋体" w:cs="微软雅黑" w:hint="eastAsia"/>
                  <w:szCs w:val="21"/>
                  <w:highlight w:val="yellow"/>
                </w:rPr>
                <w:delText>1016</w:delText>
              </w:r>
              <w:r w:rsidRPr="006B50B7" w:rsidDel="000A7ADB">
                <w:rPr>
                  <w:rFonts w:ascii="宋体" w:hAnsi="宋体" w:cs="微软雅黑" w:hint="eastAsia"/>
                  <w:szCs w:val="21"/>
                  <w:highlight w:val="yellow"/>
                </w:rPr>
                <w:delText>元红包（</w:delText>
              </w:r>
              <w:r w:rsidRPr="006B50B7" w:rsidDel="000A7ADB">
                <w:rPr>
                  <w:rFonts w:ascii="宋体" w:hAnsi="宋体" w:cs="微软雅黑"/>
                  <w:szCs w:val="21"/>
                  <w:highlight w:val="yellow"/>
                </w:rPr>
                <w:delText>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ins w:id="496" w:author="SZ_00_50" w:date="2018-09-13T18:01:00Z">
              <w:r w:rsidRPr="00977FD1">
                <w:rPr>
                  <w:rFonts w:hint="eastAsia"/>
                </w:rPr>
                <w:t>3000</w:t>
              </w:r>
              <w:r w:rsidRPr="00977FD1">
                <w:rPr>
                  <w:rFonts w:hint="eastAsia"/>
                </w:rPr>
                <w:t>积分（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497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3000积分（0积分）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498" w:author="SZ_00_50" w:date="2018-09-13T18:01:00Z">
              <w:r w:rsidRPr="00977FD1">
                <w:rPr>
                  <w:rFonts w:hint="eastAsia"/>
                </w:rPr>
                <w:t>188</w:t>
              </w:r>
              <w:r w:rsidRPr="00977FD1">
                <w:rPr>
                  <w:rFonts w:hint="eastAsia"/>
                </w:rPr>
                <w:t>元红包（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499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188元红包（0积分）</w:delText>
              </w:r>
            </w:del>
          </w:p>
        </w:tc>
      </w:tr>
      <w:tr w:rsidR="006B50B7" w:rsidTr="002E6DFC">
        <w:tc>
          <w:tcPr>
            <w:tcW w:w="924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10.17</w:t>
            </w:r>
          </w:p>
        </w:tc>
        <w:tc>
          <w:tcPr>
            <w:tcW w:w="2728" w:type="dxa"/>
            <w:shd w:val="clear" w:color="auto" w:fill="auto"/>
          </w:tcPr>
          <w:p w:rsidR="006B50B7" w:rsidRPr="006B50B7" w:rsidRDefault="006B50B7" w:rsidP="006B50B7">
            <w:pPr>
              <w:jc w:val="center"/>
              <w:rPr>
                <w:rFonts w:ascii="宋体" w:hAnsi="宋体" w:cs="微软雅黑"/>
                <w:szCs w:val="21"/>
                <w:highlight w:val="yellow"/>
                <w:rPrChange w:id="500" w:author="SZ_00_50" w:date="2018-09-13T18:01:00Z">
                  <w:rPr>
                    <w:rFonts w:ascii="宋体" w:hAnsi="宋体" w:cs="微软雅黑"/>
                    <w:szCs w:val="21"/>
                  </w:rPr>
                </w:rPrChange>
              </w:rPr>
            </w:pPr>
            <w:ins w:id="501" w:author="SZ_00_50" w:date="2018-09-13T18:01:00Z">
              <w:r w:rsidRPr="006B50B7">
                <w:rPr>
                  <w:highlight w:val="yellow"/>
                  <w:rPrChange w:id="502" w:author="SZ_00_50" w:date="2018-09-13T18:01:00Z">
                    <w:rPr/>
                  </w:rPrChange>
                </w:rPr>
                <w:t>0.50%Ycode</w:t>
              </w:r>
              <w:r w:rsidRPr="006B50B7">
                <w:rPr>
                  <w:rFonts w:hint="eastAsia"/>
                  <w:highlight w:val="yellow"/>
                  <w:rPrChange w:id="503" w:author="SZ_00_50" w:date="2018-09-13T18:01:00Z">
                    <w:rPr>
                      <w:rFonts w:hint="eastAsia"/>
                    </w:rPr>
                  </w:rPrChange>
                </w:rPr>
                <w:t>（</w:t>
              </w:r>
              <w:r w:rsidRPr="006B50B7">
                <w:rPr>
                  <w:highlight w:val="yellow"/>
                  <w:rPrChange w:id="504" w:author="SZ_00_50" w:date="2018-09-13T18:01:00Z">
                    <w:rPr/>
                  </w:rPrChange>
                </w:rPr>
                <w:t>0</w:t>
              </w:r>
              <w:r w:rsidRPr="006B50B7">
                <w:rPr>
                  <w:rFonts w:hint="eastAsia"/>
                  <w:highlight w:val="yellow"/>
                  <w:rPrChange w:id="505" w:author="SZ_00_50" w:date="2018-09-13T18:01:00Z">
                    <w:rPr>
                      <w:rFonts w:hint="eastAsia"/>
                    </w:rPr>
                  </w:rPrChange>
                </w:rPr>
                <w:t>积分）</w:t>
              </w:r>
            </w:ins>
            <w:del w:id="506" w:author="SZ_00_50" w:date="2018-09-07T11:01:00Z">
              <w:r w:rsidRPr="006B50B7" w:rsidDel="000A7ADB">
                <w:rPr>
                  <w:rFonts w:ascii="宋体" w:hAnsi="宋体" w:cs="微软雅黑"/>
                  <w:szCs w:val="21"/>
                  <w:highlight w:val="yellow"/>
                  <w:rPrChange w:id="507" w:author="SZ_00_50" w:date="2018-09-13T18:01:00Z">
                    <w:rPr>
                      <w:rFonts w:ascii="宋体" w:hAnsi="宋体" w:cs="微软雅黑"/>
                      <w:szCs w:val="21"/>
                    </w:rPr>
                  </w:rPrChange>
                </w:rPr>
                <w:delText>800积分（0积分）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ins w:id="508" w:author="SZ_00_50" w:date="2018-09-13T18:01:00Z">
              <w:r w:rsidRPr="00977FD1">
                <w:rPr>
                  <w:rFonts w:hint="eastAsia"/>
                </w:rPr>
                <w:t>80</w:t>
              </w:r>
              <w:r w:rsidRPr="00977FD1">
                <w:rPr>
                  <w:rFonts w:hint="eastAsia"/>
                </w:rPr>
                <w:t>元红包（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509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80元红包（0积分）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510" w:author="SZ_00_50" w:date="2018-09-13T18:01:00Z">
              <w:r w:rsidRPr="00977FD1">
                <w:rPr>
                  <w:rFonts w:hint="eastAsia"/>
                </w:rPr>
                <w:t>800</w:t>
              </w:r>
              <w:r w:rsidRPr="00977FD1">
                <w:rPr>
                  <w:rFonts w:hint="eastAsia"/>
                </w:rPr>
                <w:t>积分（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511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  <w:highlight w:val="yellow"/>
                </w:rPr>
                <w:delText>0.50%Ycode（0积分）</w:delText>
              </w:r>
            </w:del>
          </w:p>
        </w:tc>
      </w:tr>
      <w:tr w:rsidR="006B50B7" w:rsidTr="002E6DFC">
        <w:tc>
          <w:tcPr>
            <w:tcW w:w="924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10.18</w:t>
            </w:r>
          </w:p>
        </w:tc>
        <w:tc>
          <w:tcPr>
            <w:tcW w:w="2728" w:type="dxa"/>
            <w:shd w:val="clear" w:color="auto" w:fill="auto"/>
          </w:tcPr>
          <w:p w:rsidR="006B50B7" w:rsidRPr="006B50B7" w:rsidRDefault="006B50B7" w:rsidP="006B50B7">
            <w:pPr>
              <w:jc w:val="center"/>
              <w:rPr>
                <w:rFonts w:ascii="宋体" w:hAnsi="宋体" w:cs="微软雅黑"/>
                <w:szCs w:val="21"/>
                <w:highlight w:val="yellow"/>
                <w:rPrChange w:id="512" w:author="SZ_00_50" w:date="2018-09-13T18:01:00Z">
                  <w:rPr>
                    <w:rFonts w:ascii="宋体" w:hAnsi="宋体" w:cs="微软雅黑"/>
                    <w:szCs w:val="21"/>
                  </w:rPr>
                </w:rPrChange>
              </w:rPr>
            </w:pPr>
            <w:ins w:id="513" w:author="SZ_00_50" w:date="2018-09-13T18:01:00Z">
              <w:r w:rsidRPr="006B50B7">
                <w:rPr>
                  <w:highlight w:val="yellow"/>
                  <w:rPrChange w:id="514" w:author="SZ_00_50" w:date="2018-09-13T18:01:00Z">
                    <w:rPr/>
                  </w:rPrChange>
                </w:rPr>
                <w:t>1000</w:t>
              </w:r>
              <w:r w:rsidRPr="006B50B7">
                <w:rPr>
                  <w:rFonts w:hint="eastAsia"/>
                  <w:highlight w:val="yellow"/>
                  <w:rPrChange w:id="515" w:author="SZ_00_50" w:date="2018-09-13T18:01:00Z">
                    <w:rPr>
                      <w:rFonts w:hint="eastAsia"/>
                    </w:rPr>
                  </w:rPrChange>
                </w:rPr>
                <w:t>积分（</w:t>
              </w:r>
              <w:r w:rsidRPr="006B50B7">
                <w:rPr>
                  <w:highlight w:val="yellow"/>
                  <w:rPrChange w:id="516" w:author="SZ_00_50" w:date="2018-09-13T18:01:00Z">
                    <w:rPr/>
                  </w:rPrChange>
                </w:rPr>
                <w:t>0</w:t>
              </w:r>
              <w:r w:rsidRPr="006B50B7">
                <w:rPr>
                  <w:rFonts w:hint="eastAsia"/>
                  <w:highlight w:val="yellow"/>
                  <w:rPrChange w:id="517" w:author="SZ_00_50" w:date="2018-09-13T18:01:00Z">
                    <w:rPr>
                      <w:rFonts w:hint="eastAsia"/>
                    </w:rPr>
                  </w:rPrChange>
                </w:rPr>
                <w:t>积分）</w:t>
              </w:r>
            </w:ins>
            <w:del w:id="518" w:author="SZ_00_50" w:date="2018-09-07T11:01:00Z">
              <w:r w:rsidRPr="006B50B7" w:rsidDel="000A7ADB">
                <w:rPr>
                  <w:rFonts w:ascii="宋体" w:hAnsi="宋体" w:cs="微软雅黑"/>
                  <w:szCs w:val="21"/>
                  <w:highlight w:val="yellow"/>
                  <w:rPrChange w:id="519" w:author="SZ_00_50" w:date="2018-09-13T18:01:00Z">
                    <w:rPr>
                      <w:rFonts w:ascii="宋体" w:hAnsi="宋体" w:cs="微软雅黑"/>
                      <w:szCs w:val="21"/>
                    </w:rPr>
                  </w:rPrChange>
                </w:rPr>
                <w:delText>50元红包（0积分）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ins w:id="520" w:author="SZ_00_50" w:date="2018-09-13T18:01:00Z">
              <w:r w:rsidRPr="00977FD1">
                <w:rPr>
                  <w:rFonts w:hint="eastAsia"/>
                </w:rPr>
                <w:t>0.60%Ycode</w:t>
              </w:r>
              <w:r w:rsidRPr="00977FD1">
                <w:rPr>
                  <w:rFonts w:hint="eastAsia"/>
                </w:rPr>
                <w:t>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521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  <w:highlight w:val="yellow"/>
                </w:rPr>
                <w:delText>0.60%Ycode（0积分）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522" w:author="SZ_00_50" w:date="2018-09-13T18:01:00Z">
              <w:r w:rsidRPr="00977FD1">
                <w:rPr>
                  <w:rFonts w:hint="eastAsia"/>
                </w:rPr>
                <w:t>120</w:t>
              </w:r>
              <w:r w:rsidRPr="00977FD1">
                <w:rPr>
                  <w:rFonts w:hint="eastAsia"/>
                </w:rPr>
                <w:t>元红包（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523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1000积分（0积分）</w:delText>
              </w:r>
            </w:del>
          </w:p>
        </w:tc>
      </w:tr>
      <w:tr w:rsidR="006B50B7" w:rsidTr="002E6DFC">
        <w:tc>
          <w:tcPr>
            <w:tcW w:w="924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10.19</w:t>
            </w:r>
          </w:p>
        </w:tc>
        <w:tc>
          <w:tcPr>
            <w:tcW w:w="2728" w:type="dxa"/>
            <w:shd w:val="clear" w:color="auto" w:fill="auto"/>
          </w:tcPr>
          <w:p w:rsidR="006B50B7" w:rsidRPr="006B50B7" w:rsidRDefault="006B50B7" w:rsidP="006B50B7">
            <w:pPr>
              <w:jc w:val="center"/>
              <w:rPr>
                <w:rFonts w:ascii="宋体" w:hAnsi="宋体" w:cs="微软雅黑"/>
                <w:szCs w:val="21"/>
                <w:highlight w:val="yellow"/>
                <w:rPrChange w:id="524" w:author="SZ_00_50" w:date="2018-09-13T18:01:00Z">
                  <w:rPr>
                    <w:rFonts w:ascii="宋体" w:hAnsi="宋体" w:cs="微软雅黑"/>
                    <w:szCs w:val="21"/>
                  </w:rPr>
                </w:rPrChange>
              </w:rPr>
            </w:pPr>
            <w:ins w:id="525" w:author="SZ_00_50" w:date="2018-09-13T18:01:00Z">
              <w:r w:rsidRPr="006B50B7">
                <w:rPr>
                  <w:highlight w:val="yellow"/>
                  <w:rPrChange w:id="526" w:author="SZ_00_50" w:date="2018-09-13T18:01:00Z">
                    <w:rPr/>
                  </w:rPrChange>
                </w:rPr>
                <w:t>0.6%Ycode</w:t>
              </w:r>
              <w:r w:rsidRPr="006B50B7">
                <w:rPr>
                  <w:rFonts w:hint="eastAsia"/>
                  <w:highlight w:val="yellow"/>
                  <w:rPrChange w:id="527" w:author="SZ_00_50" w:date="2018-09-13T18:01:00Z">
                    <w:rPr>
                      <w:rFonts w:hint="eastAsia"/>
                    </w:rPr>
                  </w:rPrChange>
                </w:rPr>
                <w:t>（</w:t>
              </w:r>
              <w:r w:rsidRPr="006B50B7">
                <w:rPr>
                  <w:highlight w:val="yellow"/>
                  <w:rPrChange w:id="528" w:author="SZ_00_50" w:date="2018-09-13T18:01:00Z">
                    <w:rPr/>
                  </w:rPrChange>
                </w:rPr>
                <w:t>0</w:t>
              </w:r>
              <w:r w:rsidRPr="006B50B7">
                <w:rPr>
                  <w:rFonts w:hint="eastAsia"/>
                  <w:highlight w:val="yellow"/>
                  <w:rPrChange w:id="529" w:author="SZ_00_50" w:date="2018-09-13T18:01:00Z">
                    <w:rPr>
                      <w:rFonts w:hint="eastAsia"/>
                    </w:rPr>
                  </w:rPrChange>
                </w:rPr>
                <w:t>积分）</w:t>
              </w:r>
            </w:ins>
            <w:del w:id="530" w:author="SZ_00_50" w:date="2018-09-07T11:01:00Z">
              <w:r w:rsidRPr="006B50B7" w:rsidDel="000A7ADB">
                <w:rPr>
                  <w:rFonts w:ascii="宋体" w:hAnsi="宋体" w:cs="微软雅黑"/>
                  <w:szCs w:val="21"/>
                  <w:highlight w:val="yellow"/>
                  <w:rPrChange w:id="531" w:author="SZ_00_50" w:date="2018-09-13T18:01:00Z">
                    <w:rPr>
                      <w:rFonts w:ascii="宋体" w:hAnsi="宋体" w:cs="微软雅黑"/>
                      <w:szCs w:val="21"/>
                    </w:rPr>
                  </w:rPrChange>
                </w:rPr>
                <w:delText>500积分（0积分）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ins w:id="532" w:author="SZ_00_50" w:date="2018-09-13T18:01:00Z">
              <w:r w:rsidRPr="00977FD1">
                <w:rPr>
                  <w:rFonts w:hint="eastAsia"/>
                </w:rPr>
                <w:t>5</w:t>
              </w:r>
              <w:r w:rsidRPr="00977FD1">
                <w:rPr>
                  <w:rFonts w:hint="eastAsia"/>
                </w:rPr>
                <w:t>元现金（</w:t>
              </w:r>
              <w:r w:rsidRPr="00977FD1">
                <w:rPr>
                  <w:rFonts w:hint="eastAsia"/>
                </w:rPr>
                <w:t>2500</w:t>
              </w:r>
              <w:r w:rsidRPr="00977FD1">
                <w:rPr>
                  <w:rFonts w:hint="eastAsia"/>
                </w:rPr>
                <w:t>积分）</w:t>
              </w:r>
            </w:ins>
            <w:del w:id="533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5元现金（2500积分）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534" w:author="SZ_00_50" w:date="2018-09-13T18:01:00Z">
              <w:r w:rsidRPr="00977FD1">
                <w:rPr>
                  <w:rFonts w:hint="eastAsia"/>
                </w:rPr>
                <w:t>166</w:t>
              </w:r>
              <w:r w:rsidRPr="00977FD1">
                <w:rPr>
                  <w:rFonts w:hint="eastAsia"/>
                </w:rPr>
                <w:t>元红包（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535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  <w:highlight w:val="yellow"/>
                </w:rPr>
                <w:delText>0.55%Ycode（0积分）</w:delText>
              </w:r>
            </w:del>
          </w:p>
        </w:tc>
      </w:tr>
      <w:tr w:rsidR="006B50B7" w:rsidTr="002E6DFC">
        <w:tc>
          <w:tcPr>
            <w:tcW w:w="924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szCs w:val="21"/>
              </w:rPr>
            </w:pPr>
            <w:r w:rsidRPr="002E6DFC">
              <w:rPr>
                <w:rFonts w:ascii="宋体" w:hAnsi="宋体" w:cs="微软雅黑" w:hint="eastAsia"/>
                <w:szCs w:val="21"/>
              </w:rPr>
              <w:t>10.20</w:t>
            </w:r>
          </w:p>
        </w:tc>
        <w:tc>
          <w:tcPr>
            <w:tcW w:w="2728" w:type="dxa"/>
            <w:shd w:val="clear" w:color="auto" w:fill="auto"/>
          </w:tcPr>
          <w:p w:rsidR="006B50B7" w:rsidRPr="006B50B7" w:rsidRDefault="006B50B7" w:rsidP="006B50B7">
            <w:pPr>
              <w:jc w:val="center"/>
              <w:rPr>
                <w:rFonts w:ascii="宋体" w:hAnsi="宋体" w:cs="微软雅黑"/>
                <w:b/>
                <w:bCs/>
                <w:szCs w:val="32"/>
                <w:highlight w:val="yellow"/>
                <w:rPrChange w:id="536" w:author="SZ_00_50" w:date="2018-09-13T18:01:00Z">
                  <w:rPr>
                    <w:rFonts w:ascii="宋体" w:hAnsi="宋体" w:cs="微软雅黑"/>
                    <w:b/>
                    <w:bCs/>
                    <w:szCs w:val="32"/>
                  </w:rPr>
                </w:rPrChange>
              </w:rPr>
            </w:pPr>
            <w:ins w:id="537" w:author="SZ_00_50" w:date="2018-09-13T18:01:00Z">
              <w:r w:rsidRPr="006B50B7">
                <w:rPr>
                  <w:highlight w:val="yellow"/>
                  <w:rPrChange w:id="538" w:author="SZ_00_50" w:date="2018-09-13T18:01:00Z">
                    <w:rPr/>
                  </w:rPrChange>
                </w:rPr>
                <w:t>1000</w:t>
              </w:r>
              <w:r w:rsidRPr="006B50B7">
                <w:rPr>
                  <w:rFonts w:hint="eastAsia"/>
                  <w:highlight w:val="yellow"/>
                  <w:rPrChange w:id="539" w:author="SZ_00_50" w:date="2018-09-13T18:01:00Z">
                    <w:rPr>
                      <w:rFonts w:hint="eastAsia"/>
                    </w:rPr>
                  </w:rPrChange>
                </w:rPr>
                <w:t>积分（</w:t>
              </w:r>
              <w:r w:rsidRPr="006B50B7">
                <w:rPr>
                  <w:highlight w:val="yellow"/>
                  <w:rPrChange w:id="540" w:author="SZ_00_50" w:date="2018-09-13T18:01:00Z">
                    <w:rPr/>
                  </w:rPrChange>
                </w:rPr>
                <w:t>0</w:t>
              </w:r>
              <w:r w:rsidRPr="006B50B7">
                <w:rPr>
                  <w:rFonts w:hint="eastAsia"/>
                  <w:highlight w:val="yellow"/>
                  <w:rPrChange w:id="541" w:author="SZ_00_50" w:date="2018-09-13T18:01:00Z">
                    <w:rPr>
                      <w:rFonts w:hint="eastAsia"/>
                    </w:rPr>
                  </w:rPrChange>
                </w:rPr>
                <w:t>积分）</w:t>
              </w:r>
            </w:ins>
            <w:del w:id="542" w:author="SZ_00_50" w:date="2018-09-07T11:01:00Z">
              <w:r w:rsidRPr="006B50B7" w:rsidDel="000A7ADB">
                <w:rPr>
                  <w:rFonts w:ascii="宋体" w:hAnsi="宋体" w:cs="微软雅黑"/>
                  <w:szCs w:val="21"/>
                  <w:highlight w:val="yellow"/>
                  <w:rPrChange w:id="543" w:author="SZ_00_50" w:date="2018-09-13T18:01:00Z">
                    <w:rPr>
                      <w:rFonts w:ascii="宋体" w:hAnsi="宋体" w:cs="微软雅黑"/>
                      <w:szCs w:val="21"/>
                    </w:rPr>
                  </w:rPrChange>
                </w:rPr>
                <w:delText>1000积分（0积分）</w:delText>
              </w:r>
            </w:del>
          </w:p>
        </w:tc>
        <w:tc>
          <w:tcPr>
            <w:tcW w:w="2432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544" w:author="SZ_00_50" w:date="2018-09-13T18:01:00Z">
              <w:r w:rsidRPr="00977FD1">
                <w:rPr>
                  <w:rFonts w:hint="eastAsia"/>
                </w:rPr>
                <w:t>120</w:t>
              </w:r>
              <w:r w:rsidRPr="00977FD1">
                <w:rPr>
                  <w:rFonts w:hint="eastAsia"/>
                </w:rPr>
                <w:t>元红包（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545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  <w:highlight w:val="yellow"/>
                </w:rPr>
                <w:delText>200元红包（0积分）</w:delText>
              </w:r>
            </w:del>
          </w:p>
        </w:tc>
        <w:tc>
          <w:tcPr>
            <w:tcW w:w="2438" w:type="dxa"/>
            <w:shd w:val="clear" w:color="auto" w:fill="auto"/>
          </w:tcPr>
          <w:p w:rsidR="006B50B7" w:rsidRPr="002E6DFC" w:rsidRDefault="006B50B7" w:rsidP="006B50B7">
            <w:pPr>
              <w:jc w:val="center"/>
              <w:rPr>
                <w:rFonts w:ascii="宋体" w:hAnsi="宋体" w:cs="微软雅黑"/>
                <w:b/>
                <w:bCs/>
                <w:szCs w:val="32"/>
              </w:rPr>
            </w:pPr>
            <w:ins w:id="546" w:author="SZ_00_50" w:date="2018-09-13T18:01:00Z">
              <w:r w:rsidRPr="00977FD1">
                <w:rPr>
                  <w:rFonts w:hint="eastAsia"/>
                </w:rPr>
                <w:t>0.5%Ycode</w:t>
              </w:r>
              <w:r w:rsidRPr="00977FD1">
                <w:rPr>
                  <w:rFonts w:hint="eastAsia"/>
                </w:rPr>
                <w:t>（</w:t>
              </w:r>
              <w:r w:rsidRPr="00977FD1">
                <w:rPr>
                  <w:rFonts w:hint="eastAsia"/>
                </w:rPr>
                <w:t>0</w:t>
              </w:r>
              <w:r w:rsidRPr="00977FD1">
                <w:rPr>
                  <w:rFonts w:hint="eastAsia"/>
                </w:rPr>
                <w:t>积分）</w:t>
              </w:r>
            </w:ins>
            <w:del w:id="547" w:author="SZ_00_50" w:date="2018-09-07T11:01:00Z">
              <w:r w:rsidRPr="002E6DFC" w:rsidDel="000A7ADB">
                <w:rPr>
                  <w:rFonts w:ascii="宋体" w:hAnsi="宋体" w:cs="微软雅黑" w:hint="eastAsia"/>
                  <w:szCs w:val="21"/>
                </w:rPr>
                <w:delText>0.50%Ycode（0积分）</w:delText>
              </w:r>
            </w:del>
          </w:p>
        </w:tc>
      </w:tr>
      <w:tr w:rsidR="006B50B7" w:rsidTr="00A5204E">
        <w:trPr>
          <w:ins w:id="548" w:author="SZ_00_50" w:date="2018-09-13T18:01:00Z"/>
        </w:trPr>
        <w:tc>
          <w:tcPr>
            <w:tcW w:w="8522" w:type="dxa"/>
            <w:gridSpan w:val="4"/>
            <w:shd w:val="clear" w:color="auto" w:fill="auto"/>
          </w:tcPr>
          <w:p w:rsidR="006B50B7" w:rsidRPr="00977FD1" w:rsidRDefault="006B50B7" w:rsidP="006B50B7">
            <w:pPr>
              <w:jc w:val="center"/>
              <w:rPr>
                <w:ins w:id="549" w:author="SZ_00_50" w:date="2018-09-13T18:01:00Z"/>
              </w:rPr>
            </w:pPr>
            <w:ins w:id="550" w:author="SZ_00_50" w:date="2018-09-13T18:02:00Z">
              <w:r w:rsidRPr="006B50B7">
                <w:rPr>
                  <w:rFonts w:hint="eastAsia"/>
                </w:rPr>
                <w:t>10.20</w:t>
              </w:r>
              <w:r w:rsidRPr="006B50B7">
                <w:rPr>
                  <w:rFonts w:hint="eastAsia"/>
                </w:rPr>
                <w:t>最后一天</w:t>
              </w:r>
            </w:ins>
            <w:ins w:id="551" w:author="SZ_00_50" w:date="2018-09-13T18:21:00Z">
              <w:r w:rsidR="00780689">
                <w:rPr>
                  <w:rFonts w:hint="eastAsia"/>
                </w:rPr>
                <w:t>预告</w:t>
              </w:r>
            </w:ins>
            <w:ins w:id="552" w:author="SZ_00_50" w:date="2018-09-13T18:50:00Z">
              <w:r w:rsidR="0095633E">
                <w:rPr>
                  <w:rFonts w:hint="eastAsia"/>
                </w:rPr>
                <w:t>位置多</w:t>
              </w:r>
              <w:r w:rsidR="0095633E">
                <w:t>加一个</w:t>
              </w:r>
              <w:r w:rsidR="0095633E">
                <w:rPr>
                  <w:rFonts w:hint="eastAsia"/>
                </w:rPr>
                <w:t>现金</w:t>
              </w:r>
              <w:r w:rsidR="0095633E">
                <w:t>领取</w:t>
              </w:r>
            </w:ins>
            <w:ins w:id="553" w:author="SZ_00_50" w:date="2018-09-13T18:02:00Z">
              <w:r w:rsidRPr="006B50B7">
                <w:rPr>
                  <w:rFonts w:hint="eastAsia"/>
                </w:rPr>
                <w:t>彩蛋：</w:t>
              </w:r>
              <w:r w:rsidRPr="006B50B7">
                <w:rPr>
                  <w:rFonts w:hint="eastAsia"/>
                </w:rPr>
                <w:t>5</w:t>
              </w:r>
              <w:r w:rsidRPr="006B50B7">
                <w:rPr>
                  <w:rFonts w:hint="eastAsia"/>
                </w:rPr>
                <w:t>现金（</w:t>
              </w:r>
              <w:r w:rsidRPr="006B50B7">
                <w:rPr>
                  <w:rFonts w:hint="eastAsia"/>
                </w:rPr>
                <w:t>2500</w:t>
              </w:r>
              <w:r w:rsidRPr="006B50B7">
                <w:rPr>
                  <w:rFonts w:hint="eastAsia"/>
                </w:rPr>
                <w:t>积分）</w:t>
              </w:r>
            </w:ins>
            <w:ins w:id="554" w:author="SZ_00_50" w:date="2018-09-13T18:21:00Z">
              <w:r w:rsidR="00780689">
                <w:rPr>
                  <w:rFonts w:hint="eastAsia"/>
                </w:rPr>
                <w:t>，</w:t>
              </w:r>
              <w:r w:rsidR="00780689">
                <w:t>当天显示</w:t>
              </w:r>
              <w:r w:rsidR="00780689">
                <w:rPr>
                  <w:rFonts w:hint="eastAsia"/>
                </w:rPr>
                <w:t>4</w:t>
              </w:r>
              <w:r w:rsidR="00780689">
                <w:rPr>
                  <w:rFonts w:hint="eastAsia"/>
                </w:rPr>
                <w:t>种</w:t>
              </w:r>
              <w:r w:rsidR="00780689">
                <w:t>券</w:t>
              </w:r>
            </w:ins>
          </w:p>
        </w:tc>
      </w:tr>
    </w:tbl>
    <w:p w:rsidR="0069726D" w:rsidRDefault="0069726D" w:rsidP="0069726D">
      <w:pPr>
        <w:pStyle w:val="1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数量</w:t>
      </w:r>
      <w:r w:rsidR="00C152A0">
        <w:rPr>
          <w:rFonts w:ascii="微软雅黑" w:eastAsia="微软雅黑" w:hAnsi="微软雅黑" w:cs="微软雅黑" w:hint="eastAsia"/>
          <w:bCs/>
          <w:szCs w:val="21"/>
        </w:rPr>
        <w:t>配置</w:t>
      </w:r>
      <w:r>
        <w:rPr>
          <w:rFonts w:ascii="微软雅黑" w:eastAsia="微软雅黑" w:hAnsi="微软雅黑" w:cs="微软雅黑"/>
          <w:bCs/>
          <w:szCs w:val="21"/>
        </w:rPr>
        <w:t>：</w:t>
      </w:r>
      <w:del w:id="555" w:author="SZ_00_50" w:date="2018-09-19T16:41:00Z">
        <w:r w:rsidRPr="00561634" w:rsidDel="00341339">
          <w:rPr>
            <w:rFonts w:ascii="微软雅黑" w:eastAsia="微软雅黑" w:hAnsi="微软雅黑" w:cs="微软雅黑" w:hint="eastAsia"/>
            <w:bCs/>
            <w:szCs w:val="21"/>
          </w:rPr>
          <w:delText>腾讯</w:delText>
        </w:r>
      </w:del>
      <w:ins w:id="556" w:author="SZ_00_50" w:date="2018-09-19T16:41:00Z">
        <w:r w:rsidR="00341339">
          <w:rPr>
            <w:rFonts w:ascii="微软雅黑" w:eastAsia="微软雅黑" w:hAnsi="微软雅黑" w:cs="微软雅黑" w:hint="eastAsia"/>
            <w:bCs/>
            <w:szCs w:val="21"/>
          </w:rPr>
          <w:t>爱奇艺</w:t>
        </w:r>
      </w:ins>
      <w:r>
        <w:rPr>
          <w:rFonts w:ascii="微软雅黑" w:eastAsia="微软雅黑" w:hAnsi="微软雅黑" w:cs="微软雅黑" w:hint="eastAsia"/>
          <w:bCs/>
          <w:szCs w:val="21"/>
        </w:rPr>
        <w:t>视频会员</w:t>
      </w:r>
      <w:r w:rsidRPr="00561634">
        <w:rPr>
          <w:rFonts w:ascii="微软雅黑" w:eastAsia="微软雅黑" w:hAnsi="微软雅黑" w:cs="微软雅黑" w:hint="eastAsia"/>
          <w:bCs/>
          <w:szCs w:val="21"/>
        </w:rPr>
        <w:t>30份/天，现金1000份/1天，其余券</w:t>
      </w:r>
      <w:r>
        <w:rPr>
          <w:rFonts w:ascii="微软雅黑" w:eastAsia="微软雅黑" w:hAnsi="微软雅黑" w:cs="微软雅黑" w:hint="eastAsia"/>
          <w:bCs/>
          <w:szCs w:val="21"/>
        </w:rPr>
        <w:t>种</w:t>
      </w:r>
      <w:r w:rsidRPr="00561634">
        <w:rPr>
          <w:rFonts w:ascii="微软雅黑" w:eastAsia="微软雅黑" w:hAnsi="微软雅黑" w:cs="微软雅黑" w:hint="eastAsia"/>
          <w:bCs/>
          <w:szCs w:val="21"/>
        </w:rPr>
        <w:t>每种每天3000</w:t>
      </w:r>
      <w:r>
        <w:rPr>
          <w:rFonts w:ascii="微软雅黑" w:eastAsia="微软雅黑" w:hAnsi="微软雅黑" w:cs="微软雅黑" w:hint="eastAsia"/>
          <w:bCs/>
          <w:szCs w:val="21"/>
        </w:rPr>
        <w:t>份；</w:t>
      </w:r>
    </w:p>
    <w:p w:rsidR="00232691" w:rsidRDefault="00C152A0" w:rsidP="009F5519">
      <w:pPr>
        <w:pStyle w:val="1"/>
        <w:numPr>
          <w:ilvl w:val="0"/>
          <w:numId w:val="21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物品</w:t>
      </w:r>
      <w:r>
        <w:rPr>
          <w:rFonts w:ascii="微软雅黑" w:eastAsia="微软雅黑" w:hAnsi="微软雅黑" w:cs="微软雅黑"/>
          <w:bCs/>
          <w:szCs w:val="21"/>
        </w:rPr>
        <w:t>更换：</w:t>
      </w:r>
      <w:r>
        <w:rPr>
          <w:rFonts w:ascii="微软雅黑" w:eastAsia="微软雅黑" w:hAnsi="微软雅黑" w:cs="微软雅黑" w:hint="eastAsia"/>
          <w:bCs/>
          <w:szCs w:val="21"/>
        </w:rPr>
        <w:t>10.10 0:00:00</w:t>
      </w:r>
      <w:r>
        <w:rPr>
          <w:rFonts w:ascii="微软雅黑" w:eastAsia="微软雅黑" w:hAnsi="微软雅黑" w:cs="微软雅黑"/>
          <w:bCs/>
          <w:szCs w:val="21"/>
        </w:rPr>
        <w:t>-20.20 23</w:t>
      </w:r>
      <w:r>
        <w:rPr>
          <w:rFonts w:ascii="微软雅黑" w:eastAsia="微软雅黑" w:hAnsi="微软雅黑" w:cs="微软雅黑" w:hint="eastAsia"/>
          <w:bCs/>
          <w:szCs w:val="21"/>
        </w:rPr>
        <w:t>:59:59，</w:t>
      </w:r>
      <w:r w:rsidR="00E4372A">
        <w:rPr>
          <w:rFonts w:ascii="微软雅黑" w:eastAsia="微软雅黑" w:hAnsi="微软雅黑" w:cs="微软雅黑" w:hint="eastAsia"/>
          <w:bCs/>
          <w:szCs w:val="21"/>
        </w:rPr>
        <w:t>活动</w:t>
      </w:r>
      <w:r>
        <w:rPr>
          <w:rFonts w:ascii="微软雅黑" w:eastAsia="微软雅黑" w:hAnsi="微软雅黑" w:cs="微软雅黑" w:hint="eastAsia"/>
          <w:bCs/>
          <w:szCs w:val="21"/>
        </w:rPr>
        <w:t>期间</w:t>
      </w:r>
      <w:r w:rsidR="00E4372A">
        <w:rPr>
          <w:rFonts w:ascii="微软雅黑" w:eastAsia="微软雅黑" w:hAnsi="微软雅黑" w:cs="微软雅黑" w:hint="eastAsia"/>
          <w:bCs/>
          <w:szCs w:val="21"/>
        </w:rPr>
        <w:t>内</w:t>
      </w:r>
      <w:r w:rsidR="00E4372A">
        <w:rPr>
          <w:rFonts w:ascii="微软雅黑" w:eastAsia="微软雅黑" w:hAnsi="微软雅黑" w:cs="微软雅黑"/>
          <w:bCs/>
          <w:szCs w:val="21"/>
        </w:rPr>
        <w:t>的</w:t>
      </w:r>
      <w:r w:rsidR="0069726D">
        <w:rPr>
          <w:rFonts w:ascii="微软雅黑" w:eastAsia="微软雅黑" w:hAnsi="微软雅黑" w:cs="微软雅黑" w:hint="eastAsia"/>
          <w:bCs/>
          <w:szCs w:val="21"/>
        </w:rPr>
        <w:t>每日0:00:00刷新</w:t>
      </w:r>
      <w:r w:rsidR="00E4372A">
        <w:rPr>
          <w:rFonts w:ascii="微软雅黑" w:eastAsia="微软雅黑" w:hAnsi="微软雅黑" w:cs="微软雅黑" w:hint="eastAsia"/>
          <w:bCs/>
          <w:szCs w:val="21"/>
        </w:rPr>
        <w:t>上架物品&amp;</w:t>
      </w:r>
      <w:r w:rsidR="00E4372A">
        <w:rPr>
          <w:rFonts w:ascii="微软雅黑" w:eastAsia="微软雅黑" w:hAnsi="微软雅黑" w:cs="微软雅黑"/>
          <w:bCs/>
          <w:szCs w:val="21"/>
        </w:rPr>
        <w:t>库存</w:t>
      </w:r>
      <w:r w:rsidR="0069726D">
        <w:rPr>
          <w:rFonts w:ascii="微软雅黑" w:eastAsia="微软雅黑" w:hAnsi="微软雅黑" w:cs="微软雅黑" w:hint="eastAsia"/>
          <w:bCs/>
          <w:szCs w:val="21"/>
        </w:rPr>
        <w:t>状态</w:t>
      </w:r>
      <w:r w:rsidR="0069726D">
        <w:rPr>
          <w:rFonts w:ascii="微软雅黑" w:eastAsia="微软雅黑" w:hAnsi="微软雅黑" w:cs="微软雅黑"/>
          <w:bCs/>
          <w:szCs w:val="21"/>
        </w:rPr>
        <w:t>，</w:t>
      </w:r>
      <w:r w:rsidR="00E4372A">
        <w:rPr>
          <w:rFonts w:ascii="微软雅黑" w:eastAsia="微软雅黑" w:hAnsi="微软雅黑" w:cs="微软雅黑" w:hint="eastAsia"/>
          <w:bCs/>
          <w:szCs w:val="21"/>
        </w:rPr>
        <w:t>对</w:t>
      </w:r>
      <w:r w:rsidRPr="009F5519">
        <w:rPr>
          <w:rFonts w:ascii="微软雅黑" w:eastAsia="微软雅黑" w:hAnsi="微软雅黑" w:cs="微软雅黑" w:hint="eastAsia"/>
          <w:bCs/>
          <w:szCs w:val="21"/>
        </w:rPr>
        <w:t>物品展示</w:t>
      </w:r>
      <w:r w:rsidR="00E4372A">
        <w:rPr>
          <w:rFonts w:ascii="微软雅黑" w:eastAsia="微软雅黑" w:hAnsi="微软雅黑" w:cs="微软雅黑" w:hint="eastAsia"/>
          <w:bCs/>
          <w:szCs w:val="21"/>
        </w:rPr>
        <w:t>进行</w:t>
      </w:r>
      <w:r w:rsidR="00E4372A">
        <w:rPr>
          <w:rFonts w:ascii="微软雅黑" w:eastAsia="微软雅黑" w:hAnsi="微软雅黑" w:cs="微软雅黑"/>
          <w:bCs/>
          <w:szCs w:val="21"/>
        </w:rPr>
        <w:t>更换</w:t>
      </w:r>
      <w:r w:rsidR="00232691">
        <w:rPr>
          <w:rFonts w:ascii="微软雅黑" w:eastAsia="微软雅黑" w:hAnsi="微软雅黑" w:cs="微软雅黑" w:hint="eastAsia"/>
          <w:bCs/>
          <w:szCs w:val="21"/>
        </w:rPr>
        <w:t>；</w:t>
      </w:r>
    </w:p>
    <w:p w:rsidR="00C152A0" w:rsidRPr="009F5519" w:rsidRDefault="00E4372A" w:rsidP="009F5519">
      <w:pPr>
        <w:pStyle w:val="1"/>
        <w:numPr>
          <w:ilvl w:val="0"/>
          <w:numId w:val="21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>如</w:t>
      </w:r>
      <w:r>
        <w:rPr>
          <w:rFonts w:ascii="微软雅黑" w:eastAsia="微软雅黑" w:hAnsi="微软雅黑" w:cs="微软雅黑" w:hint="eastAsia"/>
          <w:bCs/>
          <w:szCs w:val="21"/>
        </w:rPr>
        <w:t>上</w:t>
      </w:r>
      <w:r>
        <w:rPr>
          <w:rFonts w:ascii="微软雅黑" w:eastAsia="微软雅黑" w:hAnsi="微软雅黑" w:cs="微软雅黑"/>
          <w:bCs/>
          <w:szCs w:val="21"/>
        </w:rPr>
        <w:t>一</w:t>
      </w:r>
      <w:r w:rsidR="00232691">
        <w:rPr>
          <w:rFonts w:ascii="微软雅黑" w:eastAsia="微软雅黑" w:hAnsi="微软雅黑" w:cs="微软雅黑"/>
          <w:bCs/>
          <w:szCs w:val="21"/>
        </w:rPr>
        <w:t>日商品</w:t>
      </w:r>
      <w:r w:rsidR="00232691">
        <w:rPr>
          <w:rFonts w:ascii="微软雅黑" w:eastAsia="微软雅黑" w:hAnsi="微软雅黑" w:cs="微软雅黑" w:hint="eastAsia"/>
          <w:bCs/>
          <w:szCs w:val="21"/>
        </w:rPr>
        <w:t>库存</w:t>
      </w:r>
      <w:r w:rsidR="00232691">
        <w:rPr>
          <w:rFonts w:ascii="微软雅黑" w:eastAsia="微软雅黑" w:hAnsi="微软雅黑" w:cs="微软雅黑"/>
          <w:bCs/>
          <w:szCs w:val="21"/>
        </w:rPr>
        <w:t>有剩余，</w:t>
      </w:r>
      <w:r w:rsidR="00232691">
        <w:rPr>
          <w:rFonts w:ascii="微软雅黑" w:eastAsia="微软雅黑" w:hAnsi="微软雅黑" w:cs="微软雅黑" w:hint="eastAsia"/>
          <w:bCs/>
          <w:szCs w:val="21"/>
        </w:rPr>
        <w:t>不</w:t>
      </w:r>
      <w:r w:rsidR="00232691">
        <w:rPr>
          <w:rFonts w:ascii="微软雅黑" w:eastAsia="微软雅黑" w:hAnsi="微软雅黑" w:cs="微软雅黑"/>
          <w:bCs/>
          <w:szCs w:val="21"/>
        </w:rPr>
        <w:t>留</w:t>
      </w:r>
      <w:r w:rsidR="00232691">
        <w:rPr>
          <w:rFonts w:ascii="微软雅黑" w:eastAsia="微软雅黑" w:hAnsi="微软雅黑" w:cs="微软雅黑" w:hint="eastAsia"/>
          <w:bCs/>
          <w:szCs w:val="21"/>
        </w:rPr>
        <w:t>至</w:t>
      </w:r>
      <w:r w:rsidR="00232691">
        <w:rPr>
          <w:rFonts w:ascii="微软雅黑" w:eastAsia="微软雅黑" w:hAnsi="微软雅黑" w:cs="微软雅黑"/>
          <w:bCs/>
          <w:szCs w:val="21"/>
        </w:rPr>
        <w:t>次日</w:t>
      </w:r>
      <w:r w:rsidR="00C152A0" w:rsidRPr="009F5519">
        <w:rPr>
          <w:rFonts w:ascii="微软雅黑" w:eastAsia="微软雅黑" w:hAnsi="微软雅黑" w:cs="微软雅黑" w:hint="eastAsia"/>
          <w:bCs/>
          <w:szCs w:val="21"/>
        </w:rPr>
        <w:t>；</w:t>
      </w:r>
    </w:p>
    <w:p w:rsidR="00C152A0" w:rsidRPr="00E4372A" w:rsidRDefault="009F5519" w:rsidP="00C152A0">
      <w:pPr>
        <w:pStyle w:val="1"/>
        <w:numPr>
          <w:ilvl w:val="0"/>
          <w:numId w:val="14"/>
        </w:numPr>
        <w:ind w:firstLineChars="0"/>
        <w:rPr>
          <w:rFonts w:ascii="微软雅黑" w:eastAsia="微软雅黑" w:hAnsi="微软雅黑" w:cs="微软雅黑"/>
          <w:b/>
          <w:bCs/>
          <w:szCs w:val="21"/>
        </w:rPr>
      </w:pPr>
      <w:r w:rsidRPr="00E4372A">
        <w:rPr>
          <w:rFonts w:ascii="微软雅黑" w:eastAsia="微软雅黑" w:hAnsi="微软雅黑" w:cs="微软雅黑" w:hint="eastAsia"/>
          <w:b/>
          <w:bCs/>
          <w:szCs w:val="21"/>
        </w:rPr>
        <w:t>点击</w:t>
      </w:r>
      <w:r w:rsidR="009F5C87" w:rsidRPr="00E4372A">
        <w:rPr>
          <w:rFonts w:ascii="微软雅黑" w:eastAsia="微软雅黑" w:hAnsi="微软雅黑" w:cs="微软雅黑" w:hint="eastAsia"/>
          <w:b/>
          <w:bCs/>
          <w:szCs w:val="21"/>
        </w:rPr>
        <w:t>【领取】按钮</w:t>
      </w:r>
      <w:r w:rsidR="00C152A0" w:rsidRPr="00E4372A">
        <w:rPr>
          <w:rFonts w:ascii="微软雅黑" w:eastAsia="微软雅黑" w:hAnsi="微软雅黑" w:cs="微软雅黑"/>
          <w:b/>
          <w:bCs/>
          <w:szCs w:val="21"/>
        </w:rPr>
        <w:t>时的情况：</w:t>
      </w:r>
    </w:p>
    <w:p w:rsidR="003C2B87" w:rsidRPr="009F5C87" w:rsidRDefault="009F5C87" w:rsidP="009F5C87">
      <w:pPr>
        <w:pStyle w:val="1"/>
        <w:numPr>
          <w:ilvl w:val="1"/>
          <w:numId w:val="13"/>
        </w:numPr>
        <w:ind w:firstLineChars="0"/>
        <w:rPr>
          <w:rFonts w:ascii="微软雅黑" w:eastAsia="微软雅黑" w:hAnsi="微软雅黑"/>
          <w:bCs/>
          <w:szCs w:val="21"/>
        </w:rPr>
      </w:pPr>
      <w:r w:rsidRPr="009F5C87">
        <w:rPr>
          <w:rFonts w:ascii="微软雅黑" w:eastAsia="微软雅黑" w:hAnsi="微软雅黑" w:hint="eastAsia"/>
          <w:bCs/>
          <w:szCs w:val="21"/>
        </w:rPr>
        <w:t>判定物品</w:t>
      </w:r>
      <w:r w:rsidRPr="009F5C87">
        <w:rPr>
          <w:rFonts w:ascii="微软雅黑" w:eastAsia="微软雅黑" w:hAnsi="微软雅黑"/>
          <w:bCs/>
          <w:szCs w:val="21"/>
        </w:rPr>
        <w:t>为</w:t>
      </w:r>
      <w:del w:id="557" w:author="SZ_00_50" w:date="2018-09-19T16:41:00Z">
        <w:r w:rsidRPr="00F052F9" w:rsidDel="00341339">
          <w:rPr>
            <w:rFonts w:ascii="微软雅黑" w:eastAsia="微软雅黑" w:hAnsi="微软雅黑" w:hint="eastAsia"/>
            <w:bCs/>
            <w:color w:val="548DD4"/>
            <w:szCs w:val="21"/>
          </w:rPr>
          <w:delText>腾讯</w:delText>
        </w:r>
      </w:del>
      <w:ins w:id="558" w:author="SZ_00_50" w:date="2018-09-19T16:41:00Z">
        <w:r w:rsidR="00341339">
          <w:rPr>
            <w:rFonts w:ascii="微软雅黑" w:eastAsia="微软雅黑" w:hAnsi="微软雅黑" w:hint="eastAsia"/>
            <w:bCs/>
            <w:color w:val="548DD4"/>
            <w:szCs w:val="21"/>
          </w:rPr>
          <w:t>爱奇艺</w:t>
        </w:r>
      </w:ins>
      <w:r w:rsidRPr="00F052F9">
        <w:rPr>
          <w:rFonts w:ascii="微软雅黑" w:eastAsia="微软雅黑" w:hAnsi="微软雅黑"/>
          <w:bCs/>
          <w:color w:val="548DD4"/>
          <w:szCs w:val="21"/>
        </w:rPr>
        <w:t>视频月卡</w:t>
      </w:r>
      <w:r w:rsidRPr="009F5C87">
        <w:rPr>
          <w:rFonts w:ascii="微软雅黑" w:eastAsia="微软雅黑" w:hAnsi="微软雅黑" w:hint="eastAsia"/>
          <w:bCs/>
          <w:szCs w:val="21"/>
        </w:rPr>
        <w:t>，且</w:t>
      </w:r>
      <w:r w:rsidRPr="009F5C87">
        <w:rPr>
          <w:rFonts w:ascii="微软雅黑" w:eastAsia="微软雅黑" w:hAnsi="微软雅黑"/>
          <w:bCs/>
          <w:szCs w:val="21"/>
        </w:rPr>
        <w:t>物品</w:t>
      </w:r>
      <w:r w:rsidRPr="009F5C87">
        <w:rPr>
          <w:rFonts w:ascii="微软雅黑" w:eastAsia="微软雅黑" w:hAnsi="微软雅黑" w:hint="eastAsia"/>
          <w:bCs/>
          <w:szCs w:val="21"/>
        </w:rPr>
        <w:t>未被抢光&amp;</w:t>
      </w:r>
      <w:r>
        <w:rPr>
          <w:rFonts w:ascii="微软雅黑" w:eastAsia="微软雅黑" w:hAnsi="微软雅黑" w:hint="eastAsia"/>
          <w:bCs/>
          <w:szCs w:val="21"/>
        </w:rPr>
        <w:t>未领取时，</w:t>
      </w:r>
      <w:r>
        <w:rPr>
          <w:rFonts w:ascii="微软雅黑" w:eastAsia="微软雅黑" w:hAnsi="微软雅黑"/>
          <w:bCs/>
          <w:szCs w:val="21"/>
        </w:rPr>
        <w:t>给出</w:t>
      </w:r>
      <w:r>
        <w:rPr>
          <w:rFonts w:ascii="微软雅黑" w:eastAsia="微软雅黑" w:hAnsi="微软雅黑" w:hint="eastAsia"/>
          <w:bCs/>
          <w:szCs w:val="21"/>
        </w:rPr>
        <w:t>确认</w:t>
      </w:r>
      <w:r>
        <w:rPr>
          <w:rFonts w:ascii="微软雅黑" w:eastAsia="微软雅黑" w:hAnsi="微软雅黑"/>
          <w:bCs/>
          <w:szCs w:val="21"/>
        </w:rPr>
        <w:t>弹窗：</w:t>
      </w:r>
    </w:p>
    <w:p w:rsidR="003C2B87" w:rsidRPr="00033F99" w:rsidRDefault="00C421BB" w:rsidP="00033F99">
      <w:pPr>
        <w:pStyle w:val="1"/>
        <w:ind w:left="420"/>
        <w:rPr>
          <w:rFonts w:ascii="微软雅黑" w:eastAsia="微软雅黑" w:hAnsi="微软雅黑"/>
          <w:bCs/>
          <w:szCs w:val="21"/>
        </w:rPr>
      </w:pPr>
      <w:r>
        <w:rPr>
          <w:noProof/>
        </w:rPr>
        <w:lastRenderedPageBreak/>
        <w:pict>
          <v:shape id="_x0000_i1029" type="#_x0000_t75" style="width:209.25pt;height:90.75pt;visibility:visible;mso-wrap-style:square">
            <v:imagedata r:id="rId13" o:title=""/>
          </v:shape>
        </w:pict>
      </w:r>
      <w:ins w:id="559" w:author="SZ_00_50" w:date="2018-09-13T18:05:00Z">
        <w:r w:rsidR="006B50B7">
          <w:rPr>
            <w:noProof/>
          </w:rPr>
          <w:t xml:space="preserve">  </w:t>
        </w:r>
        <w:r>
          <w:rPr>
            <w:noProof/>
          </w:rPr>
          <w:pict>
            <v:shape id="_x0000_i1030" type="#_x0000_t75" style="width:146.25pt;height:90pt;visibility:visible;mso-wrap-style:square">
              <v:imagedata r:id="rId14" o:title=""/>
            </v:shape>
          </w:pict>
        </w:r>
      </w:ins>
    </w:p>
    <w:p w:rsidR="00033F99" w:rsidRDefault="00033F99" w:rsidP="00033F99">
      <w:pPr>
        <w:pStyle w:val="20"/>
        <w:numPr>
          <w:ilvl w:val="0"/>
          <w:numId w:val="18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点击【</w:t>
      </w:r>
      <w:r w:rsidR="009F5519">
        <w:rPr>
          <w:rFonts w:ascii="微软雅黑" w:eastAsia="微软雅黑" w:hAnsi="微软雅黑" w:cs="微软雅黑" w:hint="eastAsia"/>
        </w:rPr>
        <w:t>再想想</w:t>
      </w:r>
      <w:r>
        <w:rPr>
          <w:rFonts w:ascii="微软雅黑" w:eastAsia="微软雅黑" w:hAnsi="微软雅黑" w:cs="微软雅黑" w:hint="eastAsia"/>
        </w:rPr>
        <w:t>】关闭弹窗；</w:t>
      </w:r>
    </w:p>
    <w:p w:rsidR="00033F99" w:rsidRDefault="00033F99" w:rsidP="00033F99">
      <w:pPr>
        <w:pStyle w:val="20"/>
        <w:numPr>
          <w:ilvl w:val="0"/>
          <w:numId w:val="18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点击【确定】，</w:t>
      </w:r>
      <w:r>
        <w:rPr>
          <w:rFonts w:ascii="微软雅黑" w:eastAsia="微软雅黑" w:hAnsi="微软雅黑" w:cs="微软雅黑"/>
        </w:rPr>
        <w:t>完成领取</w:t>
      </w:r>
      <w:r>
        <w:rPr>
          <w:rFonts w:ascii="微软雅黑" w:eastAsia="微软雅黑" w:hAnsi="微软雅黑" w:cs="微软雅黑" w:hint="eastAsia"/>
        </w:rPr>
        <w:t>，如下toast</w:t>
      </w:r>
      <w:r>
        <w:rPr>
          <w:rFonts w:ascii="微软雅黑" w:eastAsia="微软雅黑" w:hAnsi="微软雅黑" w:cs="微软雅黑"/>
        </w:rPr>
        <w:t>提示</w:t>
      </w:r>
      <w:r>
        <w:rPr>
          <w:rFonts w:ascii="微软雅黑" w:eastAsia="微软雅黑" w:hAnsi="微软雅黑" w:cs="微软雅黑" w:hint="eastAsia"/>
        </w:rPr>
        <w:t>，</w:t>
      </w:r>
      <w:r w:rsidR="005C3325">
        <w:rPr>
          <w:rFonts w:ascii="微软雅黑" w:eastAsia="微软雅黑" w:hAnsi="微软雅黑" w:cs="微软雅黑" w:hint="eastAsia"/>
        </w:rPr>
        <w:t>持续2.5</w:t>
      </w:r>
      <w:r w:rsidR="005C3325">
        <w:rPr>
          <w:rFonts w:ascii="微软雅黑" w:eastAsia="微软雅黑" w:hAnsi="微软雅黑" w:cs="微软雅黑"/>
        </w:rPr>
        <w:t>s</w:t>
      </w:r>
      <w:r>
        <w:rPr>
          <w:rFonts w:ascii="微软雅黑" w:eastAsia="微软雅黑" w:hAnsi="微软雅黑" w:cs="微软雅黑" w:hint="eastAsia"/>
        </w:rPr>
        <w:t>。</w:t>
      </w:r>
    </w:p>
    <w:p w:rsidR="00033F99" w:rsidRDefault="00306868" w:rsidP="00033F99">
      <w:pPr>
        <w:pStyle w:val="20"/>
        <w:ind w:left="840" w:firstLineChars="0" w:firstLine="0"/>
        <w:rPr>
          <w:noProof/>
        </w:rPr>
      </w:pPr>
      <w:ins w:id="560" w:author="SZ_00_50" w:date="2018-09-13T18:03:00Z">
        <w:r>
          <w:rPr>
            <w:noProof/>
          </w:rPr>
          <w:pict>
            <v:shape id="_x0000_i1031" type="#_x0000_t75" style="width:198.75pt;height:105pt;visibility:visible;mso-wrap-style:square">
              <v:imagedata r:id="rId15" o:title=""/>
            </v:shape>
          </w:pict>
        </w:r>
      </w:ins>
      <w:del w:id="561" w:author="SZ_00_50" w:date="2018-09-13T18:03:00Z">
        <w:r>
          <w:rPr>
            <w:noProof/>
          </w:rPr>
          <w:pict>
            <v:shape id="_x0000_i1032" type="#_x0000_t75" style="width:183.75pt;height:105pt;visibility:visible;mso-wrap-style:square">
              <v:imagedata r:id="rId16" o:title=""/>
            </v:shape>
          </w:pict>
        </w:r>
      </w:del>
    </w:p>
    <w:p w:rsidR="006C7D12" w:rsidRDefault="009F5C87" w:rsidP="009F5C87">
      <w:pPr>
        <w:pStyle w:val="1"/>
        <w:numPr>
          <w:ilvl w:val="1"/>
          <w:numId w:val="13"/>
        </w:numPr>
        <w:ind w:firstLineChars="0"/>
        <w:rPr>
          <w:ins w:id="562" w:author="SZ_00_50" w:date="2018-09-27T09:43:00Z"/>
          <w:rFonts w:ascii="微软雅黑" w:eastAsia="微软雅黑" w:hAnsi="微软雅黑"/>
          <w:bCs/>
          <w:szCs w:val="21"/>
        </w:rPr>
      </w:pPr>
      <w:r w:rsidRPr="009F5C87">
        <w:rPr>
          <w:rFonts w:ascii="微软雅黑" w:eastAsia="微软雅黑" w:hAnsi="微软雅黑" w:hint="eastAsia"/>
          <w:bCs/>
          <w:szCs w:val="21"/>
        </w:rPr>
        <w:t>判定</w:t>
      </w:r>
      <w:r w:rsidRPr="009F5C87">
        <w:rPr>
          <w:rFonts w:ascii="微软雅黑" w:eastAsia="微软雅黑" w:hAnsi="微软雅黑"/>
          <w:bCs/>
          <w:szCs w:val="21"/>
        </w:rPr>
        <w:t>物品为</w:t>
      </w:r>
      <w:r w:rsidRPr="00F052F9">
        <w:rPr>
          <w:rFonts w:ascii="微软雅黑" w:eastAsia="微软雅黑" w:hAnsi="微软雅黑" w:hint="eastAsia"/>
          <w:bCs/>
          <w:color w:val="548DD4"/>
          <w:szCs w:val="21"/>
        </w:rPr>
        <w:t>5元</w:t>
      </w:r>
      <w:r w:rsidRPr="00F052F9">
        <w:rPr>
          <w:rFonts w:ascii="微软雅黑" w:eastAsia="微软雅黑" w:hAnsi="微软雅黑"/>
          <w:bCs/>
          <w:color w:val="548DD4"/>
          <w:szCs w:val="21"/>
        </w:rPr>
        <w:t>红包</w:t>
      </w:r>
      <w:r w:rsidRPr="009F5C87">
        <w:rPr>
          <w:rFonts w:ascii="微软雅黑" w:eastAsia="微软雅黑" w:hAnsi="微软雅黑" w:hint="eastAsia"/>
          <w:bCs/>
          <w:szCs w:val="21"/>
        </w:rPr>
        <w:t>，且</w:t>
      </w:r>
      <w:r w:rsidRPr="009F5C87">
        <w:rPr>
          <w:rFonts w:ascii="微软雅黑" w:eastAsia="微软雅黑" w:hAnsi="微软雅黑"/>
          <w:bCs/>
          <w:szCs w:val="21"/>
        </w:rPr>
        <w:t>物品</w:t>
      </w:r>
      <w:r w:rsidRPr="009F5C87">
        <w:rPr>
          <w:rFonts w:ascii="微软雅黑" w:eastAsia="微软雅黑" w:hAnsi="微软雅黑" w:hint="eastAsia"/>
          <w:bCs/>
          <w:szCs w:val="21"/>
        </w:rPr>
        <w:t>未被抢光&amp;未领取时</w:t>
      </w:r>
      <w:r w:rsidR="009F5519">
        <w:rPr>
          <w:rFonts w:ascii="微软雅黑" w:eastAsia="微软雅黑" w:hAnsi="微软雅黑" w:hint="eastAsia"/>
          <w:bCs/>
          <w:szCs w:val="21"/>
        </w:rPr>
        <w:t>，</w:t>
      </w:r>
      <w:ins w:id="563" w:author="SZ_00_50" w:date="2018-09-27T09:43:00Z">
        <w:r w:rsidR="006C7D12">
          <w:rPr>
            <w:rFonts w:ascii="微软雅黑" w:eastAsia="微软雅黑" w:hAnsi="微软雅黑" w:hint="eastAsia"/>
            <w:bCs/>
            <w:szCs w:val="21"/>
          </w:rPr>
          <w:t>须先</w:t>
        </w:r>
        <w:r w:rsidR="006C7D12">
          <w:rPr>
            <w:rFonts w:ascii="微软雅黑" w:eastAsia="微软雅黑" w:hAnsi="微软雅黑"/>
            <w:bCs/>
            <w:szCs w:val="21"/>
          </w:rPr>
          <w:t>判断</w:t>
        </w:r>
        <w:r w:rsidR="006C7D12">
          <w:rPr>
            <w:rFonts w:ascii="微软雅黑" w:eastAsia="微软雅黑" w:hAnsi="微软雅黑" w:hint="eastAsia"/>
            <w:bCs/>
            <w:szCs w:val="21"/>
          </w:rPr>
          <w:t>登录态</w:t>
        </w:r>
        <w:r w:rsidR="006C7D12">
          <w:rPr>
            <w:rFonts w:ascii="微软雅黑" w:eastAsia="微软雅黑" w:hAnsi="微软雅黑"/>
            <w:bCs/>
            <w:szCs w:val="21"/>
          </w:rPr>
          <w:t>，再判断</w:t>
        </w:r>
        <w:r w:rsidR="006C7D12">
          <w:rPr>
            <w:rFonts w:ascii="微软雅黑" w:eastAsia="微软雅黑" w:hAnsi="微软雅黑" w:hint="eastAsia"/>
            <w:bCs/>
            <w:szCs w:val="21"/>
          </w:rPr>
          <w:t>是否</w:t>
        </w:r>
        <w:r w:rsidR="006C7D12">
          <w:rPr>
            <w:rFonts w:ascii="微软雅黑" w:eastAsia="微软雅黑" w:hAnsi="微软雅黑"/>
            <w:bCs/>
            <w:szCs w:val="21"/>
          </w:rPr>
          <w:t>开通存管</w:t>
        </w:r>
        <w:r w:rsidR="006C7D12">
          <w:rPr>
            <w:rFonts w:ascii="微软雅黑" w:eastAsia="微软雅黑" w:hAnsi="微软雅黑" w:hint="eastAsia"/>
            <w:bCs/>
            <w:szCs w:val="21"/>
          </w:rPr>
          <w:t>：</w:t>
        </w:r>
      </w:ins>
    </w:p>
    <w:p w:rsidR="006C7D12" w:rsidRDefault="006C7D12">
      <w:pPr>
        <w:pStyle w:val="1"/>
        <w:numPr>
          <w:ilvl w:val="0"/>
          <w:numId w:val="54"/>
        </w:numPr>
        <w:ind w:firstLineChars="0"/>
        <w:rPr>
          <w:ins w:id="564" w:author="SZ_00_50" w:date="2018-09-27T09:44:00Z"/>
          <w:rFonts w:ascii="微软雅黑" w:eastAsia="微软雅黑" w:hAnsi="微软雅黑"/>
          <w:bCs/>
          <w:szCs w:val="21"/>
        </w:rPr>
        <w:pPrChange w:id="565" w:author="SZ_00_50" w:date="2018-09-27T09:43:00Z">
          <w:pPr>
            <w:pStyle w:val="1"/>
            <w:numPr>
              <w:ilvl w:val="1"/>
              <w:numId w:val="13"/>
            </w:numPr>
            <w:ind w:left="1680" w:firstLineChars="0" w:hanging="420"/>
          </w:pPr>
        </w:pPrChange>
      </w:pPr>
      <w:ins w:id="566" w:author="SZ_00_50" w:date="2018-09-27T09:43:00Z">
        <w:r>
          <w:rPr>
            <w:rFonts w:ascii="微软雅黑" w:eastAsia="微软雅黑" w:hAnsi="微软雅黑" w:hint="eastAsia"/>
            <w:bCs/>
            <w:szCs w:val="21"/>
          </w:rPr>
          <w:t>若</w:t>
        </w:r>
      </w:ins>
      <w:ins w:id="567" w:author="SZ_00_50" w:date="2018-09-27T09:47:00Z">
        <w:r>
          <w:rPr>
            <w:rFonts w:ascii="微软雅黑" w:eastAsia="微软雅黑" w:hAnsi="微软雅黑" w:hint="eastAsia"/>
            <w:bCs/>
            <w:szCs w:val="21"/>
          </w:rPr>
          <w:t>未</w:t>
        </w:r>
      </w:ins>
      <w:ins w:id="568" w:author="SZ_00_50" w:date="2018-09-27T09:43:00Z">
        <w:r>
          <w:rPr>
            <w:rFonts w:ascii="微软雅黑" w:eastAsia="微软雅黑" w:hAnsi="微软雅黑"/>
            <w:bCs/>
            <w:szCs w:val="21"/>
          </w:rPr>
          <w:t>开通存管，则</w:t>
        </w:r>
      </w:ins>
      <w:ins w:id="569" w:author="SZ_00_50" w:date="2018-09-27T09:44:00Z">
        <w:r>
          <w:rPr>
            <w:rFonts w:ascii="微软雅黑" w:eastAsia="微软雅黑" w:hAnsi="微软雅黑"/>
            <w:bCs/>
            <w:szCs w:val="21"/>
          </w:rPr>
          <w:t>给出提示：</w:t>
        </w:r>
      </w:ins>
    </w:p>
    <w:p w:rsidR="006C7D12" w:rsidRDefault="006C7D12">
      <w:pPr>
        <w:pStyle w:val="1"/>
        <w:numPr>
          <w:ilvl w:val="0"/>
          <w:numId w:val="55"/>
        </w:numPr>
        <w:ind w:firstLineChars="0"/>
        <w:rPr>
          <w:ins w:id="570" w:author="SZ_00_50" w:date="2018-09-27T09:44:00Z"/>
          <w:rFonts w:ascii="微软雅黑" w:eastAsia="微软雅黑" w:hAnsi="微软雅黑"/>
          <w:bCs/>
          <w:szCs w:val="21"/>
        </w:rPr>
        <w:pPrChange w:id="571" w:author="SZ_00_50" w:date="2018-09-27T09:44:00Z">
          <w:pPr>
            <w:pStyle w:val="1"/>
            <w:numPr>
              <w:ilvl w:val="1"/>
              <w:numId w:val="13"/>
            </w:numPr>
            <w:ind w:left="1680" w:firstLineChars="0" w:hanging="420"/>
          </w:pPr>
        </w:pPrChange>
      </w:pPr>
      <w:ins w:id="572" w:author="SZ_00_50" w:date="2018-09-27T09:44:00Z">
        <w:r>
          <w:rPr>
            <w:rFonts w:ascii="微软雅黑" w:eastAsia="微软雅黑" w:hAnsi="微软雅黑" w:hint="eastAsia"/>
            <w:bCs/>
            <w:szCs w:val="21"/>
          </w:rPr>
          <w:t>PC端弹窗</w:t>
        </w:r>
        <w:r>
          <w:rPr>
            <w:rFonts w:ascii="微软雅黑" w:eastAsia="微软雅黑" w:hAnsi="微软雅黑"/>
            <w:bCs/>
            <w:szCs w:val="21"/>
          </w:rPr>
          <w:t>提示：</w:t>
        </w:r>
      </w:ins>
      <w:ins w:id="573" w:author="SZ_00_50" w:date="2018-09-27T09:45:00Z">
        <w:r w:rsidR="00C421BB">
          <w:rPr>
            <w:noProof/>
          </w:rPr>
          <w:pict>
            <v:shape id="_x0000_i1033" type="#_x0000_t75" style="width:154.5pt;height:89.25pt;visibility:visible;mso-wrap-style:square">
              <v:imagedata r:id="rId17" o:title=""/>
            </v:shape>
          </w:pict>
        </w:r>
      </w:ins>
    </w:p>
    <w:p w:rsidR="006C7D12" w:rsidRDefault="006C7D12">
      <w:pPr>
        <w:pStyle w:val="1"/>
        <w:ind w:firstLineChars="550" w:firstLine="1155"/>
        <w:rPr>
          <w:ins w:id="574" w:author="SZ_00_50" w:date="2018-09-27T09:46:00Z"/>
        </w:rPr>
        <w:pPrChange w:id="575" w:author="SZ_00_50" w:date="2018-09-27T09:46:00Z">
          <w:pPr>
            <w:pStyle w:val="1"/>
            <w:numPr>
              <w:ilvl w:val="1"/>
              <w:numId w:val="13"/>
            </w:numPr>
            <w:ind w:left="1680" w:firstLineChars="0" w:hanging="420"/>
          </w:pPr>
        </w:pPrChange>
      </w:pPr>
      <w:ins w:id="576" w:author="SZ_00_50" w:date="2018-09-27T09:46:00Z">
        <w:r>
          <w:rPr>
            <w:rFonts w:hint="eastAsia"/>
            <w:noProof/>
          </w:rPr>
          <w:t>文案</w:t>
        </w:r>
        <w:r>
          <w:rPr>
            <w:noProof/>
          </w:rPr>
          <w:t>：</w:t>
        </w:r>
        <w:r>
          <w:t>您尚未开通银行存管账户，需要开通才能领取哦</w:t>
        </w:r>
        <w:r>
          <w:t>~   </w:t>
        </w:r>
        <w:r>
          <w:t>【取消】</w:t>
        </w:r>
        <w:r>
          <w:t> </w:t>
        </w:r>
        <w:r>
          <w:t>【确定】</w:t>
        </w:r>
      </w:ins>
    </w:p>
    <w:p w:rsidR="006C7D12" w:rsidRDefault="006C7D12">
      <w:pPr>
        <w:pStyle w:val="1"/>
        <w:ind w:left="2520" w:firstLineChars="0" w:firstLine="0"/>
        <w:rPr>
          <w:ins w:id="577" w:author="SZ_00_50" w:date="2018-09-27T09:44:00Z"/>
          <w:noProof/>
        </w:rPr>
        <w:pPrChange w:id="578" w:author="SZ_00_50" w:date="2018-09-27T09:44:00Z">
          <w:pPr>
            <w:pStyle w:val="1"/>
            <w:numPr>
              <w:ilvl w:val="1"/>
              <w:numId w:val="13"/>
            </w:numPr>
            <w:ind w:left="1680" w:firstLineChars="0" w:hanging="420"/>
          </w:pPr>
        </w:pPrChange>
      </w:pPr>
      <w:ins w:id="579" w:author="SZ_00_50" w:date="2018-09-27T09:46:00Z">
        <w:r>
          <w:rPr>
            <w:rFonts w:hint="eastAsia"/>
            <w:noProof/>
          </w:rPr>
          <w:t>点击【确定】，</w:t>
        </w:r>
        <w:r>
          <w:rPr>
            <w:noProof/>
          </w:rPr>
          <w:t>跳转至</w:t>
        </w:r>
      </w:ins>
      <w:ins w:id="580" w:author="SZ_00_50" w:date="2018-09-27T09:47:00Z">
        <w:r>
          <w:t>开户</w:t>
        </w:r>
        <w:r>
          <w:rPr>
            <w:rFonts w:hint="eastAsia"/>
          </w:rPr>
          <w:t>的认证</w:t>
        </w:r>
        <w:r>
          <w:t>页面</w:t>
        </w:r>
        <w:r>
          <w:rPr>
            <w:rFonts w:hint="eastAsia"/>
          </w:rPr>
          <w:t>。</w:t>
        </w:r>
      </w:ins>
    </w:p>
    <w:p w:rsidR="006C7D12" w:rsidRPr="006C7D12" w:rsidRDefault="006C7D12">
      <w:pPr>
        <w:pStyle w:val="1"/>
        <w:numPr>
          <w:ilvl w:val="0"/>
          <w:numId w:val="55"/>
        </w:numPr>
        <w:ind w:firstLineChars="0"/>
        <w:rPr>
          <w:ins w:id="581" w:author="SZ_00_50" w:date="2018-09-27T09:45:00Z"/>
          <w:rFonts w:ascii="微软雅黑" w:eastAsia="微软雅黑" w:hAnsi="微软雅黑"/>
          <w:bCs/>
          <w:szCs w:val="21"/>
          <w:rPrChange w:id="582" w:author="SZ_00_50" w:date="2018-09-27T09:45:00Z">
            <w:rPr>
              <w:ins w:id="583" w:author="SZ_00_50" w:date="2018-09-27T09:45:00Z"/>
              <w:noProof/>
            </w:rPr>
          </w:rPrChange>
        </w:rPr>
        <w:pPrChange w:id="584" w:author="SZ_00_50" w:date="2018-09-27T09:44:00Z">
          <w:pPr>
            <w:pStyle w:val="1"/>
            <w:numPr>
              <w:ilvl w:val="1"/>
              <w:numId w:val="13"/>
            </w:numPr>
            <w:ind w:left="1680" w:firstLineChars="0" w:hanging="420"/>
          </w:pPr>
        </w:pPrChange>
      </w:pPr>
      <w:ins w:id="585" w:author="SZ_00_50" w:date="2018-09-27T09:45:00Z">
        <w:r>
          <w:rPr>
            <w:rFonts w:ascii="微软雅黑" w:eastAsia="微软雅黑" w:hAnsi="微软雅黑" w:hint="eastAsia"/>
            <w:bCs/>
            <w:szCs w:val="21"/>
          </w:rPr>
          <w:t>H5/</w:t>
        </w:r>
        <w:r>
          <w:rPr>
            <w:rFonts w:ascii="微软雅黑" w:eastAsia="微软雅黑" w:hAnsi="微软雅黑"/>
            <w:bCs/>
            <w:szCs w:val="21"/>
          </w:rPr>
          <w:t>app：</w:t>
        </w:r>
      </w:ins>
      <w:ins w:id="586" w:author="SZ_00_50" w:date="2018-09-27T09:48:00Z">
        <w:r>
          <w:rPr>
            <w:rFonts w:ascii="微软雅黑" w:eastAsia="微软雅黑" w:hAnsi="微软雅黑" w:hint="eastAsia"/>
            <w:bCs/>
            <w:szCs w:val="21"/>
          </w:rPr>
          <w:t>直接</w:t>
        </w:r>
        <w:r>
          <w:rPr>
            <w:rFonts w:ascii="微软雅黑" w:eastAsia="微软雅黑" w:hAnsi="微软雅黑"/>
            <w:bCs/>
            <w:szCs w:val="21"/>
          </w:rPr>
          <w:t>弹出蒙层</w:t>
        </w:r>
        <w:r>
          <w:rPr>
            <w:rFonts w:ascii="微软雅黑" w:eastAsia="微软雅黑" w:hAnsi="微软雅黑" w:hint="eastAsia"/>
            <w:bCs/>
            <w:szCs w:val="21"/>
          </w:rPr>
          <w:t>，</w:t>
        </w:r>
      </w:ins>
      <w:ins w:id="587" w:author="SZ_00_50" w:date="2018-09-27T09:45:00Z">
        <w:r w:rsidR="00C421BB">
          <w:rPr>
            <w:noProof/>
          </w:rPr>
          <w:pict>
            <v:shape id="_x0000_i1034" type="#_x0000_t75" style="width:78.75pt;height:132.75pt;visibility:visible;mso-wrap-style:square">
              <v:imagedata r:id="rId18" o:title=""/>
            </v:shape>
          </w:pict>
        </w:r>
      </w:ins>
      <w:ins w:id="588" w:author="SZ_00_50" w:date="2018-09-27T09:50:00Z">
        <w:r w:rsidR="00F922AF">
          <w:rPr>
            <w:rFonts w:hint="eastAsia"/>
            <w:noProof/>
          </w:rPr>
          <w:t>，</w:t>
        </w:r>
        <w:r w:rsidR="00F922AF">
          <w:rPr>
            <w:noProof/>
          </w:rPr>
          <w:t>透明度</w:t>
        </w:r>
        <w:r w:rsidR="00F922AF">
          <w:rPr>
            <w:rFonts w:hint="eastAsia"/>
            <w:noProof/>
          </w:rPr>
          <w:t>75</w:t>
        </w:r>
        <w:r w:rsidR="00F922AF">
          <w:rPr>
            <w:noProof/>
          </w:rPr>
          <w:t>%</w:t>
        </w:r>
        <w:r w:rsidR="00F922AF">
          <w:rPr>
            <w:rFonts w:hint="eastAsia"/>
            <w:noProof/>
          </w:rPr>
          <w:t>左右</w:t>
        </w:r>
        <w:r w:rsidR="00F922AF">
          <w:rPr>
            <w:noProof/>
          </w:rPr>
          <w:t>。</w:t>
        </w:r>
      </w:ins>
    </w:p>
    <w:p w:rsidR="009F5519" w:rsidRDefault="006C7D12">
      <w:pPr>
        <w:pStyle w:val="1"/>
        <w:numPr>
          <w:ilvl w:val="0"/>
          <w:numId w:val="54"/>
        </w:numPr>
        <w:ind w:firstLineChars="0"/>
        <w:rPr>
          <w:rFonts w:ascii="微软雅黑" w:eastAsia="微软雅黑" w:hAnsi="微软雅黑"/>
          <w:bCs/>
          <w:szCs w:val="21"/>
        </w:rPr>
        <w:pPrChange w:id="589" w:author="SZ_00_50" w:date="2018-09-27T09:48:00Z">
          <w:pPr>
            <w:pStyle w:val="1"/>
            <w:numPr>
              <w:ilvl w:val="1"/>
              <w:numId w:val="13"/>
            </w:numPr>
            <w:ind w:left="1680" w:firstLineChars="0" w:hanging="420"/>
          </w:pPr>
        </w:pPrChange>
      </w:pPr>
      <w:del w:id="590" w:author="SZ_00_50" w:date="2018-09-27T09:48:00Z">
        <w:r w:rsidDel="006C7D12">
          <w:rPr>
            <w:rFonts w:ascii="微软雅黑" w:eastAsia="微软雅黑" w:hAnsi="微软雅黑" w:hint="eastAsia"/>
            <w:bCs/>
            <w:szCs w:val="21"/>
          </w:rPr>
          <w:delText xml:space="preserve">        </w:delText>
        </w:r>
      </w:del>
      <w:ins w:id="591" w:author="SZ_00_50" w:date="2018-09-27T09:48:00Z">
        <w:r>
          <w:rPr>
            <w:rFonts w:ascii="微软雅黑" w:eastAsia="微软雅黑" w:hAnsi="微软雅黑" w:hint="eastAsia"/>
            <w:bCs/>
            <w:szCs w:val="21"/>
          </w:rPr>
          <w:t>若</w:t>
        </w:r>
        <w:r>
          <w:rPr>
            <w:rFonts w:ascii="微软雅黑" w:eastAsia="微软雅黑" w:hAnsi="微软雅黑"/>
            <w:bCs/>
            <w:szCs w:val="21"/>
          </w:rPr>
          <w:t>已</w:t>
        </w:r>
        <w:r>
          <w:rPr>
            <w:rFonts w:ascii="微软雅黑" w:eastAsia="微软雅黑" w:hAnsi="微软雅黑" w:hint="eastAsia"/>
            <w:bCs/>
            <w:szCs w:val="21"/>
          </w:rPr>
          <w:t>开通</w:t>
        </w:r>
        <w:r>
          <w:rPr>
            <w:rFonts w:ascii="微软雅黑" w:eastAsia="微软雅黑" w:hAnsi="微软雅黑"/>
            <w:bCs/>
            <w:szCs w:val="21"/>
          </w:rPr>
          <w:t>存管，则</w:t>
        </w:r>
      </w:ins>
      <w:del w:id="592" w:author="SZ_00_50" w:date="2018-09-27T09:48:00Z">
        <w:r w:rsidDel="006C7D12">
          <w:rPr>
            <w:rFonts w:ascii="微软雅黑" w:eastAsia="微软雅黑" w:hAnsi="微软雅黑" w:hint="eastAsia"/>
            <w:bCs/>
            <w:szCs w:val="21"/>
          </w:rPr>
          <w:delText xml:space="preserve">               </w:delText>
        </w:r>
      </w:del>
      <w:r w:rsidR="009F5C87">
        <w:rPr>
          <w:rFonts w:ascii="微软雅黑" w:eastAsia="微软雅黑" w:hAnsi="微软雅黑" w:hint="eastAsia"/>
          <w:bCs/>
          <w:szCs w:val="21"/>
        </w:rPr>
        <w:t>确认</w:t>
      </w:r>
      <w:r w:rsidR="009F5519">
        <w:rPr>
          <w:rFonts w:ascii="微软雅黑" w:eastAsia="微软雅黑" w:hAnsi="微软雅黑" w:hint="eastAsia"/>
          <w:bCs/>
          <w:szCs w:val="21"/>
        </w:rPr>
        <w:t>弹窗</w:t>
      </w:r>
      <w:r w:rsidR="009F5519">
        <w:rPr>
          <w:rFonts w:ascii="微软雅黑" w:eastAsia="微软雅黑" w:hAnsi="微软雅黑"/>
          <w:bCs/>
          <w:szCs w:val="21"/>
        </w:rPr>
        <w:t>提示</w:t>
      </w:r>
      <w:r w:rsidR="009F5519">
        <w:rPr>
          <w:rFonts w:ascii="微软雅黑" w:eastAsia="微软雅黑" w:hAnsi="微软雅黑" w:hint="eastAsia"/>
          <w:bCs/>
          <w:szCs w:val="21"/>
        </w:rPr>
        <w:t>如下：</w:t>
      </w:r>
    </w:p>
    <w:p w:rsidR="009F5519" w:rsidRPr="00033F99" w:rsidRDefault="00C421BB" w:rsidP="009F5519">
      <w:pPr>
        <w:pStyle w:val="1"/>
        <w:ind w:left="420"/>
        <w:rPr>
          <w:rFonts w:ascii="微软雅黑" w:eastAsia="微软雅黑" w:hAnsi="微软雅黑"/>
          <w:bCs/>
          <w:szCs w:val="21"/>
        </w:rPr>
      </w:pPr>
      <w:r>
        <w:rPr>
          <w:noProof/>
        </w:rPr>
        <w:lastRenderedPageBreak/>
        <w:pict>
          <v:shape id="_x0000_i1035" type="#_x0000_t75" style="width:209.25pt;height:90.75pt;visibility:visible;mso-wrap-style:square">
            <v:imagedata r:id="rId19" o:title=""/>
          </v:shape>
        </w:pict>
      </w:r>
      <w:ins w:id="593" w:author="SZ_00_50" w:date="2018-09-13T18:05:00Z">
        <w:r w:rsidR="006B50B7">
          <w:rPr>
            <w:noProof/>
          </w:rPr>
          <w:t xml:space="preserve"> </w:t>
        </w:r>
        <w:r>
          <w:rPr>
            <w:noProof/>
          </w:rPr>
          <w:pict>
            <v:shape id="_x0000_i1036" type="#_x0000_t75" style="width:146.25pt;height:90pt;visibility:visible;mso-wrap-style:square">
              <v:imagedata r:id="rId14" o:title=""/>
            </v:shape>
          </w:pict>
        </w:r>
      </w:ins>
    </w:p>
    <w:p w:rsidR="009F5519" w:rsidRDefault="009F5519" w:rsidP="009F5519">
      <w:pPr>
        <w:pStyle w:val="20"/>
        <w:numPr>
          <w:ilvl w:val="0"/>
          <w:numId w:val="18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点击【再想想】关闭弹窗；</w:t>
      </w:r>
    </w:p>
    <w:p w:rsidR="009F5519" w:rsidRDefault="009F5519" w:rsidP="009F5519">
      <w:pPr>
        <w:pStyle w:val="20"/>
        <w:numPr>
          <w:ilvl w:val="0"/>
          <w:numId w:val="18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点击【确定】，</w:t>
      </w:r>
      <w:r>
        <w:rPr>
          <w:rFonts w:ascii="微软雅黑" w:eastAsia="微软雅黑" w:hAnsi="微软雅黑" w:cs="微软雅黑"/>
        </w:rPr>
        <w:t>完成领取</w:t>
      </w:r>
      <w:r>
        <w:rPr>
          <w:rFonts w:ascii="微软雅黑" w:eastAsia="微软雅黑" w:hAnsi="微软雅黑" w:cs="微软雅黑" w:hint="eastAsia"/>
        </w:rPr>
        <w:t>，如下</w:t>
      </w:r>
      <w:r w:rsidR="005C3325">
        <w:rPr>
          <w:rFonts w:ascii="微软雅黑" w:eastAsia="微软雅黑" w:hAnsi="微软雅黑" w:cs="微软雅黑" w:hint="eastAsia"/>
        </w:rPr>
        <w:t>toast</w:t>
      </w:r>
      <w:r>
        <w:rPr>
          <w:rFonts w:ascii="微软雅黑" w:eastAsia="微软雅黑" w:hAnsi="微软雅黑" w:cs="微软雅黑"/>
        </w:rPr>
        <w:t>提示</w:t>
      </w:r>
      <w:r>
        <w:rPr>
          <w:rFonts w:ascii="微软雅黑" w:eastAsia="微软雅黑" w:hAnsi="微软雅黑" w:cs="微软雅黑" w:hint="eastAsia"/>
        </w:rPr>
        <w:t>，</w:t>
      </w:r>
      <w:r w:rsidR="005C3325">
        <w:rPr>
          <w:rFonts w:ascii="微软雅黑" w:eastAsia="微软雅黑" w:hAnsi="微软雅黑" w:cs="微软雅黑" w:hint="eastAsia"/>
        </w:rPr>
        <w:t>持续2.5</w:t>
      </w:r>
      <w:r w:rsidR="005C3325">
        <w:rPr>
          <w:rFonts w:ascii="微软雅黑" w:eastAsia="微软雅黑" w:hAnsi="微软雅黑" w:cs="微软雅黑"/>
        </w:rPr>
        <w:t>s</w:t>
      </w:r>
      <w:r>
        <w:rPr>
          <w:rFonts w:ascii="微软雅黑" w:eastAsia="微软雅黑" w:hAnsi="微软雅黑" w:cs="微软雅黑" w:hint="eastAsia"/>
        </w:rPr>
        <w:t>。</w:t>
      </w:r>
    </w:p>
    <w:p w:rsidR="009F5519" w:rsidRDefault="00306868" w:rsidP="009F5519">
      <w:pPr>
        <w:pStyle w:val="20"/>
        <w:ind w:left="840" w:firstLineChars="0" w:firstLine="0"/>
        <w:rPr>
          <w:noProof/>
        </w:rPr>
      </w:pPr>
      <w:ins w:id="594" w:author="SZ_00_50" w:date="2018-09-13T18:05:00Z">
        <w:r>
          <w:rPr>
            <w:noProof/>
          </w:rPr>
          <w:pict>
            <v:shape id="_x0000_i1037" type="#_x0000_t75" style="width:191.25pt;height:108pt;visibility:visible;mso-wrap-style:square">
              <v:imagedata r:id="rId20" o:title=""/>
            </v:shape>
          </w:pict>
        </w:r>
      </w:ins>
      <w:del w:id="595" w:author="SZ_00_50" w:date="2018-09-13T18:05:00Z">
        <w:r>
          <w:rPr>
            <w:noProof/>
          </w:rPr>
          <w:pict>
            <v:shape id="_x0000_i1038" type="#_x0000_t75" style="width:183.75pt;height:105pt;visibility:visible;mso-wrap-style:square">
              <v:imagedata r:id="rId21" o:title=""/>
            </v:shape>
          </w:pict>
        </w:r>
      </w:del>
    </w:p>
    <w:p w:rsidR="005C3325" w:rsidRDefault="005C3325" w:rsidP="005C3325">
      <w:pPr>
        <w:pStyle w:val="20"/>
        <w:ind w:left="840" w:firstLineChars="0" w:firstLine="0"/>
        <w:rPr>
          <w:ins w:id="596" w:author="SZ_00_50" w:date="2018-09-11T10:21:00Z"/>
          <w:rFonts w:ascii="微软雅黑" w:eastAsia="微软雅黑" w:hAnsi="微软雅黑" w:cs="微软雅黑"/>
        </w:rPr>
      </w:pPr>
      <w:r w:rsidRPr="005C3325">
        <w:rPr>
          <w:rFonts w:ascii="微软雅黑" w:eastAsia="微软雅黑" w:hAnsi="微软雅黑" w:cs="微软雅黑" w:hint="eastAsia"/>
        </w:rPr>
        <w:t>注：</w:t>
      </w:r>
      <w:r>
        <w:rPr>
          <w:rFonts w:ascii="微软雅黑" w:eastAsia="微软雅黑" w:hAnsi="微软雅黑" w:cs="微软雅黑"/>
        </w:rPr>
        <w:t>领取</w:t>
      </w:r>
      <w:r>
        <w:rPr>
          <w:rFonts w:ascii="微软雅黑" w:eastAsia="微软雅黑" w:hAnsi="微软雅黑" w:cs="微软雅黑" w:hint="eastAsia"/>
        </w:rPr>
        <w:t>5元</w:t>
      </w:r>
      <w:r>
        <w:rPr>
          <w:rFonts w:ascii="微软雅黑" w:eastAsia="微软雅黑" w:hAnsi="微软雅黑" w:cs="微软雅黑"/>
        </w:rPr>
        <w:t>现金、</w:t>
      </w:r>
      <w:del w:id="597" w:author="SZ_00_50" w:date="2018-09-19T16:41:00Z">
        <w:r w:rsidDel="00341339">
          <w:rPr>
            <w:rFonts w:ascii="微软雅黑" w:eastAsia="微软雅黑" w:hAnsi="微软雅黑" w:cs="微软雅黑" w:hint="eastAsia"/>
          </w:rPr>
          <w:delText>腾讯</w:delText>
        </w:r>
      </w:del>
      <w:ins w:id="598" w:author="SZ_00_50" w:date="2018-09-19T16:41:00Z">
        <w:r w:rsidR="00341339">
          <w:rPr>
            <w:rFonts w:ascii="微软雅黑" w:eastAsia="微软雅黑" w:hAnsi="微软雅黑" w:cs="微软雅黑" w:hint="eastAsia"/>
          </w:rPr>
          <w:t>爱奇艺</w:t>
        </w:r>
      </w:ins>
      <w:r>
        <w:rPr>
          <w:rFonts w:ascii="微软雅黑" w:eastAsia="微软雅黑" w:hAnsi="微软雅黑" w:cs="微软雅黑"/>
        </w:rPr>
        <w:t>月卡</w:t>
      </w:r>
      <w:r>
        <w:rPr>
          <w:rFonts w:ascii="微软雅黑" w:eastAsia="微软雅黑" w:hAnsi="微软雅黑" w:cs="微软雅黑" w:hint="eastAsia"/>
        </w:rPr>
        <w:t>时</w:t>
      </w:r>
      <w:r>
        <w:rPr>
          <w:rFonts w:ascii="微软雅黑" w:eastAsia="微软雅黑" w:hAnsi="微软雅黑" w:cs="微软雅黑"/>
        </w:rPr>
        <w:t>，</w:t>
      </w:r>
      <w:r>
        <w:rPr>
          <w:rFonts w:ascii="微软雅黑" w:eastAsia="微软雅黑" w:hAnsi="微软雅黑" w:cs="微软雅黑" w:hint="eastAsia"/>
        </w:rPr>
        <w:t>会</w:t>
      </w:r>
      <w:r>
        <w:rPr>
          <w:rFonts w:ascii="微软雅黑" w:eastAsia="微软雅黑" w:hAnsi="微软雅黑" w:cs="微软雅黑"/>
        </w:rPr>
        <w:t>出现积分不足</w:t>
      </w:r>
      <w:r>
        <w:rPr>
          <w:rFonts w:ascii="微软雅黑" w:eastAsia="微软雅黑" w:hAnsi="微软雅黑" w:cs="微软雅黑" w:hint="eastAsia"/>
        </w:rPr>
        <w:t>的</w:t>
      </w:r>
      <w:r>
        <w:rPr>
          <w:rFonts w:ascii="微软雅黑" w:eastAsia="微软雅黑" w:hAnsi="微软雅黑" w:cs="微软雅黑"/>
        </w:rPr>
        <w:t>情况</w:t>
      </w:r>
      <w:r w:rsidRPr="005C3325">
        <w:rPr>
          <w:rFonts w:ascii="微软雅黑" w:eastAsia="微软雅黑" w:hAnsi="微软雅黑" w:cs="微软雅黑"/>
        </w:rPr>
        <w:t>，</w:t>
      </w:r>
      <w:r>
        <w:rPr>
          <w:rFonts w:ascii="微软雅黑" w:eastAsia="微软雅黑" w:hAnsi="微软雅黑" w:cs="微软雅黑" w:hint="eastAsia"/>
        </w:rPr>
        <w:t>此时</w:t>
      </w:r>
      <w:r>
        <w:rPr>
          <w:rFonts w:ascii="微软雅黑" w:eastAsia="微软雅黑" w:hAnsi="微软雅黑" w:cs="微软雅黑"/>
        </w:rPr>
        <w:t>用户</w:t>
      </w:r>
      <w:r>
        <w:rPr>
          <w:rFonts w:ascii="微软雅黑" w:eastAsia="微软雅黑" w:hAnsi="微软雅黑" w:cs="微软雅黑" w:hint="eastAsia"/>
        </w:rPr>
        <w:t>点击</w:t>
      </w:r>
      <w:r>
        <w:rPr>
          <w:rFonts w:ascii="微软雅黑" w:eastAsia="微软雅黑" w:hAnsi="微软雅黑" w:cs="微软雅黑"/>
        </w:rPr>
        <w:t>【</w:t>
      </w:r>
      <w:r>
        <w:rPr>
          <w:rFonts w:ascii="微软雅黑" w:eastAsia="微软雅黑" w:hAnsi="微软雅黑" w:cs="微软雅黑" w:hint="eastAsia"/>
        </w:rPr>
        <w:t>确定</w:t>
      </w:r>
      <w:r>
        <w:rPr>
          <w:rFonts w:ascii="微软雅黑" w:eastAsia="微软雅黑" w:hAnsi="微软雅黑" w:cs="微软雅黑"/>
        </w:rPr>
        <w:t>】</w:t>
      </w:r>
      <w:r>
        <w:rPr>
          <w:rFonts w:ascii="微软雅黑" w:eastAsia="微软雅黑" w:hAnsi="微软雅黑" w:cs="微软雅黑" w:hint="eastAsia"/>
        </w:rPr>
        <w:t>按钮</w:t>
      </w:r>
      <w:r>
        <w:rPr>
          <w:rFonts w:ascii="微软雅黑" w:eastAsia="微软雅黑" w:hAnsi="微软雅黑" w:cs="微软雅黑"/>
        </w:rPr>
        <w:t>，给出</w:t>
      </w:r>
      <w:ins w:id="599" w:author="SZ_00_50" w:date="2018-09-11T10:21:00Z">
        <w:r w:rsidR="005A070E">
          <w:rPr>
            <w:rFonts w:ascii="微软雅黑" w:eastAsia="微软雅黑" w:hAnsi="微软雅黑" w:cs="微软雅黑" w:hint="eastAsia"/>
          </w:rPr>
          <w:t>弹窗</w:t>
        </w:r>
      </w:ins>
      <w:del w:id="600" w:author="SZ_00_50" w:date="2018-09-11T10:21:00Z">
        <w:r w:rsidDel="005A070E">
          <w:rPr>
            <w:rFonts w:ascii="微软雅黑" w:eastAsia="微软雅黑" w:hAnsi="微软雅黑" w:cs="微软雅黑" w:hint="eastAsia"/>
          </w:rPr>
          <w:delText>toast</w:delText>
        </w:r>
      </w:del>
      <w:r>
        <w:rPr>
          <w:rFonts w:ascii="微软雅黑" w:eastAsia="微软雅黑" w:hAnsi="微软雅黑" w:cs="微软雅黑" w:hint="eastAsia"/>
        </w:rPr>
        <w:t>提示：</w:t>
      </w:r>
      <w:r>
        <w:rPr>
          <w:rFonts w:ascii="微软雅黑" w:eastAsia="微软雅黑" w:hAnsi="微软雅黑" w:cs="微软雅黑"/>
        </w:rPr>
        <w:t>积分不足，先赚积分吧~</w:t>
      </w:r>
      <w:ins w:id="601" w:author="SZ_00_50" w:date="2018-09-11T10:21:00Z">
        <w:r w:rsidR="005A070E">
          <w:rPr>
            <w:rFonts w:ascii="微软雅黑" w:eastAsia="微软雅黑" w:hAnsi="微软雅黑" w:cs="微软雅黑" w:hint="eastAsia"/>
          </w:rPr>
          <w:t xml:space="preserve">  【我知道</w:t>
        </w:r>
        <w:r w:rsidR="005A070E">
          <w:rPr>
            <w:rFonts w:ascii="微软雅黑" w:eastAsia="微软雅黑" w:hAnsi="微软雅黑" w:cs="微软雅黑"/>
          </w:rPr>
          <w:t>了</w:t>
        </w:r>
        <w:r w:rsidR="005A070E">
          <w:rPr>
            <w:rFonts w:ascii="微软雅黑" w:eastAsia="微软雅黑" w:hAnsi="微软雅黑" w:cs="微软雅黑" w:hint="eastAsia"/>
          </w:rPr>
          <w:t>】</w:t>
        </w:r>
      </w:ins>
      <w:del w:id="602" w:author="SZ_00_50" w:date="2018-09-11T10:21:00Z">
        <w:r w:rsidDel="005A070E">
          <w:rPr>
            <w:rFonts w:ascii="微软雅黑" w:eastAsia="微软雅黑" w:hAnsi="微软雅黑" w:cs="微软雅黑"/>
          </w:rPr>
          <w:delText>，持续</w:delText>
        </w:r>
        <w:r w:rsidDel="005A070E">
          <w:rPr>
            <w:rFonts w:ascii="微软雅黑" w:eastAsia="微软雅黑" w:hAnsi="微软雅黑" w:cs="微软雅黑" w:hint="eastAsia"/>
          </w:rPr>
          <w:delText>2</w:delText>
        </w:r>
        <w:r w:rsidDel="005A070E">
          <w:rPr>
            <w:rFonts w:ascii="微软雅黑" w:eastAsia="微软雅黑" w:hAnsi="微软雅黑" w:cs="微软雅黑"/>
          </w:rPr>
          <w:delText>s</w:delText>
        </w:r>
      </w:del>
      <w:r>
        <w:rPr>
          <w:rFonts w:ascii="微软雅黑" w:eastAsia="微软雅黑" w:hAnsi="微软雅黑" w:cs="微软雅黑"/>
        </w:rPr>
        <w:t>。</w:t>
      </w:r>
    </w:p>
    <w:p w:rsidR="005A070E" w:rsidRPr="005C3325" w:rsidRDefault="005A070E" w:rsidP="005C3325">
      <w:pPr>
        <w:pStyle w:val="20"/>
        <w:ind w:left="840" w:firstLineChars="0" w:firstLine="0"/>
        <w:rPr>
          <w:rFonts w:ascii="微软雅黑" w:eastAsia="微软雅黑" w:hAnsi="微软雅黑" w:cs="微软雅黑"/>
        </w:rPr>
      </w:pPr>
      <w:ins w:id="603" w:author="SZ_00_50" w:date="2018-09-11T10:21:00Z">
        <w:r>
          <w:rPr>
            <w:rFonts w:ascii="微软雅黑" w:eastAsia="微软雅黑" w:hAnsi="微软雅黑" w:cs="微软雅黑" w:hint="eastAsia"/>
          </w:rPr>
          <w:t>用户点击</w:t>
        </w:r>
        <w:r>
          <w:rPr>
            <w:rFonts w:ascii="微软雅黑" w:eastAsia="微软雅黑" w:hAnsi="微软雅黑" w:cs="微软雅黑"/>
          </w:rPr>
          <w:t>【</w:t>
        </w:r>
        <w:r>
          <w:rPr>
            <w:rFonts w:ascii="微软雅黑" w:eastAsia="微软雅黑" w:hAnsi="微软雅黑" w:cs="微软雅黑" w:hint="eastAsia"/>
          </w:rPr>
          <w:t>我知道</w:t>
        </w:r>
        <w:r>
          <w:rPr>
            <w:rFonts w:ascii="微软雅黑" w:eastAsia="微软雅黑" w:hAnsi="微软雅黑" w:cs="微软雅黑"/>
          </w:rPr>
          <w:t>了】</w:t>
        </w:r>
        <w:r>
          <w:rPr>
            <w:rFonts w:ascii="微软雅黑" w:eastAsia="微软雅黑" w:hAnsi="微软雅黑" w:cs="微软雅黑" w:hint="eastAsia"/>
          </w:rPr>
          <w:t>，</w:t>
        </w:r>
        <w:r>
          <w:rPr>
            <w:rFonts w:ascii="微软雅黑" w:eastAsia="微软雅黑" w:hAnsi="微软雅黑" w:cs="微软雅黑"/>
          </w:rPr>
          <w:t>关闭弹窗</w:t>
        </w:r>
        <w:r>
          <w:rPr>
            <w:rFonts w:ascii="微软雅黑" w:eastAsia="微软雅黑" w:hAnsi="微软雅黑" w:cs="微软雅黑" w:hint="eastAsia"/>
          </w:rPr>
          <w:t>。</w:t>
        </w:r>
      </w:ins>
    </w:p>
    <w:p w:rsidR="009F5C87" w:rsidRDefault="00E4372A" w:rsidP="009F5C87">
      <w:pPr>
        <w:pStyle w:val="1"/>
        <w:numPr>
          <w:ilvl w:val="1"/>
          <w:numId w:val="13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点击【领取】，</w:t>
      </w:r>
      <w:r w:rsidR="009F5C87">
        <w:rPr>
          <w:rFonts w:ascii="微软雅黑" w:eastAsia="微软雅黑" w:hAnsi="微软雅黑" w:cs="微软雅黑" w:hint="eastAsia"/>
          <w:bCs/>
          <w:szCs w:val="21"/>
        </w:rPr>
        <w:t>判定</w:t>
      </w:r>
      <w:r w:rsidR="009F5C87">
        <w:rPr>
          <w:rFonts w:ascii="微软雅黑" w:eastAsia="微软雅黑" w:hAnsi="微软雅黑" w:cs="微软雅黑"/>
          <w:bCs/>
          <w:szCs w:val="21"/>
        </w:rPr>
        <w:t>为</w:t>
      </w:r>
      <w:r w:rsidR="005025DE" w:rsidRPr="00F052F9">
        <w:rPr>
          <w:rFonts w:ascii="微软雅黑" w:eastAsia="微软雅黑" w:hAnsi="微软雅黑" w:cs="微软雅黑" w:hint="eastAsia"/>
          <w:bCs/>
          <w:color w:val="548DD4"/>
          <w:szCs w:val="21"/>
        </w:rPr>
        <w:t>无须</w:t>
      </w:r>
      <w:r w:rsidR="009F5C87" w:rsidRPr="00F052F9">
        <w:rPr>
          <w:rFonts w:ascii="微软雅黑" w:eastAsia="微软雅黑" w:hAnsi="微软雅黑" w:cs="微软雅黑" w:hint="eastAsia"/>
          <w:bCs/>
          <w:color w:val="548DD4"/>
          <w:szCs w:val="21"/>
        </w:rPr>
        <w:t>积分</w:t>
      </w:r>
      <w:r w:rsidR="009F5C87" w:rsidRPr="00F052F9">
        <w:rPr>
          <w:rFonts w:ascii="微软雅黑" w:eastAsia="微软雅黑" w:hAnsi="微软雅黑" w:cs="微软雅黑"/>
          <w:bCs/>
          <w:color w:val="548DD4"/>
          <w:szCs w:val="21"/>
        </w:rPr>
        <w:t>即可领取的</w:t>
      </w:r>
      <w:r w:rsidR="009F5C87" w:rsidRPr="00F052F9">
        <w:rPr>
          <w:rFonts w:ascii="微软雅黑" w:eastAsia="微软雅黑" w:hAnsi="微软雅黑" w:cs="微软雅黑" w:hint="eastAsia"/>
          <w:bCs/>
          <w:color w:val="548DD4"/>
          <w:szCs w:val="21"/>
        </w:rPr>
        <w:t>礼包</w:t>
      </w:r>
      <w:r w:rsidR="00C152A0">
        <w:rPr>
          <w:rFonts w:ascii="微软雅黑" w:eastAsia="微软雅黑" w:hAnsi="微软雅黑" w:cs="微软雅黑" w:hint="eastAsia"/>
          <w:bCs/>
          <w:szCs w:val="21"/>
        </w:rPr>
        <w:t>，</w:t>
      </w:r>
      <w:r w:rsidR="005025DE">
        <w:rPr>
          <w:rFonts w:ascii="微软雅黑" w:eastAsia="微软雅黑" w:hAnsi="微软雅黑" w:cs="微软雅黑" w:hint="eastAsia"/>
          <w:bCs/>
          <w:szCs w:val="21"/>
        </w:rPr>
        <w:t>成功</w:t>
      </w:r>
      <w:r w:rsidR="005025DE">
        <w:rPr>
          <w:rFonts w:ascii="微软雅黑" w:eastAsia="微软雅黑" w:hAnsi="微软雅黑" w:cs="微软雅黑"/>
          <w:bCs/>
          <w:szCs w:val="21"/>
        </w:rPr>
        <w:t>领取</w:t>
      </w:r>
      <w:r w:rsidR="005025DE">
        <w:rPr>
          <w:rFonts w:ascii="微软雅黑" w:eastAsia="微软雅黑" w:hAnsi="微软雅黑" w:cs="微软雅黑" w:hint="eastAsia"/>
          <w:bCs/>
          <w:szCs w:val="21"/>
        </w:rPr>
        <w:t>的</w:t>
      </w:r>
      <w:r w:rsidR="003C2B87">
        <w:rPr>
          <w:rFonts w:ascii="微软雅黑" w:eastAsia="微软雅黑" w:hAnsi="微软雅黑" w:cs="微软雅黑"/>
          <w:bCs/>
          <w:szCs w:val="21"/>
        </w:rPr>
        <w:t>弹窗提示</w:t>
      </w:r>
      <w:r w:rsidR="009F5C87">
        <w:rPr>
          <w:rFonts w:ascii="微软雅黑" w:eastAsia="微软雅黑" w:hAnsi="微软雅黑" w:cs="微软雅黑" w:hint="eastAsia"/>
          <w:bCs/>
          <w:szCs w:val="21"/>
        </w:rPr>
        <w:t>：</w:t>
      </w:r>
    </w:p>
    <w:p w:rsidR="00C152A0" w:rsidRDefault="003C2B87" w:rsidP="009F5C87">
      <w:pPr>
        <w:pStyle w:val="1"/>
        <w:ind w:left="168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XXX</w:t>
      </w:r>
      <w:r>
        <w:rPr>
          <w:rFonts w:ascii="微软雅黑" w:eastAsia="微软雅黑" w:hAnsi="微软雅黑" w:cs="微软雅黑"/>
          <w:bCs/>
          <w:szCs w:val="21"/>
        </w:rPr>
        <w:t>=所领取物品</w:t>
      </w:r>
    </w:p>
    <w:p w:rsidR="00C152A0" w:rsidRDefault="00C421BB" w:rsidP="00033F99">
      <w:pPr>
        <w:pStyle w:val="1"/>
        <w:ind w:left="420" w:firstLineChars="250" w:firstLine="525"/>
        <w:rPr>
          <w:noProof/>
        </w:rPr>
      </w:pPr>
      <w:ins w:id="604" w:author="SZ_00_50" w:date="2018-09-13T18:05:00Z">
        <w:r>
          <w:rPr>
            <w:noProof/>
          </w:rPr>
          <w:pict>
            <v:shape id="_x0000_i1039" type="#_x0000_t75" style="width:195pt;height:108pt;visibility:visible;mso-wrap-style:square">
              <v:imagedata r:id="rId22" o:title=""/>
            </v:shape>
          </w:pict>
        </w:r>
      </w:ins>
      <w:del w:id="605" w:author="SZ_00_50" w:date="2018-09-13T18:05:00Z">
        <w:r>
          <w:rPr>
            <w:noProof/>
          </w:rPr>
          <w:pict>
            <v:shape id="_x0000_i1040" type="#_x0000_t75" style="width:186pt;height:77.25pt;visibility:visible;mso-wrap-style:square">
              <v:imagedata r:id="rId23" o:title=""/>
            </v:shape>
          </w:pict>
        </w:r>
      </w:del>
    </w:p>
    <w:p w:rsidR="003C2B87" w:rsidRDefault="003C2B87" w:rsidP="00033F99">
      <w:pPr>
        <w:pStyle w:val="20"/>
        <w:ind w:firstLineChars="350" w:firstLine="735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“</w:t>
      </w:r>
      <w:r w:rsidR="00033F99">
        <w:rPr>
          <w:rFonts w:ascii="微软雅黑" w:eastAsia="微软雅黑" w:hAnsi="微软雅黑" w:hint="eastAsia"/>
          <w:bCs/>
          <w:szCs w:val="21"/>
        </w:rPr>
        <w:t>XXX</w:t>
      </w:r>
      <w:r>
        <w:rPr>
          <w:rFonts w:ascii="微软雅黑" w:eastAsia="微软雅黑" w:hAnsi="微软雅黑" w:hint="eastAsia"/>
          <w:bCs/>
          <w:szCs w:val="21"/>
        </w:rPr>
        <w:t>领取成功！”【查看】/【去使用】/【X】</w:t>
      </w:r>
    </w:p>
    <w:p w:rsidR="003C2B87" w:rsidRDefault="00E4372A" w:rsidP="003C2B87">
      <w:pPr>
        <w:pStyle w:val="20"/>
        <w:numPr>
          <w:ilvl w:val="0"/>
          <w:numId w:val="18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点击【查看】跳转至相应</w:t>
      </w:r>
      <w:r w:rsidR="003C2B87">
        <w:rPr>
          <w:rFonts w:ascii="微软雅黑" w:eastAsia="微软雅黑" w:hAnsi="微软雅黑" w:cs="微软雅黑" w:hint="eastAsia"/>
        </w:rPr>
        <w:t>列表页</w:t>
      </w:r>
      <w:r>
        <w:rPr>
          <w:rFonts w:ascii="微软雅黑" w:eastAsia="微软雅黑" w:hAnsi="微软雅黑" w:cs="微软雅黑" w:hint="eastAsia"/>
        </w:rPr>
        <w:t>：</w:t>
      </w:r>
    </w:p>
    <w:p w:rsidR="00E4372A" w:rsidRDefault="00E4372A" w:rsidP="00E4372A">
      <w:pPr>
        <w:pStyle w:val="20"/>
        <w:ind w:left="1260" w:firstLineChars="0" w:firstLine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对于红包/Y</w:t>
      </w:r>
      <w:r>
        <w:rPr>
          <w:rFonts w:ascii="微软雅黑" w:eastAsia="微软雅黑" w:hAnsi="微软雅黑" w:cs="微软雅黑"/>
        </w:rPr>
        <w:t>code</w:t>
      </w:r>
      <w:r>
        <w:rPr>
          <w:rFonts w:ascii="微软雅黑" w:eastAsia="微软雅黑" w:hAnsi="微软雅黑" w:cs="微软雅黑" w:hint="eastAsia"/>
        </w:rPr>
        <w:t>，</w:t>
      </w:r>
      <w:r>
        <w:rPr>
          <w:rFonts w:ascii="微软雅黑" w:eastAsia="微软雅黑" w:hAnsi="微软雅黑" w:cs="微软雅黑"/>
        </w:rPr>
        <w:t>跳转</w:t>
      </w:r>
      <w:r>
        <w:rPr>
          <w:rFonts w:ascii="微软雅黑" w:eastAsia="微软雅黑" w:hAnsi="微软雅黑" w:cs="微软雅黑" w:hint="eastAsia"/>
        </w:rPr>
        <w:t>至</w:t>
      </w:r>
      <w:ins w:id="606" w:author="SZ_00_50" w:date="2018-09-13T18:07:00Z">
        <w:r w:rsidR="00F149A5">
          <w:rPr>
            <w:rFonts w:ascii="微软雅黑" w:eastAsia="微软雅黑" w:hAnsi="微软雅黑" w:cs="微软雅黑" w:hint="eastAsia"/>
          </w:rPr>
          <w:t>红包</w:t>
        </w:r>
      </w:ins>
      <w:del w:id="607" w:author="SZ_00_50" w:date="2018-09-13T18:07:00Z">
        <w:r w:rsidDel="00F149A5">
          <w:rPr>
            <w:rFonts w:ascii="微软雅黑" w:eastAsia="微软雅黑" w:hAnsi="微软雅黑" w:cs="微软雅黑" w:hint="eastAsia"/>
          </w:rPr>
          <w:delText>网报</w:delText>
        </w:r>
      </w:del>
      <w:r>
        <w:rPr>
          <w:rFonts w:ascii="微软雅黑" w:eastAsia="微软雅黑" w:hAnsi="微软雅黑" w:cs="微软雅黑" w:hint="eastAsia"/>
        </w:rPr>
        <w:t>/</w:t>
      </w:r>
      <w:r>
        <w:rPr>
          <w:rFonts w:ascii="微软雅黑" w:eastAsia="微软雅黑" w:hAnsi="微软雅黑" w:cs="微软雅黑"/>
        </w:rPr>
        <w:t>ycode列表页</w:t>
      </w:r>
    </w:p>
    <w:p w:rsidR="006B50B7" w:rsidRDefault="00E4372A" w:rsidP="006B50B7">
      <w:pPr>
        <w:pStyle w:val="1"/>
        <w:ind w:firstLineChars="0"/>
        <w:rPr>
          <w:ins w:id="608" w:author="SZ_00_50" w:date="2018-09-13T18:06:00Z"/>
          <w:rFonts w:ascii="微软雅黑" w:eastAsia="微软雅黑" w:hAnsi="微软雅黑"/>
          <w:bCs/>
          <w:szCs w:val="21"/>
        </w:rPr>
      </w:pPr>
      <w:del w:id="609" w:author="SZ_00_50" w:date="2018-09-13T18:06:00Z">
        <w:r w:rsidDel="006B50B7">
          <w:rPr>
            <w:rFonts w:ascii="微软雅黑" w:eastAsia="微软雅黑" w:hAnsi="微软雅黑" w:cs="微软雅黑" w:hint="eastAsia"/>
          </w:rPr>
          <w:delText>对于积分</w:delText>
        </w:r>
        <w:r w:rsidDel="006B50B7">
          <w:rPr>
            <w:rFonts w:ascii="微软雅黑" w:eastAsia="微软雅黑" w:hAnsi="微软雅黑" w:cs="微软雅黑"/>
          </w:rPr>
          <w:delText>，</w:delText>
        </w:r>
        <w:r w:rsidDel="006B50B7">
          <w:rPr>
            <w:rFonts w:ascii="微软雅黑" w:eastAsia="微软雅黑" w:hAnsi="微软雅黑" w:cs="微软雅黑" w:hint="eastAsia"/>
          </w:rPr>
          <w:delText>跳转至</w:delText>
        </w:r>
        <w:r w:rsidDel="006B50B7">
          <w:rPr>
            <w:rFonts w:ascii="微软雅黑" w:eastAsia="微软雅黑" w:hAnsi="微软雅黑" w:cs="微软雅黑"/>
          </w:rPr>
          <w:delText>积分</w:delText>
        </w:r>
        <w:r w:rsidDel="006B50B7">
          <w:rPr>
            <w:rFonts w:ascii="微软雅黑" w:eastAsia="微软雅黑" w:hAnsi="微软雅黑" w:cs="微软雅黑" w:hint="eastAsia"/>
          </w:rPr>
          <w:delText>中心</w:delText>
        </w:r>
        <w:r w:rsidDel="006B50B7">
          <w:rPr>
            <w:rFonts w:ascii="微软雅黑" w:eastAsia="微软雅黑" w:hAnsi="微软雅黑" w:cs="微软雅黑"/>
          </w:rPr>
          <w:delText>页</w:delText>
        </w:r>
      </w:del>
      <w:ins w:id="610" w:author="SZ_00_50" w:date="2018-09-13T18:06:00Z">
        <w:r w:rsidR="006B50B7">
          <w:rPr>
            <w:rFonts w:ascii="微软雅黑" w:eastAsia="微软雅黑" w:hAnsi="微软雅黑" w:cs="微软雅黑" w:hint="eastAsia"/>
          </w:rPr>
          <w:t>（</w:t>
        </w:r>
        <w:r w:rsidR="006B50B7">
          <w:rPr>
            <w:rFonts w:ascii="微软雅黑" w:eastAsia="微软雅黑" w:hAnsi="微软雅黑" w:hint="eastAsia"/>
            <w:bCs/>
            <w:szCs w:val="21"/>
          </w:rPr>
          <w:t>注</w:t>
        </w:r>
        <w:r w:rsidR="006B50B7">
          <w:rPr>
            <w:rFonts w:ascii="微软雅黑" w:eastAsia="微软雅黑" w:hAnsi="微软雅黑"/>
            <w:bCs/>
            <w:szCs w:val="21"/>
          </w:rPr>
          <w:t>：当</w:t>
        </w:r>
        <w:r w:rsidR="006B50B7">
          <w:rPr>
            <w:rFonts w:ascii="微软雅黑" w:eastAsia="微软雅黑" w:hAnsi="微软雅黑" w:hint="eastAsia"/>
            <w:bCs/>
            <w:szCs w:val="21"/>
          </w:rPr>
          <w:t>XXX类型为积分</w:t>
        </w:r>
        <w:r w:rsidR="006B50B7">
          <w:rPr>
            <w:rFonts w:ascii="微软雅黑" w:eastAsia="微软雅黑" w:hAnsi="微软雅黑"/>
            <w:bCs/>
            <w:szCs w:val="21"/>
          </w:rPr>
          <w:t>时，略去查看</w:t>
        </w:r>
        <w:r w:rsidR="006B50B7">
          <w:rPr>
            <w:rFonts w:ascii="微软雅黑" w:eastAsia="微软雅黑" w:hAnsi="微软雅黑" w:hint="eastAsia"/>
            <w:bCs/>
            <w:szCs w:val="21"/>
          </w:rPr>
          <w:t>跳转</w:t>
        </w:r>
        <w:r w:rsidR="006B50B7">
          <w:rPr>
            <w:rFonts w:ascii="微软雅黑" w:eastAsia="微软雅黑" w:hAnsi="微软雅黑"/>
            <w:bCs/>
            <w:szCs w:val="21"/>
          </w:rPr>
          <w:t>按钮，</w:t>
        </w:r>
        <w:r w:rsidR="006B50B7">
          <w:rPr>
            <w:rFonts w:ascii="微软雅黑" w:eastAsia="微软雅黑" w:hAnsi="微软雅黑" w:hint="eastAsia"/>
            <w:bCs/>
            <w:szCs w:val="21"/>
          </w:rPr>
          <w:t>仅</w:t>
        </w:r>
        <w:r w:rsidR="006B50B7">
          <w:rPr>
            <w:rFonts w:ascii="微软雅黑" w:eastAsia="微软雅黑" w:hAnsi="微软雅黑"/>
            <w:bCs/>
            <w:szCs w:val="21"/>
          </w:rPr>
          <w:t>显示</w:t>
        </w:r>
        <w:r w:rsidR="006B50B7">
          <w:rPr>
            <w:rFonts w:ascii="微软雅黑" w:eastAsia="微软雅黑" w:hAnsi="微软雅黑" w:hint="eastAsia"/>
            <w:bCs/>
            <w:szCs w:val="21"/>
          </w:rPr>
          <w:t>【去使用】按钮</w:t>
        </w:r>
        <w:r w:rsidR="006B50B7">
          <w:rPr>
            <w:rFonts w:ascii="微软雅黑" w:eastAsia="微软雅黑" w:hAnsi="微软雅黑"/>
            <w:bCs/>
            <w:szCs w:val="21"/>
          </w:rPr>
          <w:t>，</w:t>
        </w:r>
        <w:r w:rsidR="006B50B7">
          <w:rPr>
            <w:rFonts w:ascii="微软雅黑" w:eastAsia="微软雅黑" w:hAnsi="微软雅黑" w:hint="eastAsia"/>
            <w:bCs/>
            <w:szCs w:val="21"/>
          </w:rPr>
          <w:t>如下图</w:t>
        </w:r>
        <w:r w:rsidR="006B50B7">
          <w:rPr>
            <w:rFonts w:ascii="微软雅黑" w:eastAsia="微软雅黑" w:hAnsi="微软雅黑"/>
            <w:bCs/>
            <w:szCs w:val="21"/>
          </w:rPr>
          <w:t>例：</w:t>
        </w:r>
      </w:ins>
    </w:p>
    <w:p w:rsidR="00E4372A" w:rsidRPr="0095633E" w:rsidRDefault="00C421BB">
      <w:pPr>
        <w:pStyle w:val="1"/>
        <w:ind w:firstLineChars="0"/>
        <w:rPr>
          <w:rFonts w:ascii="微软雅黑" w:eastAsia="微软雅黑" w:hAnsi="微软雅黑"/>
          <w:bCs/>
          <w:szCs w:val="21"/>
        </w:rPr>
        <w:pPrChange w:id="611" w:author="SZ_00_50" w:date="2018-09-13T18:06:00Z">
          <w:pPr>
            <w:pStyle w:val="20"/>
            <w:ind w:left="1260" w:firstLineChars="0" w:firstLine="0"/>
          </w:pPr>
        </w:pPrChange>
      </w:pPr>
      <w:ins w:id="612" w:author="SZ_00_50" w:date="2018-09-13T18:06:00Z">
        <w:r>
          <w:rPr>
            <w:noProof/>
          </w:rPr>
          <w:lastRenderedPageBreak/>
          <w:pict>
            <v:shape id="_x0000_i1041" type="#_x0000_t75" style="width:123.75pt;height:92.25pt;visibility:visible;mso-wrap-style:square">
              <v:imagedata r:id="rId24" o:title=""/>
            </v:shape>
          </w:pict>
        </w:r>
        <w:r w:rsidR="006B50B7">
          <w:rPr>
            <w:rFonts w:ascii="微软雅黑" w:eastAsia="微软雅黑" w:hAnsi="微软雅黑" w:cs="微软雅黑" w:hint="eastAsia"/>
          </w:rPr>
          <w:t>）</w:t>
        </w:r>
      </w:ins>
    </w:p>
    <w:p w:rsidR="003C2B87" w:rsidRDefault="003C2B87" w:rsidP="003C2B87">
      <w:pPr>
        <w:pStyle w:val="20"/>
        <w:numPr>
          <w:ilvl w:val="0"/>
          <w:numId w:val="18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点击【去使用】跳转至投资列表页/积分商城；</w:t>
      </w:r>
    </w:p>
    <w:p w:rsidR="003C2B87" w:rsidRDefault="003C2B87">
      <w:pPr>
        <w:pStyle w:val="20"/>
        <w:numPr>
          <w:ilvl w:val="0"/>
          <w:numId w:val="52"/>
        </w:numPr>
        <w:ind w:firstLineChars="0"/>
        <w:rPr>
          <w:rFonts w:ascii="微软雅黑" w:eastAsia="微软雅黑" w:hAnsi="微软雅黑" w:cs="微软雅黑"/>
        </w:rPr>
        <w:pPrChange w:id="613" w:author="SZ_00_50" w:date="2018-09-13T18:08:00Z">
          <w:pPr>
            <w:pStyle w:val="20"/>
            <w:numPr>
              <w:numId w:val="19"/>
            </w:numPr>
            <w:ind w:left="1680" w:firstLineChars="0" w:hanging="420"/>
          </w:pPr>
        </w:pPrChange>
      </w:pPr>
      <w:r>
        <w:rPr>
          <w:rFonts w:ascii="微软雅黑" w:eastAsia="微软雅黑" w:hAnsi="微软雅黑" w:cs="微软雅黑" w:hint="eastAsia"/>
        </w:rPr>
        <w:t>领取</w:t>
      </w:r>
      <w:r>
        <w:rPr>
          <w:rFonts w:ascii="微软雅黑" w:eastAsia="微软雅黑" w:hAnsi="微软雅黑" w:cs="微软雅黑"/>
        </w:rPr>
        <w:t>物品为红包</w:t>
      </w:r>
      <w:r>
        <w:rPr>
          <w:rFonts w:ascii="微软雅黑" w:eastAsia="微软雅黑" w:hAnsi="微软雅黑" w:cs="微软雅黑" w:hint="eastAsia"/>
        </w:rPr>
        <w:t>/Y</w:t>
      </w:r>
      <w:r>
        <w:rPr>
          <w:rFonts w:ascii="微软雅黑" w:eastAsia="微软雅黑" w:hAnsi="微软雅黑" w:cs="微软雅黑"/>
        </w:rPr>
        <w:t>code</w:t>
      </w:r>
      <w:r>
        <w:rPr>
          <w:rFonts w:ascii="微软雅黑" w:eastAsia="微软雅黑" w:hAnsi="微软雅黑" w:cs="微软雅黑" w:hint="eastAsia"/>
        </w:rPr>
        <w:t>时</w:t>
      </w:r>
      <w:r>
        <w:rPr>
          <w:rFonts w:ascii="微软雅黑" w:eastAsia="微软雅黑" w:hAnsi="微软雅黑" w:cs="微软雅黑"/>
        </w:rPr>
        <w:t>，</w:t>
      </w:r>
      <w:r>
        <w:rPr>
          <w:rFonts w:ascii="微软雅黑" w:eastAsia="微软雅黑" w:hAnsi="微软雅黑" w:cs="微软雅黑" w:hint="eastAsia"/>
        </w:rPr>
        <w:t>跳转</w:t>
      </w:r>
      <w:r>
        <w:rPr>
          <w:rFonts w:ascii="微软雅黑" w:eastAsia="微软雅黑" w:hAnsi="微软雅黑" w:cs="微软雅黑"/>
        </w:rPr>
        <w:t>至</w:t>
      </w:r>
      <w:r>
        <w:rPr>
          <w:rFonts w:ascii="微软雅黑" w:eastAsia="微软雅黑" w:hAnsi="微软雅黑" w:cs="微软雅黑" w:hint="eastAsia"/>
        </w:rPr>
        <w:t>投资列表页</w:t>
      </w:r>
    </w:p>
    <w:p w:rsidR="003C2B87" w:rsidRDefault="003C2B87" w:rsidP="003C2B87">
      <w:pPr>
        <w:pStyle w:val="20"/>
        <w:numPr>
          <w:ilvl w:val="0"/>
          <w:numId w:val="19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领取物品</w:t>
      </w:r>
      <w:r>
        <w:rPr>
          <w:rFonts w:ascii="微软雅黑" w:eastAsia="微软雅黑" w:hAnsi="微软雅黑" w:cs="微软雅黑"/>
        </w:rPr>
        <w:t>为</w:t>
      </w:r>
      <w:r>
        <w:rPr>
          <w:rFonts w:ascii="微软雅黑" w:eastAsia="微软雅黑" w:hAnsi="微软雅黑" w:cs="微软雅黑" w:hint="eastAsia"/>
        </w:rPr>
        <w:t>积分时</w:t>
      </w:r>
      <w:r>
        <w:rPr>
          <w:rFonts w:ascii="微软雅黑" w:eastAsia="微软雅黑" w:hAnsi="微软雅黑" w:cs="微软雅黑"/>
        </w:rPr>
        <w:t>，</w:t>
      </w:r>
      <w:r>
        <w:rPr>
          <w:rFonts w:ascii="微软雅黑" w:eastAsia="微软雅黑" w:hAnsi="微软雅黑" w:cs="微软雅黑" w:hint="eastAsia"/>
        </w:rPr>
        <w:t>跳转</w:t>
      </w:r>
      <w:r>
        <w:rPr>
          <w:rFonts w:ascii="微软雅黑" w:eastAsia="微软雅黑" w:hAnsi="微软雅黑" w:cs="微软雅黑"/>
        </w:rPr>
        <w:t>至积分商城</w:t>
      </w:r>
    </w:p>
    <w:p w:rsidR="003C2B87" w:rsidRDefault="003C2B87" w:rsidP="003C2B87">
      <w:pPr>
        <w:pStyle w:val="20"/>
        <w:numPr>
          <w:ilvl w:val="0"/>
          <w:numId w:val="20"/>
        </w:numPr>
        <w:ind w:firstLineChars="0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>点击【X】关闭弹框；</w:t>
      </w:r>
    </w:p>
    <w:p w:rsidR="009F5519" w:rsidRDefault="00ED62C7" w:rsidP="00E4372A">
      <w:pPr>
        <w:pStyle w:val="1"/>
        <w:numPr>
          <w:ilvl w:val="0"/>
          <w:numId w:val="1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用户每日领券满2次</w:t>
      </w:r>
      <w:r>
        <w:rPr>
          <w:rFonts w:ascii="微软雅黑" w:eastAsia="微软雅黑" w:hAnsi="微软雅黑" w:cs="微软雅黑"/>
          <w:bCs/>
          <w:szCs w:val="21"/>
        </w:rPr>
        <w:t>后</w:t>
      </w:r>
      <w:r>
        <w:rPr>
          <w:rFonts w:ascii="微软雅黑" w:eastAsia="微软雅黑" w:hAnsi="微软雅黑" w:cs="微软雅黑" w:hint="eastAsia"/>
          <w:bCs/>
          <w:szCs w:val="21"/>
        </w:rPr>
        <w:t>，</w:t>
      </w:r>
      <w:r>
        <w:rPr>
          <w:rFonts w:ascii="微软雅黑" w:eastAsia="微软雅黑" w:hAnsi="微软雅黑" w:cs="微软雅黑"/>
          <w:bCs/>
          <w:szCs w:val="21"/>
        </w:rPr>
        <w:t>点击第三</w:t>
      </w:r>
      <w:r>
        <w:rPr>
          <w:rFonts w:ascii="微软雅黑" w:eastAsia="微软雅黑" w:hAnsi="微软雅黑" w:cs="微软雅黑" w:hint="eastAsia"/>
          <w:bCs/>
          <w:szCs w:val="21"/>
        </w:rPr>
        <w:t>张</w:t>
      </w:r>
      <w:r>
        <w:rPr>
          <w:rFonts w:ascii="微软雅黑" w:eastAsia="微软雅黑" w:hAnsi="微软雅黑" w:cs="微软雅黑"/>
          <w:bCs/>
          <w:szCs w:val="21"/>
        </w:rPr>
        <w:t>券时</w:t>
      </w:r>
      <w:r w:rsidR="00E4372A">
        <w:rPr>
          <w:rFonts w:ascii="微软雅黑" w:eastAsia="微软雅黑" w:hAnsi="微软雅黑" w:cs="微软雅黑" w:hint="eastAsia"/>
          <w:bCs/>
          <w:szCs w:val="21"/>
        </w:rPr>
        <w:t>，</w:t>
      </w:r>
      <w:r w:rsidR="00E4372A">
        <w:rPr>
          <w:rFonts w:ascii="微软雅黑" w:eastAsia="微软雅黑" w:hAnsi="微软雅黑" w:cs="微软雅黑"/>
          <w:bCs/>
          <w:szCs w:val="21"/>
        </w:rPr>
        <w:t>禁止领取</w:t>
      </w:r>
      <w:r>
        <w:rPr>
          <w:rFonts w:ascii="微软雅黑" w:eastAsia="微软雅黑" w:hAnsi="微软雅黑" w:cs="微软雅黑"/>
          <w:bCs/>
          <w:szCs w:val="21"/>
        </w:rPr>
        <w:t>，</w:t>
      </w:r>
      <w:r>
        <w:rPr>
          <w:rFonts w:ascii="微软雅黑" w:eastAsia="微软雅黑" w:hAnsi="微软雅黑" w:cs="微软雅黑" w:hint="eastAsia"/>
          <w:bCs/>
          <w:szCs w:val="21"/>
        </w:rPr>
        <w:t>给出</w:t>
      </w:r>
      <w:r>
        <w:rPr>
          <w:rFonts w:ascii="微软雅黑" w:eastAsia="微软雅黑" w:hAnsi="微软雅黑" w:cs="微软雅黑"/>
          <w:bCs/>
          <w:szCs w:val="21"/>
        </w:rPr>
        <w:t>toast提示：“</w:t>
      </w:r>
      <w:r>
        <w:rPr>
          <w:rFonts w:ascii="微软雅黑" w:eastAsia="微软雅黑" w:hAnsi="微软雅黑" w:cs="微软雅黑" w:hint="eastAsia"/>
          <w:szCs w:val="21"/>
        </w:rPr>
        <w:t>每日每人限领2种券</w:t>
      </w:r>
      <w:r>
        <w:rPr>
          <w:rFonts w:ascii="微软雅黑" w:eastAsia="微软雅黑" w:hAnsi="微软雅黑" w:cs="微软雅黑"/>
          <w:szCs w:val="21"/>
        </w:rPr>
        <w:t>，请明日再来</w:t>
      </w:r>
      <w:r>
        <w:rPr>
          <w:rFonts w:ascii="微软雅黑" w:eastAsia="微软雅黑" w:hAnsi="微软雅黑" w:cs="微软雅黑"/>
          <w:bCs/>
          <w:szCs w:val="21"/>
        </w:rPr>
        <w:t>”</w:t>
      </w:r>
      <w:r>
        <w:rPr>
          <w:rFonts w:ascii="微软雅黑" w:eastAsia="微软雅黑" w:hAnsi="微软雅黑" w:cs="微软雅黑" w:hint="eastAsia"/>
          <w:bCs/>
          <w:szCs w:val="21"/>
        </w:rPr>
        <w:t>，</w:t>
      </w:r>
      <w:r>
        <w:rPr>
          <w:rFonts w:ascii="微软雅黑" w:eastAsia="微软雅黑" w:hAnsi="微软雅黑" w:cs="微软雅黑"/>
          <w:bCs/>
          <w:szCs w:val="21"/>
        </w:rPr>
        <w:t>持续</w:t>
      </w:r>
      <w:r>
        <w:rPr>
          <w:rFonts w:ascii="微软雅黑" w:eastAsia="微软雅黑" w:hAnsi="微软雅黑" w:cs="微软雅黑" w:hint="eastAsia"/>
          <w:bCs/>
          <w:szCs w:val="21"/>
        </w:rPr>
        <w:t>2</w:t>
      </w:r>
      <w:r>
        <w:rPr>
          <w:rFonts w:ascii="微软雅黑" w:eastAsia="微软雅黑" w:hAnsi="微软雅黑" w:cs="微软雅黑"/>
          <w:bCs/>
          <w:szCs w:val="21"/>
        </w:rPr>
        <w:t>s</w:t>
      </w:r>
      <w:r>
        <w:rPr>
          <w:rFonts w:ascii="微软雅黑" w:eastAsia="微软雅黑" w:hAnsi="微软雅黑" w:cs="微软雅黑" w:hint="eastAsia"/>
          <w:bCs/>
          <w:szCs w:val="21"/>
        </w:rPr>
        <w:t>；</w:t>
      </w:r>
    </w:p>
    <w:p w:rsidR="002300A4" w:rsidRDefault="002300A4" w:rsidP="002300A4">
      <w:pPr>
        <w:pStyle w:val="1"/>
        <w:numPr>
          <w:ilvl w:val="0"/>
          <w:numId w:val="1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明日</w:t>
      </w:r>
      <w:r>
        <w:rPr>
          <w:rFonts w:ascii="微软雅黑" w:eastAsia="微软雅黑" w:hAnsi="微软雅黑" w:cs="微软雅黑"/>
          <w:bCs/>
          <w:szCs w:val="21"/>
        </w:rPr>
        <w:t>预告</w:t>
      </w:r>
      <w:r>
        <w:rPr>
          <w:rFonts w:ascii="微软雅黑" w:eastAsia="微软雅黑" w:hAnsi="微软雅黑" w:cs="微软雅黑" w:hint="eastAsia"/>
          <w:bCs/>
          <w:szCs w:val="21"/>
        </w:rPr>
        <w:t>图片（</w:t>
      </w:r>
      <w:r>
        <w:rPr>
          <w:rFonts w:ascii="微软雅黑" w:eastAsia="微软雅黑" w:hAnsi="微软雅黑" w:cs="微软雅黑"/>
          <w:bCs/>
          <w:szCs w:val="21"/>
        </w:rPr>
        <w:t>展示时间：</w:t>
      </w:r>
      <w:r>
        <w:rPr>
          <w:rFonts w:ascii="微软雅黑" w:eastAsia="微软雅黑" w:hAnsi="微软雅黑" w:cs="微软雅黑" w:hint="eastAsia"/>
          <w:bCs/>
          <w:szCs w:val="21"/>
        </w:rPr>
        <w:t>10.10</w:t>
      </w:r>
      <w:r>
        <w:rPr>
          <w:rFonts w:ascii="微软雅黑" w:eastAsia="微软雅黑" w:hAnsi="微软雅黑" w:cs="微软雅黑"/>
          <w:bCs/>
          <w:szCs w:val="21"/>
        </w:rPr>
        <w:t xml:space="preserve"> 0:00:00 -10.19 23:59:59</w:t>
      </w:r>
      <w:r>
        <w:rPr>
          <w:rFonts w:ascii="微软雅黑" w:eastAsia="微软雅黑" w:hAnsi="微软雅黑" w:cs="微软雅黑" w:hint="eastAsia"/>
          <w:bCs/>
          <w:szCs w:val="21"/>
        </w:rPr>
        <w:t>）</w:t>
      </w:r>
    </w:p>
    <w:p w:rsidR="002300A4" w:rsidRDefault="002300A4" w:rsidP="002300A4">
      <w:pPr>
        <w:pStyle w:val="1"/>
        <w:ind w:left="840"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活动</w:t>
      </w:r>
      <w:r>
        <w:rPr>
          <w:rFonts w:ascii="微软雅黑" w:eastAsia="微软雅黑" w:hAnsi="微软雅黑" w:cs="微软雅黑"/>
          <w:bCs/>
          <w:szCs w:val="21"/>
        </w:rPr>
        <w:t>期间，</w:t>
      </w:r>
      <w:r>
        <w:rPr>
          <w:rFonts w:ascii="微软雅黑" w:eastAsia="微软雅黑" w:hAnsi="微软雅黑" w:cs="微软雅黑" w:hint="eastAsia"/>
          <w:bCs/>
          <w:szCs w:val="21"/>
        </w:rPr>
        <w:t>每日放置</w:t>
      </w:r>
      <w:r>
        <w:rPr>
          <w:rFonts w:ascii="微软雅黑" w:eastAsia="微软雅黑" w:hAnsi="微软雅黑" w:cs="微软雅黑"/>
          <w:bCs/>
          <w:szCs w:val="21"/>
        </w:rPr>
        <w:t>的</w:t>
      </w:r>
      <w:r>
        <w:rPr>
          <w:rFonts w:ascii="微软雅黑" w:eastAsia="微软雅黑" w:hAnsi="微软雅黑" w:cs="微软雅黑" w:hint="eastAsia"/>
          <w:bCs/>
          <w:szCs w:val="21"/>
        </w:rPr>
        <w:t>物品预告</w:t>
      </w:r>
      <w:r>
        <w:rPr>
          <w:rFonts w:ascii="微软雅黑" w:eastAsia="微软雅黑" w:hAnsi="微软雅黑" w:cs="微软雅黑"/>
          <w:bCs/>
          <w:szCs w:val="21"/>
        </w:rPr>
        <w:t>图片如下</w:t>
      </w:r>
      <w:r w:rsidR="00B01EAF">
        <w:rPr>
          <w:rFonts w:ascii="微软雅黑" w:eastAsia="微软雅黑" w:hAnsi="微软雅黑" w:cs="微软雅黑" w:hint="eastAsia"/>
          <w:bCs/>
          <w:szCs w:val="21"/>
        </w:rPr>
        <w:t>，</w:t>
      </w:r>
      <w:r w:rsidR="00B01EAF">
        <w:rPr>
          <w:rFonts w:ascii="微软雅黑" w:eastAsia="微软雅黑" w:hAnsi="微软雅黑" w:cs="微软雅黑"/>
          <w:bCs/>
          <w:szCs w:val="21"/>
        </w:rPr>
        <w:t>每日的</w:t>
      </w:r>
      <w:r w:rsidR="00B01EAF">
        <w:rPr>
          <w:rFonts w:ascii="微软雅黑" w:eastAsia="微软雅黑" w:hAnsi="微软雅黑" w:cs="微软雅黑" w:hint="eastAsia"/>
          <w:bCs/>
          <w:szCs w:val="21"/>
        </w:rPr>
        <w:t>0:00:00更新</w:t>
      </w:r>
      <w:r w:rsidR="00B01EAF">
        <w:rPr>
          <w:rFonts w:ascii="微软雅黑" w:eastAsia="微软雅黑" w:hAnsi="微软雅黑" w:cs="微软雅黑"/>
          <w:bCs/>
          <w:szCs w:val="21"/>
        </w:rPr>
        <w:t>的物品图片</w:t>
      </w:r>
      <w:r>
        <w:rPr>
          <w:rFonts w:ascii="微软雅黑" w:eastAsia="微软雅黑" w:hAnsi="微软雅黑" w:cs="微软雅黑"/>
          <w:bCs/>
          <w:szCs w:val="21"/>
        </w:rPr>
        <w:t>：</w:t>
      </w:r>
    </w:p>
    <w:tbl>
      <w:tblPr>
        <w:tblW w:w="85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  <w:tblPrChange w:id="614" w:author="SZ_00_50" w:date="2018-09-13T18:51:00Z">
          <w:tblPr>
            <w:tblW w:w="9348" w:type="dxa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Layout w:type="fixed"/>
            <w:tblLook w:val="04A0" w:firstRow="1" w:lastRow="0" w:firstColumn="1" w:lastColumn="0" w:noHBand="0" w:noVBand="1"/>
          </w:tblPr>
        </w:tblPrChange>
      </w:tblPr>
      <w:tblGrid>
        <w:gridCol w:w="547"/>
        <w:gridCol w:w="754"/>
        <w:gridCol w:w="755"/>
        <w:gridCol w:w="755"/>
        <w:gridCol w:w="755"/>
        <w:gridCol w:w="755"/>
        <w:gridCol w:w="846"/>
        <w:gridCol w:w="905"/>
        <w:gridCol w:w="993"/>
        <w:gridCol w:w="773"/>
        <w:gridCol w:w="755"/>
        <w:tblGridChange w:id="615">
          <w:tblGrid>
            <w:gridCol w:w="547"/>
            <w:gridCol w:w="754"/>
            <w:gridCol w:w="755"/>
            <w:gridCol w:w="755"/>
            <w:gridCol w:w="755"/>
            <w:gridCol w:w="755"/>
            <w:gridCol w:w="846"/>
            <w:gridCol w:w="905"/>
            <w:gridCol w:w="993"/>
            <w:gridCol w:w="773"/>
            <w:gridCol w:w="755"/>
          </w:tblGrid>
        </w:tblGridChange>
      </w:tblGrid>
      <w:tr w:rsidR="0095633E" w:rsidRPr="002E6DFC" w:rsidTr="0095633E">
        <w:trPr>
          <w:trHeight w:val="339"/>
          <w:trPrChange w:id="616" w:author="SZ_00_50" w:date="2018-09-13T18:51:00Z">
            <w:trPr>
              <w:trHeight w:val="339"/>
            </w:trPr>
          </w:trPrChange>
        </w:trPr>
        <w:tc>
          <w:tcPr>
            <w:tcW w:w="547" w:type="dxa"/>
            <w:shd w:val="clear" w:color="auto" w:fill="auto"/>
            <w:vAlign w:val="center"/>
            <w:tcPrChange w:id="617" w:author="SZ_00_50" w:date="2018-09-13T18:51:00Z">
              <w:tcPr>
                <w:tcW w:w="547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 w:rsidP="0095633E">
            <w:pPr>
              <w:pStyle w:val="1"/>
              <w:ind w:firstLineChars="0" w:firstLine="0"/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日期</w:t>
            </w:r>
          </w:p>
        </w:tc>
        <w:tc>
          <w:tcPr>
            <w:tcW w:w="754" w:type="dxa"/>
            <w:shd w:val="clear" w:color="auto" w:fill="auto"/>
            <w:vAlign w:val="center"/>
            <w:tcPrChange w:id="618" w:author="SZ_00_50" w:date="2018-09-13T18:51:00Z">
              <w:tcPr>
                <w:tcW w:w="754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pStyle w:val="1"/>
              <w:ind w:firstLineChars="0" w:firstLine="0"/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10.10</w:t>
            </w:r>
          </w:p>
        </w:tc>
        <w:tc>
          <w:tcPr>
            <w:tcW w:w="755" w:type="dxa"/>
            <w:shd w:val="clear" w:color="auto" w:fill="auto"/>
            <w:vAlign w:val="center"/>
            <w:tcPrChange w:id="619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jc w:val="center"/>
              <w:rPr>
                <w:rFonts w:ascii="宋体" w:hAnsi="宋体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10.11</w:t>
            </w:r>
          </w:p>
        </w:tc>
        <w:tc>
          <w:tcPr>
            <w:tcW w:w="755" w:type="dxa"/>
            <w:shd w:val="clear" w:color="auto" w:fill="auto"/>
            <w:vAlign w:val="center"/>
            <w:tcPrChange w:id="620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jc w:val="center"/>
              <w:rPr>
                <w:rFonts w:ascii="宋体" w:hAnsi="宋体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10.12</w:t>
            </w:r>
          </w:p>
        </w:tc>
        <w:tc>
          <w:tcPr>
            <w:tcW w:w="755" w:type="dxa"/>
            <w:shd w:val="clear" w:color="auto" w:fill="auto"/>
            <w:vAlign w:val="center"/>
            <w:tcPrChange w:id="621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jc w:val="center"/>
              <w:rPr>
                <w:rFonts w:ascii="宋体" w:hAnsi="宋体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10.13</w:t>
            </w:r>
          </w:p>
        </w:tc>
        <w:tc>
          <w:tcPr>
            <w:tcW w:w="755" w:type="dxa"/>
            <w:shd w:val="clear" w:color="auto" w:fill="auto"/>
            <w:vAlign w:val="center"/>
            <w:tcPrChange w:id="622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jc w:val="center"/>
              <w:rPr>
                <w:rFonts w:ascii="宋体" w:hAnsi="宋体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10.14</w:t>
            </w:r>
          </w:p>
        </w:tc>
        <w:tc>
          <w:tcPr>
            <w:tcW w:w="846" w:type="dxa"/>
            <w:shd w:val="clear" w:color="auto" w:fill="auto"/>
            <w:vAlign w:val="center"/>
            <w:tcPrChange w:id="623" w:author="SZ_00_50" w:date="2018-09-13T18:51:00Z">
              <w:tcPr>
                <w:tcW w:w="846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jc w:val="center"/>
              <w:rPr>
                <w:rFonts w:ascii="宋体" w:hAnsi="宋体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10.15</w:t>
            </w:r>
          </w:p>
        </w:tc>
        <w:tc>
          <w:tcPr>
            <w:tcW w:w="905" w:type="dxa"/>
            <w:shd w:val="clear" w:color="auto" w:fill="auto"/>
            <w:vAlign w:val="center"/>
            <w:tcPrChange w:id="624" w:author="SZ_00_50" w:date="2018-09-13T18:51:00Z">
              <w:tcPr>
                <w:tcW w:w="905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jc w:val="center"/>
              <w:rPr>
                <w:rFonts w:ascii="宋体" w:hAnsi="宋体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10.16</w:t>
            </w:r>
          </w:p>
        </w:tc>
        <w:tc>
          <w:tcPr>
            <w:tcW w:w="993" w:type="dxa"/>
            <w:shd w:val="clear" w:color="auto" w:fill="auto"/>
            <w:vAlign w:val="center"/>
            <w:tcPrChange w:id="625" w:author="SZ_00_50" w:date="2018-09-13T18:51:00Z">
              <w:tcPr>
                <w:tcW w:w="993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jc w:val="center"/>
              <w:rPr>
                <w:rFonts w:ascii="宋体" w:hAnsi="宋体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10.17</w:t>
            </w:r>
          </w:p>
        </w:tc>
        <w:tc>
          <w:tcPr>
            <w:tcW w:w="773" w:type="dxa"/>
            <w:shd w:val="clear" w:color="auto" w:fill="auto"/>
            <w:vAlign w:val="center"/>
            <w:tcPrChange w:id="626" w:author="SZ_00_50" w:date="2018-09-13T18:51:00Z">
              <w:tcPr>
                <w:tcW w:w="773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jc w:val="center"/>
              <w:rPr>
                <w:rFonts w:ascii="宋体" w:hAnsi="宋体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10.18</w:t>
            </w:r>
          </w:p>
        </w:tc>
        <w:tc>
          <w:tcPr>
            <w:tcW w:w="755" w:type="dxa"/>
            <w:shd w:val="clear" w:color="auto" w:fill="auto"/>
            <w:vAlign w:val="center"/>
            <w:tcPrChange w:id="627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jc w:val="center"/>
              <w:rPr>
                <w:rFonts w:ascii="宋体" w:hAnsi="宋体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10.19</w:t>
            </w:r>
          </w:p>
        </w:tc>
      </w:tr>
      <w:tr w:rsidR="0095633E" w:rsidRPr="002E6DFC" w:rsidTr="0095633E">
        <w:trPr>
          <w:trHeight w:val="339"/>
          <w:trPrChange w:id="628" w:author="SZ_00_50" w:date="2018-09-13T18:51:00Z">
            <w:trPr>
              <w:trHeight w:val="339"/>
            </w:trPr>
          </w:trPrChange>
        </w:trPr>
        <w:tc>
          <w:tcPr>
            <w:tcW w:w="547" w:type="dxa"/>
            <w:shd w:val="clear" w:color="auto" w:fill="auto"/>
            <w:vAlign w:val="center"/>
            <w:tcPrChange w:id="629" w:author="SZ_00_50" w:date="2018-09-13T18:51:00Z">
              <w:tcPr>
                <w:tcW w:w="547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 w:rsidP="0095633E">
            <w:pPr>
              <w:pStyle w:val="1"/>
              <w:ind w:firstLineChars="0" w:firstLine="0"/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礼品</w:t>
            </w:r>
          </w:p>
        </w:tc>
        <w:tc>
          <w:tcPr>
            <w:tcW w:w="754" w:type="dxa"/>
            <w:shd w:val="clear" w:color="auto" w:fill="auto"/>
            <w:vAlign w:val="center"/>
            <w:tcPrChange w:id="630" w:author="SZ_00_50" w:date="2018-09-13T18:51:00Z">
              <w:tcPr>
                <w:tcW w:w="754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pStyle w:val="1"/>
              <w:ind w:firstLineChars="0" w:firstLine="0"/>
              <w:jc w:val="center"/>
              <w:rPr>
                <w:rFonts w:ascii="宋体" w:hAnsi="宋体" w:cs="微软雅黑"/>
                <w:bCs/>
                <w:szCs w:val="21"/>
              </w:rPr>
            </w:pPr>
            <w:ins w:id="631" w:author="SZ_00_50" w:date="2018-09-07T14:00:00Z">
              <w:r>
                <w:rPr>
                  <w:rFonts w:ascii="宋体" w:hAnsi="宋体" w:cs="微软雅黑"/>
                  <w:bCs/>
                  <w:szCs w:val="21"/>
                </w:rPr>
                <w:t>20</w:t>
              </w:r>
              <w:r>
                <w:rPr>
                  <w:rFonts w:ascii="宋体" w:hAnsi="宋体" w:cs="微软雅黑" w:hint="eastAsia"/>
                  <w:bCs/>
                  <w:szCs w:val="21"/>
                </w:rPr>
                <w:t>元</w:t>
              </w:r>
              <w:r>
                <w:rPr>
                  <w:rFonts w:ascii="宋体" w:hAnsi="宋体" w:cs="微软雅黑"/>
                  <w:bCs/>
                  <w:szCs w:val="21"/>
                </w:rPr>
                <w:t>红包</w:t>
              </w:r>
            </w:ins>
            <w:del w:id="632" w:author="SZ_00_50" w:date="2018-09-07T10:49:00Z">
              <w:r w:rsidRPr="002E6DFC" w:rsidDel="00D8558E">
                <w:rPr>
                  <w:rFonts w:ascii="宋体" w:hAnsi="宋体" w:cs="微软雅黑" w:hint="eastAsia"/>
                  <w:bCs/>
                  <w:szCs w:val="21"/>
                </w:rPr>
                <w:delText>120元红包</w:delText>
              </w:r>
            </w:del>
          </w:p>
        </w:tc>
        <w:tc>
          <w:tcPr>
            <w:tcW w:w="755" w:type="dxa"/>
            <w:shd w:val="clear" w:color="auto" w:fill="auto"/>
            <w:vAlign w:val="center"/>
            <w:tcPrChange w:id="633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Pr="002E6DFC" w:rsidRDefault="003339E9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ins w:id="634" w:author="SZ_00_50" w:date="2018-09-07T10:51:00Z">
              <w:r>
                <w:rPr>
                  <w:rFonts w:ascii="宋体" w:hAnsi="宋体" w:cs="微软雅黑"/>
                  <w:bCs/>
                  <w:szCs w:val="21"/>
                </w:rPr>
                <w:t>3</w:t>
              </w:r>
              <w:r w:rsidR="0095633E">
                <w:rPr>
                  <w:rFonts w:ascii="宋体" w:hAnsi="宋体" w:cs="微软雅黑" w:hint="eastAsia"/>
                  <w:bCs/>
                  <w:szCs w:val="21"/>
                </w:rPr>
                <w:t>元现金</w:t>
              </w:r>
            </w:ins>
            <w:del w:id="635" w:author="SZ_00_50" w:date="2018-09-07T10:49:00Z">
              <w:r w:rsidR="0095633E" w:rsidRPr="002E6DFC" w:rsidDel="00D8558E">
                <w:rPr>
                  <w:rFonts w:ascii="宋体" w:hAnsi="宋体" w:cs="微软雅黑" w:hint="eastAsia"/>
                  <w:bCs/>
                  <w:szCs w:val="21"/>
                </w:rPr>
                <w:delText>5</w:delText>
              </w:r>
              <w:r w:rsidR="0095633E" w:rsidDel="00D8558E">
                <w:rPr>
                  <w:rFonts w:ascii="宋体" w:hAnsi="宋体" w:cs="微软雅黑" w:hint="eastAsia"/>
                  <w:bCs/>
                  <w:szCs w:val="21"/>
                </w:rPr>
                <w:delText>00积分</w:delText>
              </w:r>
            </w:del>
          </w:p>
        </w:tc>
        <w:tc>
          <w:tcPr>
            <w:tcW w:w="755" w:type="dxa"/>
            <w:shd w:val="clear" w:color="auto" w:fill="auto"/>
            <w:vAlign w:val="center"/>
            <w:tcPrChange w:id="636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ins w:id="637" w:author="SZ_00_50" w:date="2018-09-07T10:51:00Z">
              <w:r>
                <w:rPr>
                  <w:rFonts w:ascii="宋体" w:hAnsi="宋体" w:cs="微软雅黑"/>
                  <w:bCs/>
                  <w:szCs w:val="21"/>
                </w:rPr>
                <w:t>1000</w:t>
              </w:r>
              <w:r>
                <w:rPr>
                  <w:rFonts w:ascii="宋体" w:hAnsi="宋体" w:cs="微软雅黑" w:hint="eastAsia"/>
                  <w:bCs/>
                  <w:szCs w:val="21"/>
                </w:rPr>
                <w:t>积分</w:t>
              </w:r>
            </w:ins>
            <w:del w:id="638" w:author="SZ_00_50" w:date="2018-09-07T10:49:00Z">
              <w:r w:rsidDel="00D8558E">
                <w:rPr>
                  <w:rFonts w:ascii="宋体" w:hAnsi="宋体" w:cs="微软雅黑"/>
                  <w:bCs/>
                  <w:szCs w:val="21"/>
                </w:rPr>
                <w:delText>5</w:delText>
              </w:r>
              <w:r w:rsidDel="00D8558E">
                <w:rPr>
                  <w:rFonts w:ascii="宋体" w:hAnsi="宋体" w:cs="微软雅黑" w:hint="eastAsia"/>
                  <w:bCs/>
                  <w:szCs w:val="21"/>
                </w:rPr>
                <w:delText>元现金</w:delText>
              </w:r>
            </w:del>
          </w:p>
        </w:tc>
        <w:tc>
          <w:tcPr>
            <w:tcW w:w="755" w:type="dxa"/>
            <w:shd w:val="clear" w:color="auto" w:fill="auto"/>
            <w:vAlign w:val="center"/>
            <w:tcPrChange w:id="639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Pr="002E6DFC" w:rsidRDefault="003339E9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ins w:id="640" w:author="SZ_00_50" w:date="2018-09-07T10:51:00Z">
              <w:r>
                <w:rPr>
                  <w:rFonts w:ascii="宋体" w:hAnsi="宋体" w:cs="微软雅黑" w:hint="eastAsia"/>
                  <w:bCs/>
                  <w:szCs w:val="21"/>
                </w:rPr>
                <w:t>2</w:t>
              </w:r>
            </w:ins>
            <w:ins w:id="641" w:author="SZ_00_50" w:date="2018-09-07T11:00:00Z">
              <w:r w:rsidR="0095633E">
                <w:rPr>
                  <w:rFonts w:ascii="宋体" w:hAnsi="宋体" w:cs="微软雅黑" w:hint="eastAsia"/>
                  <w:bCs/>
                  <w:szCs w:val="21"/>
                </w:rPr>
                <w:t>元</w:t>
              </w:r>
            </w:ins>
            <w:ins w:id="642" w:author="SZ_00_50" w:date="2018-09-07T10:51:00Z">
              <w:r w:rsidR="0095633E">
                <w:rPr>
                  <w:rFonts w:ascii="宋体" w:hAnsi="宋体" w:cs="微软雅黑" w:hint="eastAsia"/>
                  <w:bCs/>
                  <w:szCs w:val="21"/>
                </w:rPr>
                <w:t>现金</w:t>
              </w:r>
            </w:ins>
            <w:del w:id="643" w:author="SZ_00_50" w:date="2018-09-07T10:41:00Z">
              <w:r w:rsidR="0095633E" w:rsidRPr="002E6DFC" w:rsidDel="00FB0026">
                <w:rPr>
                  <w:rFonts w:ascii="宋体" w:hAnsi="宋体" w:cs="微软雅黑" w:hint="eastAsia"/>
                  <w:bCs/>
                  <w:szCs w:val="21"/>
                </w:rPr>
                <w:delText>150元</w:delText>
              </w:r>
              <w:r w:rsidR="0095633E" w:rsidRPr="002E6DFC" w:rsidDel="00FB0026">
                <w:rPr>
                  <w:rFonts w:ascii="宋体" w:hAnsi="宋体" w:cs="微软雅黑"/>
                  <w:bCs/>
                  <w:szCs w:val="21"/>
                </w:rPr>
                <w:delText>红包</w:delText>
              </w:r>
            </w:del>
          </w:p>
        </w:tc>
        <w:tc>
          <w:tcPr>
            <w:tcW w:w="755" w:type="dxa"/>
            <w:shd w:val="clear" w:color="auto" w:fill="auto"/>
            <w:vAlign w:val="center"/>
            <w:tcPrChange w:id="644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Pr="002E6DFC" w:rsidRDefault="00341339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ins w:id="645" w:author="SZ_00_50" w:date="2018-09-19T16:41:00Z">
              <w:r>
                <w:rPr>
                  <w:rFonts w:ascii="宋体" w:hAnsi="宋体" w:cs="微软雅黑" w:hint="eastAsia"/>
                  <w:bCs/>
                  <w:szCs w:val="21"/>
                </w:rPr>
                <w:t>爱奇艺</w:t>
              </w:r>
            </w:ins>
            <w:ins w:id="646" w:author="SZ_00_50" w:date="2018-09-07T10:51:00Z">
              <w:r w:rsidR="0095633E" w:rsidRPr="00D8558E">
                <w:rPr>
                  <w:rFonts w:ascii="宋体" w:hAnsi="宋体" w:cs="微软雅黑" w:hint="eastAsia"/>
                  <w:bCs/>
                  <w:szCs w:val="21"/>
                </w:rPr>
                <w:t>视频月卡</w:t>
              </w:r>
            </w:ins>
            <w:del w:id="647" w:author="SZ_00_50" w:date="2018-09-07T10:49:00Z">
              <w:r w:rsidR="0095633E" w:rsidRPr="002E6DFC" w:rsidDel="00D8558E">
                <w:rPr>
                  <w:rFonts w:ascii="宋体" w:hAnsi="宋体" w:cs="微软雅黑" w:hint="eastAsia"/>
                  <w:bCs/>
                  <w:szCs w:val="21"/>
                </w:rPr>
                <w:delText>腾讯</w:delText>
              </w:r>
              <w:r w:rsidR="0095633E" w:rsidRPr="002E6DFC" w:rsidDel="00D8558E">
                <w:rPr>
                  <w:rFonts w:ascii="宋体" w:hAnsi="宋体" w:cs="微软雅黑"/>
                  <w:bCs/>
                  <w:szCs w:val="21"/>
                </w:rPr>
                <w:delText>视频月卡</w:delText>
              </w:r>
            </w:del>
          </w:p>
        </w:tc>
        <w:tc>
          <w:tcPr>
            <w:tcW w:w="846" w:type="dxa"/>
            <w:shd w:val="clear" w:color="auto" w:fill="auto"/>
            <w:vAlign w:val="center"/>
            <w:tcPrChange w:id="648" w:author="SZ_00_50" w:date="2018-09-13T18:51:00Z">
              <w:tcPr>
                <w:tcW w:w="846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ins w:id="649" w:author="SZ_00_50" w:date="2018-09-07T14:01:00Z">
              <w:r>
                <w:rPr>
                  <w:rFonts w:ascii="宋体" w:hAnsi="宋体" w:cs="微软雅黑"/>
                  <w:bCs/>
                  <w:szCs w:val="21"/>
                </w:rPr>
                <w:t>1016</w:t>
              </w:r>
              <w:r>
                <w:rPr>
                  <w:rFonts w:ascii="宋体" w:hAnsi="宋体" w:cs="微软雅黑" w:hint="eastAsia"/>
                  <w:bCs/>
                  <w:szCs w:val="21"/>
                </w:rPr>
                <w:t>元红包</w:t>
              </w:r>
            </w:ins>
            <w:del w:id="650" w:author="SZ_00_50" w:date="2018-09-07T10:49:00Z">
              <w:r w:rsidRPr="002E6DFC" w:rsidDel="00D8558E">
                <w:rPr>
                  <w:rFonts w:ascii="宋体" w:hAnsi="宋体" w:cs="微软雅黑" w:hint="eastAsia"/>
                  <w:bCs/>
                  <w:szCs w:val="21"/>
                </w:rPr>
                <w:delText>1016红包</w:delText>
              </w:r>
            </w:del>
          </w:p>
        </w:tc>
        <w:tc>
          <w:tcPr>
            <w:tcW w:w="905" w:type="dxa"/>
            <w:shd w:val="clear" w:color="auto" w:fill="auto"/>
            <w:vAlign w:val="center"/>
            <w:tcPrChange w:id="651" w:author="SZ_00_50" w:date="2018-09-13T18:51:00Z">
              <w:tcPr>
                <w:tcW w:w="905" w:type="dxa"/>
                <w:shd w:val="clear" w:color="auto" w:fill="auto"/>
                <w:vAlign w:val="center"/>
              </w:tcPr>
            </w:tcPrChange>
          </w:tcPr>
          <w:p w:rsidR="0095633E" w:rsidRPr="002E6DFC" w:rsidDel="00D8558E" w:rsidRDefault="003339E9">
            <w:pPr>
              <w:jc w:val="center"/>
              <w:rPr>
                <w:del w:id="652" w:author="SZ_00_50" w:date="2018-09-07T10:50:00Z"/>
                <w:rFonts w:ascii="宋体" w:hAnsi="宋体" w:cs="微软雅黑"/>
                <w:bCs/>
                <w:szCs w:val="21"/>
              </w:rPr>
            </w:pPr>
            <w:ins w:id="653" w:author="SZ_00_50" w:date="2018-09-07T14:01:00Z">
              <w:r>
                <w:rPr>
                  <w:rFonts w:ascii="宋体" w:hAnsi="宋体" w:cs="微软雅黑"/>
                  <w:bCs/>
                  <w:szCs w:val="21"/>
                </w:rPr>
                <w:t>0.4</w:t>
              </w:r>
              <w:r w:rsidR="0095633E" w:rsidRPr="005574D0">
                <w:rPr>
                  <w:rFonts w:ascii="宋体" w:hAnsi="宋体" w:cs="微软雅黑"/>
                  <w:bCs/>
                  <w:szCs w:val="21"/>
                </w:rPr>
                <w:t>0%Ycode</w:t>
              </w:r>
            </w:ins>
            <w:del w:id="654" w:author="SZ_00_50" w:date="2018-09-07T10:50:00Z">
              <w:r w:rsidR="0095633E" w:rsidRPr="002E6DFC" w:rsidDel="00D8558E">
                <w:rPr>
                  <w:rFonts w:ascii="宋体" w:hAnsi="宋体" w:cs="微软雅黑" w:hint="eastAsia"/>
                  <w:bCs/>
                  <w:szCs w:val="21"/>
                </w:rPr>
                <w:delText>0.5</w:delText>
              </w:r>
              <w:r w:rsidR="0095633E" w:rsidRPr="002E6DFC" w:rsidDel="00D8558E">
                <w:rPr>
                  <w:rFonts w:ascii="宋体" w:hAnsi="宋体" w:cs="微软雅黑"/>
                  <w:bCs/>
                  <w:szCs w:val="21"/>
                </w:rPr>
                <w:delText>%</w:delText>
              </w:r>
            </w:del>
          </w:p>
          <w:p w:rsidR="0095633E" w:rsidRPr="002E6DFC" w:rsidRDefault="0095633E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del w:id="655" w:author="SZ_00_50" w:date="2018-09-07T10:50:00Z">
              <w:r w:rsidRPr="002E6DFC" w:rsidDel="00D8558E">
                <w:rPr>
                  <w:rFonts w:ascii="宋体" w:hAnsi="宋体" w:cs="微软雅黑"/>
                  <w:bCs/>
                  <w:szCs w:val="21"/>
                </w:rPr>
                <w:delText>Ycode</w:delText>
              </w:r>
            </w:del>
          </w:p>
        </w:tc>
        <w:tc>
          <w:tcPr>
            <w:tcW w:w="993" w:type="dxa"/>
            <w:shd w:val="clear" w:color="auto" w:fill="auto"/>
            <w:vAlign w:val="center"/>
            <w:tcPrChange w:id="656" w:author="SZ_00_50" w:date="2018-09-13T18:51:00Z">
              <w:tcPr>
                <w:tcW w:w="993" w:type="dxa"/>
                <w:shd w:val="clear" w:color="auto" w:fill="auto"/>
                <w:vAlign w:val="center"/>
              </w:tcPr>
            </w:tcPrChange>
          </w:tcPr>
          <w:p w:rsidR="0095633E" w:rsidRPr="002E6DFC" w:rsidDel="00D8558E" w:rsidRDefault="0095633E">
            <w:pPr>
              <w:jc w:val="center"/>
              <w:rPr>
                <w:del w:id="657" w:author="SZ_00_50" w:date="2018-09-07T10:50:00Z"/>
                <w:rFonts w:ascii="宋体" w:hAnsi="宋体" w:cs="微软雅黑"/>
                <w:bCs/>
                <w:szCs w:val="21"/>
              </w:rPr>
            </w:pPr>
            <w:del w:id="658" w:author="SZ_00_50" w:date="2018-09-07T10:50:00Z">
              <w:r w:rsidRPr="002E6DFC" w:rsidDel="00D8558E">
                <w:rPr>
                  <w:rFonts w:ascii="宋体" w:hAnsi="宋体" w:cs="微软雅黑" w:hint="eastAsia"/>
                  <w:bCs/>
                  <w:szCs w:val="21"/>
                </w:rPr>
                <w:delText>0.6</w:delText>
              </w:r>
              <w:r w:rsidRPr="002E6DFC" w:rsidDel="00D8558E">
                <w:rPr>
                  <w:rFonts w:ascii="宋体" w:hAnsi="宋体" w:cs="微软雅黑"/>
                  <w:bCs/>
                  <w:szCs w:val="21"/>
                </w:rPr>
                <w:delText>%</w:delText>
              </w:r>
            </w:del>
          </w:p>
          <w:p w:rsidR="0095633E" w:rsidRDefault="0095633E">
            <w:pPr>
              <w:jc w:val="center"/>
              <w:rPr>
                <w:ins w:id="659" w:author="SZ_00_50" w:date="2018-09-07T10:50:00Z"/>
                <w:rFonts w:ascii="宋体" w:hAnsi="宋体" w:cs="微软雅黑"/>
                <w:bCs/>
                <w:szCs w:val="21"/>
              </w:rPr>
            </w:pPr>
            <w:del w:id="660" w:author="SZ_00_50" w:date="2018-09-07T10:50:00Z">
              <w:r w:rsidRPr="002E6DFC" w:rsidDel="00D8558E">
                <w:rPr>
                  <w:rFonts w:ascii="宋体" w:hAnsi="宋体" w:cs="微软雅黑"/>
                  <w:bCs/>
                  <w:szCs w:val="21"/>
                </w:rPr>
                <w:delText>Ycode</w:delText>
              </w:r>
            </w:del>
            <w:ins w:id="661" w:author="SZ_00_50" w:date="2018-09-07T10:50:00Z">
              <w:r>
                <w:rPr>
                  <w:rFonts w:ascii="宋体" w:hAnsi="宋体" w:cs="微软雅黑"/>
                  <w:bCs/>
                  <w:szCs w:val="21"/>
                </w:rPr>
                <w:t>1000</w:t>
              </w:r>
            </w:ins>
          </w:p>
          <w:p w:rsidR="0095633E" w:rsidRPr="002E6DFC" w:rsidRDefault="0095633E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ins w:id="662" w:author="SZ_00_50" w:date="2018-09-07T10:50:00Z">
              <w:r>
                <w:rPr>
                  <w:rFonts w:ascii="宋体" w:hAnsi="宋体" w:cs="微软雅黑" w:hint="eastAsia"/>
                  <w:bCs/>
                  <w:szCs w:val="21"/>
                </w:rPr>
                <w:t>积分</w:t>
              </w:r>
            </w:ins>
          </w:p>
        </w:tc>
        <w:tc>
          <w:tcPr>
            <w:tcW w:w="773" w:type="dxa"/>
            <w:shd w:val="clear" w:color="auto" w:fill="auto"/>
            <w:vAlign w:val="center"/>
            <w:tcPrChange w:id="663" w:author="SZ_00_50" w:date="2018-09-13T18:51:00Z">
              <w:tcPr>
                <w:tcW w:w="773" w:type="dxa"/>
                <w:shd w:val="clear" w:color="auto" w:fill="auto"/>
                <w:vAlign w:val="center"/>
              </w:tcPr>
            </w:tcPrChange>
          </w:tcPr>
          <w:p w:rsidR="0095633E" w:rsidRPr="002E6DFC" w:rsidDel="00D8558E" w:rsidRDefault="003339E9">
            <w:pPr>
              <w:jc w:val="center"/>
              <w:rPr>
                <w:del w:id="664" w:author="SZ_00_50" w:date="2018-09-07T10:50:00Z"/>
                <w:rFonts w:ascii="宋体" w:hAnsi="宋体" w:cs="微软雅黑"/>
                <w:bCs/>
                <w:szCs w:val="21"/>
              </w:rPr>
            </w:pPr>
            <w:ins w:id="665" w:author="SZ_00_50" w:date="2018-09-07T14:01:00Z">
              <w:r>
                <w:rPr>
                  <w:rFonts w:ascii="宋体" w:hAnsi="宋体" w:cs="微软雅黑" w:hint="eastAsia"/>
                  <w:bCs/>
                  <w:szCs w:val="21"/>
                </w:rPr>
                <w:t>0.5</w:t>
              </w:r>
              <w:r w:rsidR="0095633E" w:rsidRPr="005574D0">
                <w:rPr>
                  <w:rFonts w:ascii="宋体" w:hAnsi="宋体" w:cs="微软雅黑" w:hint="eastAsia"/>
                  <w:bCs/>
                  <w:szCs w:val="21"/>
                </w:rPr>
                <w:t>%Ycode</w:t>
              </w:r>
            </w:ins>
            <w:del w:id="666" w:author="SZ_00_50" w:date="2018-09-07T10:50:00Z">
              <w:r w:rsidR="0095633E" w:rsidRPr="002E6DFC" w:rsidDel="00D8558E">
                <w:rPr>
                  <w:rFonts w:ascii="宋体" w:hAnsi="宋体" w:cs="微软雅黑" w:hint="eastAsia"/>
                  <w:bCs/>
                  <w:szCs w:val="21"/>
                </w:rPr>
                <w:delText>0.</w:delText>
              </w:r>
              <w:r w:rsidR="0095633E" w:rsidRPr="002E6DFC" w:rsidDel="00D8558E">
                <w:rPr>
                  <w:rFonts w:ascii="宋体" w:hAnsi="宋体" w:cs="微软雅黑"/>
                  <w:bCs/>
                  <w:szCs w:val="21"/>
                </w:rPr>
                <w:delText>5</w:delText>
              </w:r>
              <w:r w:rsidR="0095633E" w:rsidRPr="002E6DFC" w:rsidDel="00D8558E">
                <w:rPr>
                  <w:rFonts w:ascii="宋体" w:hAnsi="宋体" w:cs="微软雅黑" w:hint="eastAsia"/>
                  <w:bCs/>
                  <w:szCs w:val="21"/>
                </w:rPr>
                <w:delText>5</w:delText>
              </w:r>
              <w:r w:rsidR="0095633E" w:rsidRPr="002E6DFC" w:rsidDel="00D8558E">
                <w:rPr>
                  <w:rFonts w:ascii="宋体" w:hAnsi="宋体" w:cs="微软雅黑"/>
                  <w:bCs/>
                  <w:szCs w:val="21"/>
                </w:rPr>
                <w:delText>%</w:delText>
              </w:r>
            </w:del>
          </w:p>
          <w:p w:rsidR="0095633E" w:rsidRPr="002E6DFC" w:rsidRDefault="0095633E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del w:id="667" w:author="SZ_00_50" w:date="2018-09-07T10:50:00Z">
              <w:r w:rsidRPr="002E6DFC" w:rsidDel="00D8558E">
                <w:rPr>
                  <w:rFonts w:ascii="宋体" w:hAnsi="宋体" w:cs="微软雅黑"/>
                  <w:bCs/>
                  <w:szCs w:val="21"/>
                </w:rPr>
                <w:delText>Ycode</w:delText>
              </w:r>
            </w:del>
          </w:p>
        </w:tc>
        <w:tc>
          <w:tcPr>
            <w:tcW w:w="755" w:type="dxa"/>
            <w:shd w:val="clear" w:color="auto" w:fill="auto"/>
            <w:vAlign w:val="center"/>
            <w:tcPrChange w:id="668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ins w:id="669" w:author="SZ_00_50" w:date="2018-09-07T10:52:00Z">
              <w:r>
                <w:rPr>
                  <w:rFonts w:ascii="宋体" w:hAnsi="宋体" w:cs="微软雅黑" w:hint="eastAsia"/>
                  <w:bCs/>
                  <w:szCs w:val="21"/>
                </w:rPr>
                <w:t>1000积分</w:t>
              </w:r>
            </w:ins>
            <w:del w:id="670" w:author="SZ_00_50" w:date="2018-09-07T10:52:00Z">
              <w:r w:rsidRPr="002E6DFC" w:rsidDel="00D8558E">
                <w:rPr>
                  <w:rFonts w:ascii="宋体" w:hAnsi="宋体" w:cs="微软雅黑" w:hint="eastAsia"/>
                  <w:bCs/>
                  <w:szCs w:val="21"/>
                </w:rPr>
                <w:delText>200元</w:delText>
              </w:r>
              <w:r w:rsidRPr="002E6DFC" w:rsidDel="00D8558E">
                <w:rPr>
                  <w:rFonts w:ascii="宋体" w:hAnsi="宋体" w:cs="微软雅黑"/>
                  <w:bCs/>
                  <w:szCs w:val="21"/>
                </w:rPr>
                <w:delText>红包</w:delText>
              </w:r>
            </w:del>
          </w:p>
        </w:tc>
      </w:tr>
      <w:tr w:rsidR="0095633E" w:rsidRPr="002E6DFC" w:rsidTr="0095633E">
        <w:trPr>
          <w:trHeight w:val="339"/>
          <w:trPrChange w:id="671" w:author="SZ_00_50" w:date="2018-09-13T18:51:00Z">
            <w:trPr>
              <w:trHeight w:val="339"/>
            </w:trPr>
          </w:trPrChange>
        </w:trPr>
        <w:tc>
          <w:tcPr>
            <w:tcW w:w="547" w:type="dxa"/>
            <w:shd w:val="clear" w:color="auto" w:fill="auto"/>
            <w:vAlign w:val="center"/>
            <w:tcPrChange w:id="672" w:author="SZ_00_50" w:date="2018-09-13T18:51:00Z">
              <w:tcPr>
                <w:tcW w:w="547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 w:rsidP="0095633E">
            <w:pPr>
              <w:pStyle w:val="1"/>
              <w:ind w:firstLineChars="0" w:firstLine="0"/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领取</w:t>
            </w:r>
            <w:r w:rsidRPr="002E6DFC">
              <w:rPr>
                <w:rFonts w:ascii="宋体" w:hAnsi="宋体" w:cs="微软雅黑"/>
                <w:bCs/>
                <w:szCs w:val="21"/>
              </w:rPr>
              <w:t>门槛</w:t>
            </w:r>
          </w:p>
        </w:tc>
        <w:tc>
          <w:tcPr>
            <w:tcW w:w="754" w:type="dxa"/>
            <w:shd w:val="clear" w:color="auto" w:fill="auto"/>
            <w:vAlign w:val="center"/>
            <w:tcPrChange w:id="673" w:author="SZ_00_50" w:date="2018-09-13T18:51:00Z">
              <w:tcPr>
                <w:tcW w:w="754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pStyle w:val="1"/>
              <w:ind w:firstLineChars="0" w:firstLine="0"/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0积分</w:t>
            </w:r>
          </w:p>
        </w:tc>
        <w:tc>
          <w:tcPr>
            <w:tcW w:w="755" w:type="dxa"/>
            <w:shd w:val="clear" w:color="auto" w:fill="auto"/>
            <w:vAlign w:val="center"/>
            <w:tcPrChange w:id="674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Pr="002E6DFC" w:rsidRDefault="00497FE9">
            <w:pPr>
              <w:pStyle w:val="1"/>
              <w:ind w:firstLineChars="0" w:firstLine="0"/>
              <w:jc w:val="center"/>
              <w:rPr>
                <w:rFonts w:ascii="宋体" w:hAnsi="宋体" w:cs="微软雅黑"/>
                <w:bCs/>
                <w:szCs w:val="21"/>
              </w:rPr>
            </w:pPr>
            <w:ins w:id="675" w:author="SZ_00_50" w:date="2018-09-07T10:51:00Z">
              <w:r>
                <w:rPr>
                  <w:rFonts w:ascii="宋体" w:hAnsi="宋体" w:cs="微软雅黑" w:hint="eastAsia"/>
                  <w:bCs/>
                  <w:szCs w:val="21"/>
                </w:rPr>
                <w:t>15</w:t>
              </w:r>
              <w:r w:rsidR="0095633E">
                <w:rPr>
                  <w:rFonts w:ascii="宋体" w:hAnsi="宋体" w:cs="微软雅黑"/>
                  <w:bCs/>
                  <w:szCs w:val="21"/>
                </w:rPr>
                <w:t>00</w:t>
              </w:r>
              <w:r w:rsidR="0095633E" w:rsidRPr="002E6DFC">
                <w:rPr>
                  <w:rFonts w:ascii="宋体" w:hAnsi="宋体" w:cs="微软雅黑" w:hint="eastAsia"/>
                  <w:bCs/>
                  <w:szCs w:val="21"/>
                </w:rPr>
                <w:t>积分</w:t>
              </w:r>
            </w:ins>
            <w:del w:id="676" w:author="SZ_00_50" w:date="2018-09-07T10:51:00Z">
              <w:r w:rsidR="0095633E" w:rsidRPr="002E6DFC" w:rsidDel="007D63C6">
                <w:rPr>
                  <w:rFonts w:ascii="宋体" w:hAnsi="宋体" w:cs="微软雅黑" w:hint="eastAsia"/>
                  <w:bCs/>
                  <w:szCs w:val="21"/>
                </w:rPr>
                <w:delText>0积分</w:delText>
              </w:r>
            </w:del>
          </w:p>
        </w:tc>
        <w:tc>
          <w:tcPr>
            <w:tcW w:w="755" w:type="dxa"/>
            <w:shd w:val="clear" w:color="auto" w:fill="auto"/>
            <w:vAlign w:val="center"/>
            <w:tcPrChange w:id="677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Default="0095633E">
            <w:pPr>
              <w:jc w:val="center"/>
            </w:pPr>
            <w:ins w:id="678" w:author="SZ_00_50" w:date="2018-09-07T10:51:00Z">
              <w:r w:rsidRPr="002E6DFC">
                <w:rPr>
                  <w:rFonts w:ascii="宋体" w:hAnsi="宋体" w:cs="微软雅黑" w:hint="eastAsia"/>
                  <w:bCs/>
                  <w:szCs w:val="21"/>
                </w:rPr>
                <w:t>0积分</w:t>
              </w:r>
            </w:ins>
            <w:del w:id="679" w:author="SZ_00_50" w:date="2018-09-07T10:51:00Z">
              <w:r w:rsidDel="007D63C6">
                <w:rPr>
                  <w:rFonts w:ascii="宋体" w:hAnsi="宋体" w:cs="微软雅黑" w:hint="eastAsia"/>
                  <w:bCs/>
                  <w:szCs w:val="21"/>
                </w:rPr>
                <w:delText>25</w:delText>
              </w:r>
              <w:r w:rsidDel="007D63C6">
                <w:rPr>
                  <w:rFonts w:ascii="宋体" w:hAnsi="宋体" w:cs="微软雅黑"/>
                  <w:bCs/>
                  <w:szCs w:val="21"/>
                </w:rPr>
                <w:delText>00</w:delText>
              </w:r>
              <w:r w:rsidRPr="002E6DFC" w:rsidDel="007D63C6">
                <w:rPr>
                  <w:rFonts w:ascii="宋体" w:hAnsi="宋体" w:cs="微软雅黑" w:hint="eastAsia"/>
                  <w:bCs/>
                  <w:szCs w:val="21"/>
                </w:rPr>
                <w:delText>积分</w:delText>
              </w:r>
            </w:del>
          </w:p>
        </w:tc>
        <w:tc>
          <w:tcPr>
            <w:tcW w:w="755" w:type="dxa"/>
            <w:shd w:val="clear" w:color="auto" w:fill="auto"/>
            <w:vAlign w:val="center"/>
            <w:tcPrChange w:id="680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Default="003339E9">
            <w:pPr>
              <w:jc w:val="center"/>
            </w:pPr>
            <w:ins w:id="681" w:author="SZ_00_50" w:date="2018-09-07T10:51:00Z">
              <w:r>
                <w:rPr>
                  <w:rFonts w:ascii="宋体" w:hAnsi="宋体" w:cs="微软雅黑" w:hint="eastAsia"/>
                  <w:bCs/>
                  <w:szCs w:val="21"/>
                </w:rPr>
                <w:t>10</w:t>
              </w:r>
              <w:r w:rsidR="0095633E" w:rsidRPr="002E6DFC">
                <w:rPr>
                  <w:rFonts w:ascii="宋体" w:hAnsi="宋体" w:cs="微软雅黑" w:hint="eastAsia"/>
                  <w:bCs/>
                  <w:szCs w:val="21"/>
                </w:rPr>
                <w:t>00积分</w:t>
              </w:r>
            </w:ins>
            <w:del w:id="682" w:author="SZ_00_50" w:date="2018-09-07T10:51:00Z">
              <w:r w:rsidR="0095633E" w:rsidRPr="002E6DFC" w:rsidDel="007D63C6">
                <w:rPr>
                  <w:rFonts w:ascii="宋体" w:hAnsi="宋体" w:cs="微软雅黑" w:hint="eastAsia"/>
                  <w:bCs/>
                  <w:szCs w:val="21"/>
                </w:rPr>
                <w:delText>0积分</w:delText>
              </w:r>
            </w:del>
          </w:p>
        </w:tc>
        <w:tc>
          <w:tcPr>
            <w:tcW w:w="755" w:type="dxa"/>
            <w:shd w:val="clear" w:color="auto" w:fill="auto"/>
            <w:vAlign w:val="center"/>
            <w:tcPrChange w:id="683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Pr="002E6DFC" w:rsidRDefault="0095633E">
            <w:pPr>
              <w:pStyle w:val="1"/>
              <w:ind w:firstLineChars="0" w:firstLine="0"/>
              <w:jc w:val="center"/>
              <w:rPr>
                <w:rFonts w:ascii="宋体" w:hAnsi="宋体" w:cs="微软雅黑"/>
                <w:bCs/>
                <w:szCs w:val="21"/>
              </w:rPr>
            </w:pPr>
            <w:ins w:id="684" w:author="SZ_00_50" w:date="2018-09-07T10:51:00Z">
              <w:r>
                <w:rPr>
                  <w:rFonts w:ascii="宋体" w:hAnsi="宋体" w:cs="微软雅黑"/>
                  <w:bCs/>
                  <w:szCs w:val="21"/>
                </w:rPr>
                <w:t>12500</w:t>
              </w:r>
              <w:r w:rsidRPr="002E6DFC">
                <w:rPr>
                  <w:rFonts w:ascii="宋体" w:hAnsi="宋体" w:cs="微软雅黑" w:hint="eastAsia"/>
                  <w:bCs/>
                  <w:szCs w:val="21"/>
                </w:rPr>
                <w:t>积分</w:t>
              </w:r>
            </w:ins>
            <w:del w:id="685" w:author="SZ_00_50" w:date="2018-09-07T10:49:00Z">
              <w:r w:rsidRPr="002E6DFC" w:rsidDel="00D8558E">
                <w:rPr>
                  <w:rFonts w:ascii="宋体" w:hAnsi="宋体" w:cs="微软雅黑" w:hint="eastAsia"/>
                  <w:bCs/>
                  <w:szCs w:val="21"/>
                </w:rPr>
                <w:delText>1</w:delText>
              </w:r>
            </w:del>
            <w:del w:id="686" w:author="SZ_00_50" w:date="2018-09-07T10:51:00Z">
              <w:r w:rsidRPr="002E6DFC" w:rsidDel="007D63C6">
                <w:rPr>
                  <w:rFonts w:ascii="宋体" w:hAnsi="宋体" w:cs="微软雅黑" w:hint="eastAsia"/>
                  <w:bCs/>
                  <w:szCs w:val="21"/>
                </w:rPr>
                <w:delText>2500积分</w:delText>
              </w:r>
            </w:del>
          </w:p>
        </w:tc>
        <w:tc>
          <w:tcPr>
            <w:tcW w:w="846" w:type="dxa"/>
            <w:shd w:val="clear" w:color="auto" w:fill="auto"/>
            <w:vAlign w:val="center"/>
            <w:tcPrChange w:id="687" w:author="SZ_00_50" w:date="2018-09-13T18:51:00Z">
              <w:tcPr>
                <w:tcW w:w="846" w:type="dxa"/>
                <w:shd w:val="clear" w:color="auto" w:fill="auto"/>
                <w:vAlign w:val="center"/>
              </w:tcPr>
            </w:tcPrChange>
          </w:tcPr>
          <w:p w:rsidR="0095633E" w:rsidRDefault="0095633E">
            <w:pPr>
              <w:jc w:val="center"/>
            </w:pPr>
            <w:ins w:id="688" w:author="SZ_00_50" w:date="2018-09-07T10:51:00Z">
              <w:r w:rsidRPr="002E6DFC">
                <w:rPr>
                  <w:rFonts w:ascii="宋体" w:hAnsi="宋体" w:cs="微软雅黑" w:hint="eastAsia"/>
                  <w:bCs/>
                  <w:szCs w:val="21"/>
                </w:rPr>
                <w:t>0积分</w:t>
              </w:r>
            </w:ins>
            <w:del w:id="689" w:author="SZ_00_50" w:date="2018-09-07T10:49:00Z">
              <w:r w:rsidRPr="002E6DFC" w:rsidDel="00D8558E">
                <w:rPr>
                  <w:rFonts w:ascii="宋体" w:hAnsi="宋体" w:cs="微软雅黑" w:hint="eastAsia"/>
                  <w:bCs/>
                  <w:szCs w:val="21"/>
                </w:rPr>
                <w:delText>0</w:delText>
              </w:r>
            </w:del>
            <w:del w:id="690" w:author="SZ_00_50" w:date="2018-09-07T10:51:00Z">
              <w:r w:rsidRPr="002E6DFC" w:rsidDel="007D63C6">
                <w:rPr>
                  <w:rFonts w:ascii="宋体" w:hAnsi="宋体" w:cs="微软雅黑" w:hint="eastAsia"/>
                  <w:bCs/>
                  <w:szCs w:val="21"/>
                </w:rPr>
                <w:delText>积分</w:delText>
              </w:r>
            </w:del>
          </w:p>
        </w:tc>
        <w:tc>
          <w:tcPr>
            <w:tcW w:w="905" w:type="dxa"/>
            <w:shd w:val="clear" w:color="auto" w:fill="auto"/>
            <w:vAlign w:val="center"/>
            <w:tcPrChange w:id="691" w:author="SZ_00_50" w:date="2018-09-13T18:51:00Z">
              <w:tcPr>
                <w:tcW w:w="905" w:type="dxa"/>
                <w:shd w:val="clear" w:color="auto" w:fill="auto"/>
                <w:vAlign w:val="center"/>
              </w:tcPr>
            </w:tcPrChange>
          </w:tcPr>
          <w:p w:rsidR="0095633E" w:rsidRDefault="0095633E">
            <w:pPr>
              <w:jc w:val="center"/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0积分</w:t>
            </w:r>
          </w:p>
        </w:tc>
        <w:tc>
          <w:tcPr>
            <w:tcW w:w="993" w:type="dxa"/>
            <w:shd w:val="clear" w:color="auto" w:fill="auto"/>
            <w:vAlign w:val="center"/>
            <w:tcPrChange w:id="692" w:author="SZ_00_50" w:date="2018-09-13T18:51:00Z">
              <w:tcPr>
                <w:tcW w:w="993" w:type="dxa"/>
                <w:shd w:val="clear" w:color="auto" w:fill="auto"/>
                <w:vAlign w:val="center"/>
              </w:tcPr>
            </w:tcPrChange>
          </w:tcPr>
          <w:p w:rsidR="0095633E" w:rsidRDefault="0095633E">
            <w:pPr>
              <w:jc w:val="center"/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0积分</w:t>
            </w:r>
          </w:p>
        </w:tc>
        <w:tc>
          <w:tcPr>
            <w:tcW w:w="773" w:type="dxa"/>
            <w:shd w:val="clear" w:color="auto" w:fill="auto"/>
            <w:vAlign w:val="center"/>
            <w:tcPrChange w:id="693" w:author="SZ_00_50" w:date="2018-09-13T18:51:00Z">
              <w:tcPr>
                <w:tcW w:w="773" w:type="dxa"/>
                <w:shd w:val="clear" w:color="auto" w:fill="auto"/>
                <w:vAlign w:val="center"/>
              </w:tcPr>
            </w:tcPrChange>
          </w:tcPr>
          <w:p w:rsidR="0095633E" w:rsidRDefault="0095633E">
            <w:pPr>
              <w:jc w:val="center"/>
            </w:pPr>
            <w:ins w:id="694" w:author="SZ_00_50" w:date="2018-09-07T10:52:00Z">
              <w:r>
                <w:rPr>
                  <w:rFonts w:ascii="宋体" w:hAnsi="宋体" w:cs="微软雅黑"/>
                  <w:bCs/>
                  <w:szCs w:val="21"/>
                </w:rPr>
                <w:t>0</w:t>
              </w:r>
            </w:ins>
            <w:del w:id="695" w:author="SZ_00_50" w:date="2018-09-07T10:52:00Z">
              <w:r w:rsidRPr="002E6DFC" w:rsidDel="00D8558E">
                <w:rPr>
                  <w:rFonts w:ascii="宋体" w:hAnsi="宋体" w:cs="微软雅黑" w:hint="eastAsia"/>
                  <w:bCs/>
                  <w:szCs w:val="21"/>
                </w:rPr>
                <w:delText>0</w:delText>
              </w:r>
            </w:del>
            <w:r w:rsidRPr="002E6DFC">
              <w:rPr>
                <w:rFonts w:ascii="宋体" w:hAnsi="宋体" w:cs="微软雅黑" w:hint="eastAsia"/>
                <w:bCs/>
                <w:szCs w:val="21"/>
              </w:rPr>
              <w:t>积分</w:t>
            </w:r>
          </w:p>
        </w:tc>
        <w:tc>
          <w:tcPr>
            <w:tcW w:w="755" w:type="dxa"/>
            <w:shd w:val="clear" w:color="auto" w:fill="auto"/>
            <w:vAlign w:val="center"/>
            <w:tcPrChange w:id="696" w:author="SZ_00_50" w:date="2018-09-13T18:51:00Z">
              <w:tcPr>
                <w:tcW w:w="755" w:type="dxa"/>
                <w:shd w:val="clear" w:color="auto" w:fill="auto"/>
                <w:vAlign w:val="center"/>
              </w:tcPr>
            </w:tcPrChange>
          </w:tcPr>
          <w:p w:rsidR="0095633E" w:rsidRDefault="0095633E">
            <w:pPr>
              <w:jc w:val="center"/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0积分</w:t>
            </w:r>
          </w:p>
        </w:tc>
      </w:tr>
    </w:tbl>
    <w:p w:rsidR="0095633E" w:rsidRDefault="0095633E">
      <w:pPr>
        <w:pStyle w:val="1"/>
        <w:ind w:firstLineChars="0"/>
        <w:rPr>
          <w:ins w:id="697" w:author="SZ_00_50" w:date="2018-09-13T18:51:00Z"/>
          <w:rFonts w:ascii="微软雅黑" w:eastAsia="微软雅黑" w:hAnsi="微软雅黑" w:cs="微软雅黑"/>
          <w:bCs/>
          <w:szCs w:val="21"/>
        </w:rPr>
        <w:pPrChange w:id="698" w:author="SZ_00_50" w:date="2018-09-13T18:51:00Z">
          <w:pPr>
            <w:pStyle w:val="1"/>
            <w:ind w:left="420" w:firstLineChars="0" w:firstLine="0"/>
          </w:pPr>
        </w:pPrChange>
      </w:pPr>
      <w:ins w:id="699" w:author="SZ_00_50" w:date="2018-09-13T18:51:00Z">
        <w:r>
          <w:rPr>
            <w:rFonts w:ascii="微软雅黑" w:eastAsia="微软雅黑" w:hAnsi="微软雅黑" w:cs="微软雅黑" w:hint="eastAsia"/>
            <w:bCs/>
            <w:szCs w:val="21"/>
          </w:rPr>
          <w:t>注：10月20日</w:t>
        </w:r>
        <w:r>
          <w:rPr>
            <w:rFonts w:ascii="微软雅黑" w:eastAsia="微软雅黑" w:hAnsi="微软雅黑" w:cs="微软雅黑"/>
            <w:bCs/>
            <w:szCs w:val="21"/>
          </w:rPr>
          <w:t>当前，预告位置变为</w:t>
        </w:r>
        <w:r>
          <w:rPr>
            <w:rFonts w:ascii="微软雅黑" w:eastAsia="微软雅黑" w:hAnsi="微软雅黑" w:cs="微软雅黑" w:hint="eastAsia"/>
            <w:bCs/>
            <w:szCs w:val="21"/>
          </w:rPr>
          <w:t>5元</w:t>
        </w:r>
        <w:r>
          <w:rPr>
            <w:rFonts w:ascii="微软雅黑" w:eastAsia="微软雅黑" w:hAnsi="微软雅黑" w:cs="微软雅黑"/>
            <w:bCs/>
            <w:szCs w:val="21"/>
          </w:rPr>
          <w:t>现金</w:t>
        </w:r>
        <w:r>
          <w:rPr>
            <w:rFonts w:ascii="微软雅黑" w:eastAsia="微软雅黑" w:hAnsi="微软雅黑" w:cs="微软雅黑" w:hint="eastAsia"/>
            <w:bCs/>
            <w:szCs w:val="21"/>
          </w:rPr>
          <w:t>领取</w:t>
        </w:r>
        <w:r>
          <w:rPr>
            <w:rFonts w:ascii="微软雅黑" w:eastAsia="微软雅黑" w:hAnsi="微软雅黑" w:cs="微软雅黑"/>
            <w:bCs/>
            <w:szCs w:val="21"/>
          </w:rPr>
          <w:t>区</w:t>
        </w:r>
      </w:ins>
      <w:ins w:id="700" w:author="SZ_00_50" w:date="2018-09-29T17:44:00Z">
        <w:r w:rsidR="00497FE9">
          <w:rPr>
            <w:rFonts w:ascii="微软雅黑" w:eastAsia="微软雅黑" w:hAnsi="微软雅黑" w:cs="微软雅黑" w:hint="eastAsia"/>
            <w:bCs/>
            <w:szCs w:val="21"/>
          </w:rPr>
          <w:t>（2500元</w:t>
        </w:r>
        <w:r w:rsidR="00497FE9">
          <w:rPr>
            <w:rFonts w:ascii="微软雅黑" w:eastAsia="微软雅黑" w:hAnsi="微软雅黑" w:cs="微软雅黑"/>
            <w:bCs/>
            <w:szCs w:val="21"/>
          </w:rPr>
          <w:t>积分</w:t>
        </w:r>
        <w:r w:rsidR="00497FE9">
          <w:rPr>
            <w:rFonts w:ascii="微软雅黑" w:eastAsia="微软雅黑" w:hAnsi="微软雅黑" w:cs="微软雅黑" w:hint="eastAsia"/>
            <w:bCs/>
            <w:szCs w:val="21"/>
          </w:rPr>
          <w:t>）</w:t>
        </w:r>
      </w:ins>
      <w:ins w:id="701" w:author="SZ_00_50" w:date="2018-09-13T18:51:00Z">
        <w:r>
          <w:rPr>
            <w:rFonts w:ascii="微软雅黑" w:eastAsia="微软雅黑" w:hAnsi="微软雅黑" w:cs="微软雅黑"/>
            <w:bCs/>
            <w:szCs w:val="21"/>
          </w:rPr>
          <w:t>，用户可</w:t>
        </w:r>
      </w:ins>
      <w:ins w:id="702" w:author="SZ_00_50" w:date="2018-09-13T18:52:00Z">
        <w:r>
          <w:rPr>
            <w:rFonts w:ascii="微软雅黑" w:eastAsia="微软雅黑" w:hAnsi="微软雅黑" w:cs="微软雅黑" w:hint="eastAsia"/>
            <w:bCs/>
            <w:szCs w:val="21"/>
          </w:rPr>
          <w:t>使用</w:t>
        </w:r>
        <w:r>
          <w:rPr>
            <w:rFonts w:ascii="微软雅黑" w:eastAsia="微软雅黑" w:hAnsi="微软雅黑" w:cs="微软雅黑"/>
            <w:bCs/>
            <w:szCs w:val="21"/>
          </w:rPr>
          <w:t>积分</w:t>
        </w:r>
      </w:ins>
      <w:ins w:id="703" w:author="SZ_00_50" w:date="2018-09-13T18:51:00Z">
        <w:r>
          <w:rPr>
            <w:rFonts w:ascii="微软雅黑" w:eastAsia="微软雅黑" w:hAnsi="微软雅黑" w:cs="微软雅黑" w:hint="eastAsia"/>
            <w:bCs/>
            <w:szCs w:val="21"/>
          </w:rPr>
          <w:t>点击</w:t>
        </w:r>
        <w:r>
          <w:rPr>
            <w:rFonts w:ascii="微软雅黑" w:eastAsia="微软雅黑" w:hAnsi="微软雅黑" w:cs="微软雅黑"/>
            <w:bCs/>
            <w:szCs w:val="21"/>
          </w:rPr>
          <w:t>兑换</w:t>
        </w:r>
        <w:r>
          <w:rPr>
            <w:rFonts w:ascii="微软雅黑" w:eastAsia="微软雅黑" w:hAnsi="微软雅黑" w:cs="微软雅黑" w:hint="eastAsia"/>
            <w:bCs/>
            <w:szCs w:val="21"/>
          </w:rPr>
          <w:t>5元</w:t>
        </w:r>
        <w:r>
          <w:rPr>
            <w:rFonts w:ascii="微软雅黑" w:eastAsia="微软雅黑" w:hAnsi="微软雅黑" w:cs="微软雅黑"/>
            <w:bCs/>
            <w:szCs w:val="21"/>
          </w:rPr>
          <w:t>现金</w:t>
        </w:r>
      </w:ins>
      <w:ins w:id="704" w:author="SZ_00_50" w:date="2018-09-13T18:52:00Z">
        <w:r>
          <w:rPr>
            <w:rFonts w:ascii="微软雅黑" w:eastAsia="微软雅黑" w:hAnsi="微软雅黑" w:cs="微软雅黑" w:hint="eastAsia"/>
            <w:bCs/>
            <w:szCs w:val="21"/>
          </w:rPr>
          <w:t>，</w:t>
        </w:r>
        <w:r>
          <w:rPr>
            <w:rFonts w:ascii="微软雅黑" w:eastAsia="微软雅黑" w:hAnsi="微软雅黑" w:cs="微软雅黑"/>
            <w:bCs/>
            <w:szCs w:val="21"/>
          </w:rPr>
          <w:t>如下图例：</w:t>
        </w:r>
      </w:ins>
    </w:p>
    <w:p w:rsidR="0095633E" w:rsidRDefault="00C421BB">
      <w:pPr>
        <w:pStyle w:val="1"/>
        <w:ind w:firstLineChars="0"/>
        <w:rPr>
          <w:ins w:id="705" w:author="SZ_00_50" w:date="2018-10-08T16:26:00Z"/>
          <w:noProof/>
        </w:rPr>
        <w:pPrChange w:id="706" w:author="SZ_00_50" w:date="2018-09-13T18:51:00Z">
          <w:pPr>
            <w:pStyle w:val="1"/>
            <w:ind w:left="420" w:firstLineChars="0" w:firstLine="0"/>
          </w:pPr>
        </w:pPrChange>
      </w:pPr>
      <w:ins w:id="707" w:author="SZ_00_50" w:date="2018-09-13T18:52:00Z">
        <w:r>
          <w:rPr>
            <w:noProof/>
          </w:rPr>
          <w:lastRenderedPageBreak/>
          <w:pict>
            <v:shape id="_x0000_i1042" type="#_x0000_t75" style="width:135.75pt;height:114pt;visibility:visible;mso-wrap-style:square">
              <v:imagedata r:id="rId25" o:title=""/>
            </v:shape>
          </w:pict>
        </w:r>
      </w:ins>
    </w:p>
    <w:p w:rsidR="00EF0B95" w:rsidRPr="0095633E" w:rsidRDefault="00EF0B95">
      <w:pPr>
        <w:pStyle w:val="1"/>
        <w:ind w:firstLineChars="0"/>
        <w:rPr>
          <w:ins w:id="708" w:author="SZ_00_50" w:date="2018-09-13T18:51:00Z"/>
          <w:rFonts w:ascii="微软雅黑" w:eastAsia="微软雅黑" w:hAnsi="微软雅黑" w:cs="微软雅黑"/>
          <w:bCs/>
          <w:szCs w:val="21"/>
        </w:rPr>
        <w:pPrChange w:id="709" w:author="SZ_00_50" w:date="2018-09-13T18:51:00Z">
          <w:pPr>
            <w:pStyle w:val="1"/>
            <w:ind w:left="420" w:firstLineChars="0" w:firstLine="0"/>
          </w:pPr>
        </w:pPrChange>
      </w:pPr>
      <w:ins w:id="710" w:author="SZ_00_50" w:date="2018-10-08T16:26:00Z">
        <w:r w:rsidRPr="00EF0B95">
          <w:rPr>
            <w:rFonts w:ascii="微软雅黑" w:eastAsia="微软雅黑" w:hAnsi="微软雅黑" w:cs="微软雅黑" w:hint="eastAsia"/>
            <w:bCs/>
            <w:szCs w:val="21"/>
            <w:rPrChange w:id="711" w:author="SZ_00_50" w:date="2018-10-08T16:26:00Z">
              <w:rPr>
                <w:rFonts w:hint="eastAsia"/>
                <w:noProof/>
              </w:rPr>
            </w:rPrChange>
          </w:rPr>
          <w:t>备注：</w:t>
        </w:r>
        <w:r>
          <w:rPr>
            <w:rFonts w:ascii="微软雅黑" w:eastAsia="微软雅黑" w:hAnsi="微软雅黑" w:cs="微软雅黑" w:hint="eastAsia"/>
            <w:bCs/>
            <w:szCs w:val="21"/>
          </w:rPr>
          <w:t>20日</w:t>
        </w:r>
        <w:r>
          <w:rPr>
            <w:rFonts w:ascii="微软雅黑" w:eastAsia="微软雅黑" w:hAnsi="微软雅黑" w:cs="微软雅黑"/>
            <w:bCs/>
            <w:szCs w:val="21"/>
          </w:rPr>
          <w:t>当天用户领满</w:t>
        </w:r>
      </w:ins>
      <w:ins w:id="712" w:author="SZ_00_50" w:date="2018-10-08T16:27:00Z">
        <w:r>
          <w:rPr>
            <w:rFonts w:ascii="微软雅黑" w:eastAsia="微软雅黑" w:hAnsi="微软雅黑" w:cs="微软雅黑" w:hint="eastAsia"/>
            <w:bCs/>
            <w:szCs w:val="21"/>
          </w:rPr>
          <w:t>2种</w:t>
        </w:r>
        <w:r>
          <w:rPr>
            <w:rFonts w:ascii="微软雅黑" w:eastAsia="微软雅黑" w:hAnsi="微软雅黑" w:cs="微软雅黑"/>
            <w:bCs/>
            <w:szCs w:val="21"/>
          </w:rPr>
          <w:t>券</w:t>
        </w:r>
        <w:r>
          <w:rPr>
            <w:rFonts w:ascii="微软雅黑" w:eastAsia="微软雅黑" w:hAnsi="微软雅黑" w:cs="微软雅黑" w:hint="eastAsia"/>
            <w:bCs/>
            <w:szCs w:val="21"/>
          </w:rPr>
          <w:t>，再</w:t>
        </w:r>
        <w:r>
          <w:rPr>
            <w:rFonts w:ascii="微软雅黑" w:eastAsia="微软雅黑" w:hAnsi="微软雅黑" w:cs="微软雅黑"/>
            <w:bCs/>
            <w:szCs w:val="21"/>
          </w:rPr>
          <w:t>领取时</w:t>
        </w:r>
        <w:r>
          <w:rPr>
            <w:rFonts w:ascii="微软雅黑" w:eastAsia="微软雅黑" w:hAnsi="微软雅黑" w:cs="微软雅黑" w:hint="eastAsia"/>
            <w:bCs/>
            <w:szCs w:val="21"/>
          </w:rPr>
          <w:t>的弹窗</w:t>
        </w:r>
        <w:r>
          <w:rPr>
            <w:rFonts w:ascii="微软雅黑" w:eastAsia="微软雅黑" w:hAnsi="微软雅黑" w:cs="微软雅黑"/>
            <w:bCs/>
            <w:szCs w:val="21"/>
          </w:rPr>
          <w:t>文案变为：每日</w:t>
        </w:r>
        <w:r>
          <w:rPr>
            <w:rFonts w:ascii="微软雅黑" w:eastAsia="微软雅黑" w:hAnsi="微软雅黑" w:cs="微软雅黑" w:hint="eastAsia"/>
            <w:bCs/>
            <w:szCs w:val="21"/>
          </w:rPr>
          <w:t>每人</w:t>
        </w:r>
        <w:r>
          <w:rPr>
            <w:rFonts w:ascii="微软雅黑" w:eastAsia="微软雅黑" w:hAnsi="微软雅黑" w:cs="微软雅黑"/>
            <w:bCs/>
            <w:szCs w:val="21"/>
          </w:rPr>
          <w:t>限领</w:t>
        </w:r>
        <w:r>
          <w:rPr>
            <w:rFonts w:ascii="微软雅黑" w:eastAsia="微软雅黑" w:hAnsi="微软雅黑" w:cs="微软雅黑" w:hint="eastAsia"/>
            <w:bCs/>
            <w:szCs w:val="21"/>
          </w:rPr>
          <w:t>2种</w:t>
        </w:r>
        <w:r>
          <w:rPr>
            <w:rFonts w:ascii="微软雅黑" w:eastAsia="微软雅黑" w:hAnsi="微软雅黑" w:cs="微软雅黑"/>
            <w:bCs/>
            <w:szCs w:val="21"/>
          </w:rPr>
          <w:t>券</w:t>
        </w:r>
        <w:r>
          <w:rPr>
            <w:rFonts w:ascii="微软雅黑" w:eastAsia="微软雅黑" w:hAnsi="微软雅黑" w:cs="微软雅黑" w:hint="eastAsia"/>
            <w:bCs/>
            <w:szCs w:val="21"/>
          </w:rPr>
          <w:t>~</w:t>
        </w:r>
      </w:ins>
    </w:p>
    <w:p w:rsidR="00780689" w:rsidRDefault="00780689">
      <w:pPr>
        <w:pStyle w:val="1"/>
        <w:numPr>
          <w:ilvl w:val="0"/>
          <w:numId w:val="53"/>
        </w:numPr>
        <w:ind w:firstLineChars="0"/>
        <w:rPr>
          <w:ins w:id="713" w:author="SZ_00_50" w:date="2018-09-13T18:23:00Z"/>
          <w:rFonts w:ascii="微软雅黑" w:eastAsia="微软雅黑" w:hAnsi="微软雅黑" w:cs="微软雅黑"/>
          <w:bCs/>
          <w:szCs w:val="21"/>
        </w:rPr>
        <w:pPrChange w:id="714" w:author="SZ_00_50" w:date="2018-09-13T18:23:00Z">
          <w:pPr>
            <w:pStyle w:val="1"/>
            <w:ind w:left="420" w:firstLineChars="0" w:firstLine="0"/>
          </w:pPr>
        </w:pPrChange>
      </w:pPr>
      <w:ins w:id="715" w:author="SZ_00_50" w:date="2018-09-13T18:22:00Z">
        <w:r>
          <w:rPr>
            <w:rFonts w:ascii="微软雅黑" w:eastAsia="微软雅黑" w:hAnsi="微软雅黑" w:cs="微软雅黑" w:hint="eastAsia"/>
            <w:bCs/>
            <w:szCs w:val="21"/>
          </w:rPr>
          <w:t>活动结束</w:t>
        </w:r>
        <w:r>
          <w:rPr>
            <w:rFonts w:ascii="微软雅黑" w:eastAsia="微软雅黑" w:hAnsi="微软雅黑" w:cs="微软雅黑"/>
            <w:bCs/>
            <w:szCs w:val="21"/>
          </w:rPr>
          <w:t>后，</w:t>
        </w:r>
        <w:r>
          <w:rPr>
            <w:rFonts w:ascii="微软雅黑" w:eastAsia="微软雅黑" w:hAnsi="微软雅黑" w:cs="微软雅黑" w:hint="eastAsia"/>
            <w:bCs/>
            <w:szCs w:val="21"/>
          </w:rPr>
          <w:t>在10月21日0:00:00-10月31日23:59:59期间</w:t>
        </w:r>
        <w:r>
          <w:rPr>
            <w:rFonts w:ascii="微软雅黑" w:eastAsia="微软雅黑" w:hAnsi="微软雅黑" w:cs="微软雅黑"/>
            <w:bCs/>
            <w:szCs w:val="21"/>
          </w:rPr>
          <w:t>，</w:t>
        </w:r>
      </w:ins>
      <w:ins w:id="716" w:author="SZ_00_50" w:date="2018-09-13T18:23:00Z">
        <w:r>
          <w:rPr>
            <w:rFonts w:ascii="微软雅黑" w:eastAsia="微软雅黑" w:hAnsi="微软雅黑" w:cs="微软雅黑" w:hint="eastAsia"/>
            <w:bCs/>
            <w:szCs w:val="21"/>
          </w:rPr>
          <w:t>如下</w:t>
        </w:r>
        <w:r>
          <w:rPr>
            <w:rFonts w:ascii="微软雅黑" w:eastAsia="微软雅黑" w:hAnsi="微软雅黑" w:cs="微软雅黑"/>
            <w:bCs/>
            <w:szCs w:val="21"/>
          </w:rPr>
          <w:t>显示：</w:t>
        </w:r>
      </w:ins>
    </w:p>
    <w:p w:rsidR="00780689" w:rsidRDefault="00C421BB">
      <w:pPr>
        <w:pStyle w:val="1"/>
        <w:ind w:left="314" w:firstLineChars="0" w:firstLine="0"/>
        <w:rPr>
          <w:ins w:id="717" w:author="SZ_00_50" w:date="2018-09-13T18:22:00Z"/>
          <w:rFonts w:ascii="微软雅黑" w:eastAsia="微软雅黑" w:hAnsi="微软雅黑" w:cs="微软雅黑"/>
          <w:bCs/>
          <w:szCs w:val="21"/>
        </w:rPr>
        <w:pPrChange w:id="718" w:author="SZ_00_50" w:date="2018-09-13T18:23:00Z">
          <w:pPr>
            <w:pStyle w:val="1"/>
            <w:ind w:left="420" w:firstLineChars="0" w:firstLine="0"/>
          </w:pPr>
        </w:pPrChange>
      </w:pPr>
      <w:ins w:id="719" w:author="SZ_00_50" w:date="2018-09-13T18:43:00Z">
        <w:r>
          <w:rPr>
            <w:noProof/>
          </w:rPr>
          <w:pict>
            <v:shape id="_x0000_i1043" type="#_x0000_t75" style="width:414.75pt;height:115.5pt;visibility:visible;mso-wrap-style:square">
              <v:imagedata r:id="rId26" o:title=""/>
            </v:shape>
          </w:pict>
        </w:r>
      </w:ins>
    </w:p>
    <w:p w:rsidR="00780689" w:rsidRPr="0095633E" w:rsidRDefault="009668C1" w:rsidP="00B31203">
      <w:pPr>
        <w:pStyle w:val="1"/>
        <w:ind w:left="420" w:firstLineChars="0" w:firstLine="0"/>
        <w:rPr>
          <w:rFonts w:ascii="微软雅黑" w:eastAsia="微软雅黑" w:hAnsi="微软雅黑" w:cs="微软雅黑"/>
          <w:bCs/>
          <w:szCs w:val="21"/>
        </w:rPr>
      </w:pPr>
      <w:ins w:id="720" w:author="SZ_00_50" w:date="2018-09-13T18:44:00Z">
        <w:r>
          <w:rPr>
            <w:rFonts w:ascii="微软雅黑" w:eastAsia="微软雅黑" w:hAnsi="微软雅黑" w:cs="微软雅黑" w:hint="eastAsia"/>
            <w:bCs/>
            <w:szCs w:val="21"/>
          </w:rPr>
          <w:t>点击</w:t>
        </w:r>
        <w:r>
          <w:rPr>
            <w:rFonts w:ascii="微软雅黑" w:eastAsia="微软雅黑" w:hAnsi="微软雅黑" w:cs="微软雅黑"/>
            <w:bCs/>
            <w:szCs w:val="21"/>
          </w:rPr>
          <w:t>【</w:t>
        </w:r>
        <w:r>
          <w:rPr>
            <w:rFonts w:ascii="微软雅黑" w:eastAsia="微软雅黑" w:hAnsi="微软雅黑" w:cs="微软雅黑" w:hint="eastAsia"/>
            <w:bCs/>
            <w:szCs w:val="21"/>
          </w:rPr>
          <w:t>已结束</w:t>
        </w:r>
        <w:r>
          <w:rPr>
            <w:rFonts w:ascii="微软雅黑" w:eastAsia="微软雅黑" w:hAnsi="微软雅黑" w:cs="微软雅黑"/>
            <w:bCs/>
            <w:szCs w:val="21"/>
          </w:rPr>
          <w:t>】</w:t>
        </w:r>
        <w:r>
          <w:rPr>
            <w:rFonts w:ascii="微软雅黑" w:eastAsia="微软雅黑" w:hAnsi="微软雅黑" w:cs="微软雅黑" w:hint="eastAsia"/>
            <w:bCs/>
            <w:szCs w:val="21"/>
          </w:rPr>
          <w:t>，</w:t>
        </w:r>
        <w:r w:rsidRPr="009668C1">
          <w:rPr>
            <w:rFonts w:ascii="微软雅黑" w:eastAsia="微软雅黑" w:hAnsi="微软雅黑" w:cs="微软雅黑" w:hint="eastAsia"/>
            <w:bCs/>
            <w:szCs w:val="21"/>
          </w:rPr>
          <w:t>给toast提示：天天领神券活动已经结束啦~，持续2s</w:t>
        </w:r>
      </w:ins>
    </w:p>
    <w:p w:rsidR="00ED62C7" w:rsidRPr="002300A4" w:rsidRDefault="00A81D5F" w:rsidP="00A81D5F">
      <w:pPr>
        <w:pStyle w:val="1"/>
        <w:numPr>
          <w:ilvl w:val="0"/>
          <w:numId w:val="23"/>
        </w:numPr>
        <w:ind w:firstLineChars="0"/>
        <w:outlineLvl w:val="2"/>
        <w:rPr>
          <w:rFonts w:ascii="微软雅黑" w:eastAsia="微软雅黑" w:hAnsi="微软雅黑" w:cs="微软雅黑"/>
          <w:b/>
          <w:bCs/>
          <w:szCs w:val="21"/>
        </w:rPr>
      </w:pPr>
      <w:r>
        <w:rPr>
          <w:rFonts w:ascii="微软雅黑" w:eastAsia="微软雅黑" w:hAnsi="微软雅黑" w:cs="微软雅黑" w:hint="eastAsia"/>
          <w:b/>
          <w:bCs/>
          <w:szCs w:val="21"/>
        </w:rPr>
        <w:t xml:space="preserve">       </w:t>
      </w:r>
      <w:r w:rsidR="00ED62C7" w:rsidRPr="002300A4">
        <w:rPr>
          <w:rFonts w:ascii="微软雅黑" w:eastAsia="微软雅黑" w:hAnsi="微软雅黑" w:cs="微软雅黑" w:hint="eastAsia"/>
          <w:b/>
          <w:bCs/>
          <w:szCs w:val="21"/>
        </w:rPr>
        <w:t>豪</w:t>
      </w:r>
      <w:r w:rsidR="00ED62C7" w:rsidRPr="002300A4">
        <w:rPr>
          <w:rFonts w:ascii="微软雅黑" w:eastAsia="微软雅黑" w:hAnsi="微软雅黑" w:cs="微软雅黑"/>
          <w:b/>
          <w:bCs/>
          <w:szCs w:val="21"/>
        </w:rPr>
        <w:t>送</w:t>
      </w:r>
      <w:ins w:id="721" w:author="SZ_00_50" w:date="2018-09-14T10:00:00Z">
        <w:r w:rsidR="000707AB" w:rsidRPr="009668C1">
          <w:rPr>
            <w:rFonts w:ascii="微软雅黑" w:eastAsia="微软雅黑" w:hAnsi="微软雅黑" w:cs="微软雅黑"/>
            <w:szCs w:val="21"/>
          </w:rPr>
          <w:t>iPhone Xs Max</w:t>
        </w:r>
      </w:ins>
      <w:del w:id="722" w:author="SZ_00_50" w:date="2018-09-14T10:00:00Z">
        <w:r w:rsidR="00ED62C7" w:rsidRPr="002300A4" w:rsidDel="000707AB">
          <w:rPr>
            <w:rFonts w:ascii="微软雅黑" w:eastAsia="微软雅黑" w:hAnsi="微软雅黑" w:cs="微软雅黑"/>
            <w:b/>
            <w:bCs/>
            <w:szCs w:val="21"/>
          </w:rPr>
          <w:delText>iPhone 9</w:delText>
        </w:r>
      </w:del>
    </w:p>
    <w:p w:rsidR="00ED62C7" w:rsidRDefault="00ED62C7" w:rsidP="00ED62C7">
      <w:pPr>
        <w:pStyle w:val="1"/>
        <w:numPr>
          <w:ilvl w:val="1"/>
          <w:numId w:val="23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标题文案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“</w:t>
      </w:r>
      <w:r>
        <w:rPr>
          <w:rFonts w:ascii="微软雅黑" w:eastAsia="微软雅黑" w:hAnsi="微软雅黑" w:cs="微软雅黑" w:hint="eastAsia"/>
          <w:bCs/>
          <w:szCs w:val="21"/>
        </w:rPr>
        <w:t>豪</w:t>
      </w:r>
      <w:r>
        <w:rPr>
          <w:rFonts w:ascii="微软雅黑" w:eastAsia="微软雅黑" w:hAnsi="微软雅黑" w:cs="微软雅黑"/>
          <w:bCs/>
          <w:szCs w:val="21"/>
        </w:rPr>
        <w:t>送</w:t>
      </w:r>
      <w:ins w:id="723" w:author="SZ_00_50" w:date="2018-09-14T10:00:00Z">
        <w:r w:rsidR="000707AB" w:rsidRPr="009668C1">
          <w:rPr>
            <w:rFonts w:ascii="微软雅黑" w:eastAsia="微软雅黑" w:hAnsi="微软雅黑" w:cs="微软雅黑"/>
            <w:szCs w:val="21"/>
          </w:rPr>
          <w:t>iPhone Xs Max</w:t>
        </w:r>
      </w:ins>
      <w:del w:id="724" w:author="SZ_00_50" w:date="2018-09-14T10:00:00Z">
        <w:r w:rsidDel="000707AB">
          <w:rPr>
            <w:rFonts w:ascii="微软雅黑" w:eastAsia="微软雅黑" w:hAnsi="微软雅黑" w:cs="微软雅黑"/>
            <w:bCs/>
            <w:szCs w:val="21"/>
          </w:rPr>
          <w:delText>iPhone 9</w:delText>
        </w:r>
      </w:del>
      <w:r>
        <w:rPr>
          <w:rFonts w:ascii="微软雅黑" w:eastAsia="微软雅黑" w:hAnsi="微软雅黑" w:hint="eastAsia"/>
          <w:bCs/>
          <w:szCs w:val="21"/>
        </w:rPr>
        <w:t>”，</w:t>
      </w:r>
      <w:r>
        <w:rPr>
          <w:rFonts w:ascii="微软雅黑" w:eastAsia="微软雅黑" w:hAnsi="微软雅黑"/>
          <w:bCs/>
          <w:szCs w:val="21"/>
        </w:rPr>
        <w:t>静态文案；</w:t>
      </w:r>
    </w:p>
    <w:p w:rsidR="00ED62C7" w:rsidRDefault="00ED62C7" w:rsidP="00ED62C7">
      <w:pPr>
        <w:pStyle w:val="1"/>
        <w:numPr>
          <w:ilvl w:val="1"/>
          <w:numId w:val="23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时间</w:t>
      </w:r>
      <w:r>
        <w:rPr>
          <w:rFonts w:ascii="微软雅黑" w:eastAsia="微软雅黑" w:hAnsi="微软雅黑"/>
          <w:bCs/>
          <w:szCs w:val="21"/>
        </w:rPr>
        <w:t>说明：“10</w:t>
      </w:r>
      <w:r>
        <w:rPr>
          <w:rFonts w:ascii="微软雅黑" w:eastAsia="微软雅黑" w:hAnsi="微软雅黑" w:hint="eastAsia"/>
          <w:bCs/>
          <w:szCs w:val="21"/>
        </w:rPr>
        <w:t>月10日</w:t>
      </w:r>
      <w:r>
        <w:rPr>
          <w:rFonts w:ascii="微软雅黑" w:eastAsia="微软雅黑" w:hAnsi="微软雅黑"/>
          <w:bCs/>
          <w:szCs w:val="21"/>
        </w:rPr>
        <w:t>-10</w:t>
      </w:r>
      <w:r>
        <w:rPr>
          <w:rFonts w:ascii="微软雅黑" w:eastAsia="微软雅黑" w:hAnsi="微软雅黑" w:hint="eastAsia"/>
          <w:bCs/>
          <w:szCs w:val="21"/>
        </w:rPr>
        <w:t>月</w:t>
      </w:r>
      <w:r w:rsidR="00A565F5">
        <w:rPr>
          <w:rFonts w:ascii="微软雅黑" w:eastAsia="微软雅黑" w:hAnsi="微软雅黑" w:hint="eastAsia"/>
          <w:bCs/>
          <w:szCs w:val="21"/>
        </w:rPr>
        <w:t>31</w:t>
      </w:r>
      <w:r>
        <w:rPr>
          <w:rFonts w:ascii="微软雅黑" w:eastAsia="微软雅黑" w:hAnsi="微软雅黑" w:hint="eastAsia"/>
          <w:bCs/>
          <w:szCs w:val="21"/>
        </w:rPr>
        <w:t>日</w:t>
      </w:r>
      <w:r>
        <w:rPr>
          <w:rFonts w:ascii="微软雅黑" w:eastAsia="微软雅黑" w:hAnsi="微软雅黑"/>
          <w:bCs/>
          <w:szCs w:val="21"/>
        </w:rPr>
        <w:t>”</w:t>
      </w:r>
    </w:p>
    <w:p w:rsidR="00ED62C7" w:rsidRDefault="00ED62C7" w:rsidP="00ED62C7">
      <w:pPr>
        <w:pStyle w:val="1"/>
        <w:numPr>
          <w:ilvl w:val="1"/>
          <w:numId w:val="23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活动规则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弹窗形式</w:t>
      </w:r>
      <w:r>
        <w:rPr>
          <w:rFonts w:ascii="微软雅黑" w:eastAsia="微软雅黑" w:hAnsi="微软雅黑"/>
          <w:bCs/>
          <w:szCs w:val="21"/>
        </w:rPr>
        <w:t>，</w:t>
      </w:r>
      <w:r>
        <w:rPr>
          <w:rFonts w:ascii="微软雅黑" w:eastAsia="微软雅黑" w:hAnsi="微软雅黑" w:hint="eastAsia"/>
          <w:bCs/>
          <w:szCs w:val="21"/>
        </w:rPr>
        <w:t>点击</w:t>
      </w:r>
      <w:r>
        <w:rPr>
          <w:rFonts w:ascii="微软雅黑" w:eastAsia="微软雅黑" w:hAnsi="微软雅黑"/>
          <w:bCs/>
          <w:szCs w:val="21"/>
        </w:rPr>
        <w:t>展开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/>
          <w:bCs/>
          <w:szCs w:val="21"/>
        </w:rPr>
        <w:t>点</w:t>
      </w:r>
      <w:r>
        <w:rPr>
          <w:rFonts w:ascii="微软雅黑" w:eastAsia="微软雅黑" w:hAnsi="微软雅黑" w:hint="eastAsia"/>
          <w:bCs/>
          <w:szCs w:val="21"/>
        </w:rPr>
        <w:t>【关闭】关闭</w:t>
      </w:r>
      <w:r>
        <w:rPr>
          <w:rFonts w:ascii="微软雅黑" w:eastAsia="微软雅黑" w:hAnsi="微软雅黑"/>
          <w:bCs/>
          <w:szCs w:val="21"/>
        </w:rPr>
        <w:t>弹窗。</w:t>
      </w:r>
    </w:p>
    <w:p w:rsidR="002300A4" w:rsidRDefault="00ED62C7" w:rsidP="002300A4">
      <w:pPr>
        <w:jc w:val="left"/>
        <w:rPr>
          <w:rFonts w:ascii="微软雅黑" w:eastAsia="微软雅黑" w:hAnsi="微软雅黑" w:cs="微软雅黑"/>
          <w:szCs w:val="21"/>
        </w:rPr>
      </w:pPr>
      <w:r w:rsidRPr="00392515">
        <w:rPr>
          <w:rFonts w:ascii="微软雅黑" w:eastAsia="微软雅黑" w:hAnsi="微软雅黑"/>
          <w:bCs/>
          <w:szCs w:val="21"/>
        </w:rPr>
        <w:t>“</w:t>
      </w:r>
      <w:r>
        <w:rPr>
          <w:rFonts w:ascii="微软雅黑" w:eastAsia="微软雅黑" w:hAnsi="微软雅黑" w:cs="微软雅黑" w:hint="eastAsia"/>
          <w:szCs w:val="21"/>
        </w:rPr>
        <w:t>活动规则：</w:t>
      </w:r>
      <w:r w:rsidR="002300A4">
        <w:rPr>
          <w:rFonts w:ascii="微软雅黑" w:eastAsia="微软雅黑" w:hAnsi="微软雅黑" w:cs="微软雅黑" w:hint="eastAsia"/>
          <w:szCs w:val="21"/>
        </w:rPr>
        <w:t>1、</w:t>
      </w:r>
      <w:r w:rsidR="002300A4" w:rsidRPr="002300A4">
        <w:rPr>
          <w:rFonts w:ascii="微软雅黑" w:eastAsia="微软雅黑" w:hAnsi="微软雅黑" w:cs="微软雅黑" w:hint="eastAsia"/>
          <w:szCs w:val="21"/>
        </w:rPr>
        <w:t>活动时间：2018年10月10日</w:t>
      </w:r>
      <w:r w:rsidR="00E4372A">
        <w:rPr>
          <w:rFonts w:ascii="微软雅黑" w:eastAsia="微软雅黑" w:hAnsi="微软雅黑" w:cs="微软雅黑" w:hint="eastAsia"/>
          <w:szCs w:val="21"/>
        </w:rPr>
        <w:t>0:00:00</w:t>
      </w:r>
      <w:r w:rsidR="002300A4" w:rsidRPr="002300A4">
        <w:rPr>
          <w:rFonts w:ascii="微软雅黑" w:eastAsia="微软雅黑" w:hAnsi="微软雅黑" w:cs="微软雅黑" w:hint="eastAsia"/>
          <w:szCs w:val="21"/>
        </w:rPr>
        <w:t>-10月31日</w:t>
      </w:r>
      <w:r w:rsidR="00E4372A">
        <w:rPr>
          <w:rFonts w:ascii="微软雅黑" w:eastAsia="微软雅黑" w:hAnsi="微软雅黑" w:cs="微软雅黑" w:hint="eastAsia"/>
          <w:szCs w:val="21"/>
        </w:rPr>
        <w:t>23:59:59</w:t>
      </w:r>
      <w:r w:rsidR="002300A4">
        <w:rPr>
          <w:rFonts w:ascii="微软雅黑" w:eastAsia="微软雅黑" w:hAnsi="微软雅黑" w:cs="微软雅黑" w:hint="eastAsia"/>
          <w:szCs w:val="21"/>
        </w:rPr>
        <w:t>；</w:t>
      </w:r>
    </w:p>
    <w:p w:rsidR="002300A4" w:rsidRPr="002300A4" w:rsidRDefault="002300A4" w:rsidP="002300A4">
      <w:pPr>
        <w:jc w:val="left"/>
        <w:rPr>
          <w:rFonts w:ascii="微软雅黑" w:eastAsia="微软雅黑" w:hAnsi="微软雅黑" w:cs="微软雅黑"/>
          <w:szCs w:val="21"/>
        </w:rPr>
      </w:pPr>
      <w:r w:rsidRPr="002300A4">
        <w:rPr>
          <w:rFonts w:ascii="微软雅黑" w:eastAsia="微软雅黑" w:hAnsi="微软雅黑" w:cs="微软雅黑" w:hint="eastAsia"/>
          <w:szCs w:val="21"/>
        </w:rPr>
        <w:t>2、10月10日-10月31日累计出借金额排名前8名且累计出借金额满</w:t>
      </w:r>
      <w:del w:id="725" w:author="SZ_00_50" w:date="2018-09-13T18:44:00Z">
        <w:r w:rsidRPr="002300A4" w:rsidDel="009668C1">
          <w:rPr>
            <w:rFonts w:ascii="微软雅黑" w:eastAsia="微软雅黑" w:hAnsi="微软雅黑" w:cs="微软雅黑" w:hint="eastAsia"/>
            <w:szCs w:val="21"/>
          </w:rPr>
          <w:delText>200</w:delText>
        </w:r>
      </w:del>
      <w:ins w:id="726" w:author="SZ_00_50" w:date="2018-09-13T18:44:00Z">
        <w:r w:rsidR="009668C1">
          <w:rPr>
            <w:rFonts w:ascii="微软雅黑" w:eastAsia="微软雅黑" w:hAnsi="微软雅黑" w:cs="微软雅黑"/>
            <w:szCs w:val="21"/>
          </w:rPr>
          <w:t>3</w:t>
        </w:r>
        <w:r w:rsidR="009668C1" w:rsidRPr="002300A4">
          <w:rPr>
            <w:rFonts w:ascii="微软雅黑" w:eastAsia="微软雅黑" w:hAnsi="微软雅黑" w:cs="微软雅黑" w:hint="eastAsia"/>
            <w:szCs w:val="21"/>
          </w:rPr>
          <w:t>00</w:t>
        </w:r>
      </w:ins>
      <w:r w:rsidRPr="002300A4">
        <w:rPr>
          <w:rFonts w:ascii="微软雅黑" w:eastAsia="微软雅黑" w:hAnsi="微软雅黑" w:cs="微软雅黑" w:hint="eastAsia"/>
          <w:szCs w:val="21"/>
        </w:rPr>
        <w:t>万的用户，可获</w:t>
      </w:r>
      <w:ins w:id="727" w:author="SZ_00_50" w:date="2018-09-13T18:44:00Z">
        <w:r w:rsidR="009668C1" w:rsidRPr="009668C1">
          <w:rPr>
            <w:rFonts w:ascii="微软雅黑" w:eastAsia="微软雅黑" w:hAnsi="微软雅黑" w:cs="微软雅黑"/>
            <w:szCs w:val="21"/>
          </w:rPr>
          <w:t>iPhone Xs Max</w:t>
        </w:r>
      </w:ins>
      <w:del w:id="728" w:author="SZ_00_50" w:date="2018-09-13T18:44:00Z">
        <w:r w:rsidRPr="002300A4" w:rsidDel="009668C1">
          <w:rPr>
            <w:rFonts w:ascii="微软雅黑" w:eastAsia="微软雅黑" w:hAnsi="微软雅黑" w:cs="微软雅黑" w:hint="eastAsia"/>
            <w:szCs w:val="21"/>
          </w:rPr>
          <w:delText>新版iPhone</w:delText>
        </w:r>
      </w:del>
      <w:r w:rsidRPr="002300A4">
        <w:rPr>
          <w:rFonts w:ascii="微软雅黑" w:eastAsia="微软雅黑" w:hAnsi="微软雅黑" w:cs="微软雅黑" w:hint="eastAsia"/>
          <w:szCs w:val="21"/>
        </w:rPr>
        <w:t>一台，当第8名出现并列时，以先达到并列金额的用户为准；</w:t>
      </w:r>
    </w:p>
    <w:p w:rsidR="002300A4" w:rsidRDefault="002300A4" w:rsidP="002300A4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3、纳入累计出借额计算范围的自动投标工具包含：YY-Q/YY-X/YY-N/YY-A/YY-B/YY-C/YY-VIPA/YY-VIPB/YY-VIPC；</w:t>
      </w:r>
    </w:p>
    <w:p w:rsidR="002300A4" w:rsidRDefault="002300A4" w:rsidP="002300A4">
      <w:pPr>
        <w:jc w:val="left"/>
        <w:rPr>
          <w:ins w:id="729" w:author="SZ_00_50" w:date="2018-09-14T08:54:00Z"/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4、工作人员将于活动结束后的15个工作日内联系兑奖，领取奖品需在【账户-设置-我的地址】中登记地址，活动结束后一个月为申诉期，逾期未提交收货信息视为自动放弃奖励；</w:t>
      </w:r>
    </w:p>
    <w:p w:rsidR="00972640" w:rsidRDefault="00972640" w:rsidP="002300A4">
      <w:pPr>
        <w:jc w:val="left"/>
        <w:rPr>
          <w:rFonts w:ascii="微软雅黑" w:eastAsia="微软雅黑" w:hAnsi="微软雅黑" w:cs="微软雅黑"/>
          <w:szCs w:val="21"/>
        </w:rPr>
      </w:pPr>
      <w:ins w:id="730" w:author="SZ_00_50" w:date="2018-09-14T08:54:00Z">
        <w:r>
          <w:rPr>
            <w:rFonts w:ascii="微软雅黑" w:eastAsia="微软雅黑" w:hAnsi="微软雅黑" w:cs="微软雅黑" w:hint="eastAsia"/>
            <w:szCs w:val="21"/>
          </w:rPr>
          <w:lastRenderedPageBreak/>
          <w:t>5、</w:t>
        </w:r>
        <w:r w:rsidRPr="00972640">
          <w:rPr>
            <w:rFonts w:ascii="微软雅黑" w:eastAsia="微软雅黑" w:hAnsi="微软雅黑" w:cs="微软雅黑" w:hint="eastAsia"/>
            <w:szCs w:val="21"/>
          </w:rPr>
          <w:t>活动期间成功续投出去的用户可正常参与本活动；</w:t>
        </w:r>
      </w:ins>
    </w:p>
    <w:p w:rsidR="002300A4" w:rsidRDefault="00972640" w:rsidP="002300A4">
      <w:pPr>
        <w:jc w:val="left"/>
        <w:rPr>
          <w:rFonts w:ascii="微软雅黑" w:eastAsia="微软雅黑" w:hAnsi="微软雅黑" w:cs="微软雅黑"/>
          <w:szCs w:val="21"/>
        </w:rPr>
      </w:pPr>
      <w:ins w:id="731" w:author="SZ_00_50" w:date="2018-09-14T08:54:00Z">
        <w:r>
          <w:rPr>
            <w:rFonts w:ascii="微软雅黑" w:eastAsia="微软雅黑" w:hAnsi="微软雅黑" w:cs="微软雅黑" w:hint="eastAsia"/>
            <w:szCs w:val="21"/>
          </w:rPr>
          <w:t>6、</w:t>
        </w:r>
      </w:ins>
      <w:del w:id="732" w:author="SZ_00_50" w:date="2018-09-14T08:54:00Z">
        <w:r w:rsidR="002300A4" w:rsidDel="00972640">
          <w:rPr>
            <w:rFonts w:ascii="微软雅黑" w:eastAsia="微软雅黑" w:hAnsi="微软雅黑" w:cs="微软雅黑" w:hint="eastAsia"/>
            <w:szCs w:val="21"/>
          </w:rPr>
          <w:delText>5、</w:delText>
        </w:r>
      </w:del>
      <w:r w:rsidR="002300A4">
        <w:rPr>
          <w:rFonts w:ascii="微软雅黑" w:eastAsia="微软雅黑" w:hAnsi="微软雅黑" w:cs="微软雅黑" w:hint="eastAsia"/>
          <w:szCs w:val="21"/>
        </w:rPr>
        <w:t>活动申诉期截止至2018年11月30日，本活动最终解释权归友金服所有。”</w:t>
      </w:r>
    </w:p>
    <w:p w:rsidR="00ED62C7" w:rsidRDefault="002300A4" w:rsidP="009668C1">
      <w:pPr>
        <w:numPr>
          <w:ilvl w:val="0"/>
          <w:numId w:val="14"/>
        </w:num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图片文案</w:t>
      </w:r>
      <w:r>
        <w:rPr>
          <w:rFonts w:ascii="微软雅黑" w:eastAsia="微软雅黑" w:hAnsi="微软雅黑" w:cs="微软雅黑"/>
          <w:szCs w:val="21"/>
        </w:rPr>
        <w:t>：“</w:t>
      </w:r>
      <w:r>
        <w:rPr>
          <w:rFonts w:ascii="微软雅黑" w:eastAsia="微软雅黑" w:hAnsi="微软雅黑" w:cs="微软雅黑" w:hint="eastAsia"/>
          <w:szCs w:val="21"/>
        </w:rPr>
        <w:t>活动</w:t>
      </w:r>
      <w:r>
        <w:rPr>
          <w:rFonts w:ascii="微软雅黑" w:eastAsia="微软雅黑" w:hAnsi="微软雅黑" w:cs="微软雅黑"/>
          <w:szCs w:val="21"/>
        </w:rPr>
        <w:t>期间，累计出借额为前八名且满</w:t>
      </w:r>
      <w:ins w:id="733" w:author="SZ_00_50" w:date="2018-09-13T18:44:00Z">
        <w:r w:rsidR="009668C1">
          <w:rPr>
            <w:rFonts w:ascii="微软雅黑" w:eastAsia="微软雅黑" w:hAnsi="微软雅黑" w:cs="微软雅黑"/>
            <w:szCs w:val="21"/>
          </w:rPr>
          <w:t>3</w:t>
        </w:r>
      </w:ins>
      <w:del w:id="734" w:author="SZ_00_50" w:date="2018-09-13T18:44:00Z">
        <w:r w:rsidDel="009668C1">
          <w:rPr>
            <w:rFonts w:ascii="微软雅黑" w:eastAsia="微软雅黑" w:hAnsi="微软雅黑" w:cs="微软雅黑" w:hint="eastAsia"/>
            <w:szCs w:val="21"/>
          </w:rPr>
          <w:delText>2</w:delText>
        </w:r>
      </w:del>
      <w:r>
        <w:rPr>
          <w:rFonts w:ascii="微软雅黑" w:eastAsia="微软雅黑" w:hAnsi="微软雅黑" w:cs="微软雅黑" w:hint="eastAsia"/>
          <w:szCs w:val="21"/>
        </w:rPr>
        <w:t>00万</w:t>
      </w:r>
      <w:r>
        <w:rPr>
          <w:rFonts w:ascii="微软雅黑" w:eastAsia="微软雅黑" w:hAnsi="微软雅黑" w:cs="微软雅黑"/>
          <w:szCs w:val="21"/>
        </w:rPr>
        <w:t>，即可获得</w:t>
      </w:r>
      <w:ins w:id="735" w:author="SZ_00_50" w:date="2018-09-13T18:44:00Z">
        <w:r w:rsidR="009668C1" w:rsidRPr="009668C1">
          <w:rPr>
            <w:rFonts w:ascii="微软雅黑" w:eastAsia="微软雅黑" w:hAnsi="微软雅黑" w:cs="微软雅黑"/>
            <w:szCs w:val="21"/>
          </w:rPr>
          <w:t>iPhone Xs Max</w:t>
        </w:r>
      </w:ins>
      <w:del w:id="736" w:author="SZ_00_50" w:date="2018-09-13T18:44:00Z">
        <w:r w:rsidDel="009668C1">
          <w:rPr>
            <w:rFonts w:ascii="微软雅黑" w:eastAsia="微软雅黑" w:hAnsi="微软雅黑" w:cs="微软雅黑"/>
            <w:szCs w:val="21"/>
          </w:rPr>
          <w:delText>新版iPone一</w:delText>
        </w:r>
        <w:r w:rsidDel="009668C1">
          <w:rPr>
            <w:rFonts w:ascii="微软雅黑" w:eastAsia="微软雅黑" w:hAnsi="微软雅黑" w:cs="微软雅黑" w:hint="eastAsia"/>
            <w:szCs w:val="21"/>
          </w:rPr>
          <w:delText>部</w:delText>
        </w:r>
      </w:del>
      <w:r>
        <w:rPr>
          <w:rFonts w:ascii="微软雅黑" w:eastAsia="微软雅黑" w:hAnsi="微软雅黑" w:cs="微软雅黑"/>
          <w:szCs w:val="21"/>
        </w:rPr>
        <w:t>”</w:t>
      </w:r>
    </w:p>
    <w:p w:rsidR="00ED62C7" w:rsidRDefault="002300A4" w:rsidP="00ED62C7">
      <w:pPr>
        <w:pStyle w:val="1"/>
        <w:numPr>
          <w:ilvl w:val="0"/>
          <w:numId w:val="1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我的</w:t>
      </w:r>
      <w:r>
        <w:rPr>
          <w:rFonts w:ascii="微软雅黑" w:eastAsia="微软雅黑" w:hAnsi="微软雅黑" w:cs="微软雅黑"/>
          <w:bCs/>
          <w:szCs w:val="21"/>
        </w:rPr>
        <w:t>出借额：展示用户</w:t>
      </w:r>
      <w:r>
        <w:rPr>
          <w:rFonts w:ascii="微软雅黑" w:eastAsia="微软雅黑" w:hAnsi="微软雅黑" w:cs="微软雅黑" w:hint="eastAsia"/>
          <w:bCs/>
          <w:szCs w:val="21"/>
        </w:rPr>
        <w:t>当前</w:t>
      </w:r>
      <w:r>
        <w:rPr>
          <w:rFonts w:ascii="微软雅黑" w:eastAsia="微软雅黑" w:hAnsi="微软雅黑" w:cs="微软雅黑"/>
          <w:bCs/>
          <w:szCs w:val="21"/>
        </w:rPr>
        <w:t>的出借额</w:t>
      </w:r>
      <w:ins w:id="737" w:author="SZ_00_50" w:date="2018-09-13T18:45:00Z">
        <w:r w:rsidR="009668C1">
          <w:rPr>
            <w:rFonts w:ascii="微软雅黑" w:eastAsia="微软雅黑" w:hAnsi="微软雅黑" w:cs="微软雅黑" w:hint="eastAsia"/>
            <w:bCs/>
            <w:szCs w:val="21"/>
          </w:rPr>
          <w:t>与活动期间</w:t>
        </w:r>
        <w:r w:rsidR="009668C1">
          <w:rPr>
            <w:rFonts w:ascii="微软雅黑" w:eastAsia="微软雅黑" w:hAnsi="微软雅黑" w:cs="微软雅黑"/>
            <w:bCs/>
            <w:szCs w:val="21"/>
          </w:rPr>
          <w:t>的</w:t>
        </w:r>
        <w:r w:rsidR="009668C1">
          <w:rPr>
            <w:rFonts w:ascii="微软雅黑" w:eastAsia="微软雅黑" w:hAnsi="微软雅黑" w:cs="微软雅黑" w:hint="eastAsia"/>
            <w:bCs/>
            <w:szCs w:val="21"/>
          </w:rPr>
          <w:t>续投</w:t>
        </w:r>
        <w:r w:rsidR="009668C1">
          <w:rPr>
            <w:rFonts w:ascii="微软雅黑" w:eastAsia="微软雅黑" w:hAnsi="微软雅黑" w:cs="微软雅黑"/>
            <w:bCs/>
            <w:szCs w:val="21"/>
          </w:rPr>
          <w:t>金额</w:t>
        </w:r>
      </w:ins>
      <w:r>
        <w:rPr>
          <w:rFonts w:ascii="微软雅黑" w:eastAsia="微软雅黑" w:hAnsi="微软雅黑" w:cs="微软雅黑"/>
          <w:bCs/>
          <w:szCs w:val="21"/>
        </w:rPr>
        <w:t>，保留小数点后两位。</w:t>
      </w:r>
    </w:p>
    <w:p w:rsidR="002300A4" w:rsidRDefault="002300A4" w:rsidP="00ED62C7">
      <w:pPr>
        <w:pStyle w:val="1"/>
        <w:numPr>
          <w:ilvl w:val="0"/>
          <w:numId w:val="1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【去</w:t>
      </w:r>
      <w:r>
        <w:rPr>
          <w:rFonts w:ascii="微软雅黑" w:eastAsia="微软雅黑" w:hAnsi="微软雅黑" w:cs="微软雅黑"/>
          <w:bCs/>
          <w:szCs w:val="21"/>
        </w:rPr>
        <w:t>出借</w:t>
      </w:r>
      <w:r>
        <w:rPr>
          <w:rFonts w:ascii="微软雅黑" w:eastAsia="微软雅黑" w:hAnsi="微软雅黑" w:cs="微软雅黑" w:hint="eastAsia"/>
          <w:bCs/>
          <w:szCs w:val="21"/>
        </w:rPr>
        <w:t>】按钮</w:t>
      </w:r>
      <w:r>
        <w:rPr>
          <w:rFonts w:ascii="微软雅黑" w:eastAsia="微软雅黑" w:hAnsi="微软雅黑" w:cs="微软雅黑"/>
          <w:bCs/>
          <w:szCs w:val="21"/>
        </w:rPr>
        <w:t>：</w:t>
      </w:r>
      <w:r>
        <w:rPr>
          <w:rFonts w:ascii="微软雅黑" w:eastAsia="微软雅黑" w:hAnsi="微软雅黑" w:cs="微软雅黑" w:hint="eastAsia"/>
          <w:bCs/>
          <w:szCs w:val="21"/>
        </w:rPr>
        <w:t>点击</w:t>
      </w:r>
      <w:r>
        <w:rPr>
          <w:rFonts w:ascii="微软雅黑" w:eastAsia="微软雅黑" w:hAnsi="微软雅黑" w:cs="微软雅黑"/>
          <w:bCs/>
          <w:szCs w:val="21"/>
        </w:rPr>
        <w:t>跳转至</w:t>
      </w:r>
      <w:r>
        <w:rPr>
          <w:rFonts w:ascii="微软雅黑" w:eastAsia="微软雅黑" w:hAnsi="微软雅黑" w:cs="微软雅黑" w:hint="eastAsia"/>
          <w:bCs/>
          <w:szCs w:val="21"/>
        </w:rPr>
        <w:t>出借</w:t>
      </w:r>
      <w:r>
        <w:rPr>
          <w:rFonts w:ascii="微软雅黑" w:eastAsia="微软雅黑" w:hAnsi="微软雅黑" w:cs="微软雅黑"/>
          <w:bCs/>
          <w:szCs w:val="21"/>
        </w:rPr>
        <w:t>页标的列表。</w:t>
      </w:r>
    </w:p>
    <w:p w:rsidR="00B31203" w:rsidRDefault="00B31203" w:rsidP="00B31203">
      <w:pPr>
        <w:pStyle w:val="1"/>
        <w:numPr>
          <w:ilvl w:val="0"/>
          <w:numId w:val="14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T</w:t>
      </w:r>
      <w:r>
        <w:rPr>
          <w:rFonts w:ascii="微软雅黑" w:eastAsia="微软雅黑" w:hAnsi="微软雅黑" w:cs="微软雅黑"/>
          <w:bCs/>
          <w:szCs w:val="21"/>
        </w:rPr>
        <w:t>op8</w:t>
      </w:r>
      <w:r>
        <w:rPr>
          <w:rFonts w:ascii="微软雅黑" w:eastAsia="微软雅黑" w:hAnsi="微软雅黑" w:cs="微软雅黑" w:hint="eastAsia"/>
          <w:bCs/>
          <w:szCs w:val="21"/>
        </w:rPr>
        <w:t>金主</w:t>
      </w:r>
      <w:r>
        <w:rPr>
          <w:rFonts w:ascii="微软雅黑" w:eastAsia="微软雅黑" w:hAnsi="微软雅黑" w:cs="微软雅黑"/>
          <w:bCs/>
          <w:szCs w:val="21"/>
        </w:rPr>
        <w:t>排行榜</w:t>
      </w:r>
      <w:r>
        <w:rPr>
          <w:rFonts w:ascii="微软雅黑" w:eastAsia="微软雅黑" w:hAnsi="微软雅黑" w:cs="微软雅黑" w:hint="eastAsia"/>
          <w:bCs/>
          <w:szCs w:val="21"/>
        </w:rPr>
        <w:t>：</w:t>
      </w:r>
      <w:r w:rsidRPr="00B31203">
        <w:rPr>
          <w:rFonts w:ascii="微软雅黑" w:eastAsia="微软雅黑" w:hAnsi="微软雅黑" w:cs="微软雅黑" w:hint="eastAsia"/>
          <w:bCs/>
          <w:szCs w:val="21"/>
        </w:rPr>
        <w:t>展示</w:t>
      </w:r>
      <w:r w:rsidRPr="00B31203">
        <w:rPr>
          <w:rFonts w:ascii="微软雅黑" w:eastAsia="微软雅黑" w:hAnsi="微软雅黑" w:cs="微软雅黑"/>
          <w:bCs/>
          <w:szCs w:val="21"/>
        </w:rPr>
        <w:t>当前用户</w:t>
      </w:r>
      <w:r w:rsidRPr="00B31203">
        <w:rPr>
          <w:rFonts w:ascii="微软雅黑" w:eastAsia="微软雅黑" w:hAnsi="微软雅黑" w:cs="微软雅黑" w:hint="eastAsia"/>
          <w:bCs/>
          <w:szCs w:val="21"/>
        </w:rPr>
        <w:t>出借</w:t>
      </w:r>
      <w:r w:rsidRPr="00B31203">
        <w:rPr>
          <w:rFonts w:ascii="微软雅黑" w:eastAsia="微软雅黑" w:hAnsi="微软雅黑" w:cs="微软雅黑"/>
          <w:bCs/>
          <w:szCs w:val="21"/>
        </w:rPr>
        <w:t>总额为前八名的客户</w:t>
      </w:r>
      <w:r>
        <w:rPr>
          <w:rFonts w:ascii="微软雅黑" w:eastAsia="微软雅黑" w:hAnsi="微软雅黑" w:cs="微软雅黑" w:hint="eastAsia"/>
          <w:bCs/>
          <w:szCs w:val="21"/>
        </w:rPr>
        <w:t>，</w:t>
      </w:r>
      <w:r w:rsidRPr="00B31203">
        <w:rPr>
          <w:rFonts w:ascii="微软雅黑" w:eastAsia="微软雅黑" w:hAnsi="微软雅黑" w:cs="微软雅黑" w:hint="eastAsia"/>
          <w:bCs/>
          <w:szCs w:val="21"/>
        </w:rPr>
        <w:t>展示</w:t>
      </w:r>
      <w:r w:rsidRPr="00B31203">
        <w:rPr>
          <w:rFonts w:ascii="微软雅黑" w:eastAsia="微软雅黑" w:hAnsi="微软雅黑" w:cs="微软雅黑"/>
          <w:bCs/>
          <w:szCs w:val="21"/>
        </w:rPr>
        <w:t>内容：</w:t>
      </w:r>
    </w:p>
    <w:p w:rsidR="00B31203" w:rsidRDefault="00B31203" w:rsidP="00B31203">
      <w:pPr>
        <w:pStyle w:val="1"/>
        <w:numPr>
          <w:ilvl w:val="0"/>
          <w:numId w:val="2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 w:rsidRPr="00B31203">
        <w:rPr>
          <w:rFonts w:ascii="微软雅黑" w:eastAsia="微软雅黑" w:hAnsi="微软雅黑" w:cs="微软雅黑"/>
          <w:bCs/>
          <w:szCs w:val="21"/>
        </w:rPr>
        <w:t>名</w:t>
      </w:r>
      <w:r w:rsidRPr="00B31203">
        <w:rPr>
          <w:rFonts w:ascii="微软雅黑" w:eastAsia="微软雅黑" w:hAnsi="微软雅黑" w:cs="微软雅黑" w:hint="eastAsia"/>
          <w:bCs/>
          <w:szCs w:val="21"/>
        </w:rPr>
        <w:t>次排名</w:t>
      </w:r>
      <w:r>
        <w:rPr>
          <w:rFonts w:ascii="微软雅黑" w:eastAsia="微软雅黑" w:hAnsi="微软雅黑" w:cs="微软雅黑" w:hint="eastAsia"/>
          <w:bCs/>
          <w:szCs w:val="21"/>
        </w:rPr>
        <w:t>：</w:t>
      </w:r>
      <w:r w:rsidRPr="00B31203">
        <w:rPr>
          <w:rFonts w:ascii="微软雅黑" w:eastAsia="微软雅黑" w:hAnsi="微软雅黑" w:cs="微软雅黑"/>
          <w:bCs/>
          <w:szCs w:val="21"/>
        </w:rPr>
        <w:t>由</w:t>
      </w:r>
      <w:r w:rsidRPr="00B31203">
        <w:rPr>
          <w:rFonts w:ascii="微软雅黑" w:eastAsia="微软雅黑" w:hAnsi="微软雅黑" w:cs="微软雅黑" w:hint="eastAsia"/>
          <w:bCs/>
          <w:szCs w:val="21"/>
        </w:rPr>
        <w:t>1</w:t>
      </w:r>
      <w:r w:rsidRPr="00B31203">
        <w:rPr>
          <w:rFonts w:ascii="微软雅黑" w:eastAsia="微软雅黑" w:hAnsi="微软雅黑" w:cs="微软雅黑"/>
          <w:bCs/>
          <w:szCs w:val="21"/>
        </w:rPr>
        <w:t>~8</w:t>
      </w:r>
    </w:p>
    <w:p w:rsidR="00B31203" w:rsidRDefault="00B31203" w:rsidP="00B31203">
      <w:pPr>
        <w:pStyle w:val="1"/>
        <w:numPr>
          <w:ilvl w:val="0"/>
          <w:numId w:val="2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 w:rsidRPr="00B31203">
        <w:rPr>
          <w:rFonts w:ascii="微软雅黑" w:eastAsia="微软雅黑" w:hAnsi="微软雅黑" w:cs="微软雅黑" w:hint="eastAsia"/>
          <w:bCs/>
          <w:szCs w:val="21"/>
        </w:rPr>
        <w:t>出借人脱敏</w:t>
      </w:r>
      <w:r>
        <w:rPr>
          <w:rFonts w:ascii="微软雅黑" w:eastAsia="微软雅黑" w:hAnsi="微软雅黑" w:cs="微软雅黑" w:hint="eastAsia"/>
          <w:bCs/>
          <w:szCs w:val="21"/>
        </w:rPr>
        <w:t>手机号</w:t>
      </w:r>
      <w:r>
        <w:rPr>
          <w:rFonts w:ascii="微软雅黑" w:eastAsia="微软雅黑" w:hAnsi="微软雅黑" w:cs="微软雅黑"/>
          <w:bCs/>
          <w:szCs w:val="21"/>
        </w:rPr>
        <w:t>：</w:t>
      </w:r>
      <w:r>
        <w:rPr>
          <w:rFonts w:ascii="微软雅黑" w:eastAsia="微软雅黑" w:hAnsi="微软雅黑" w:cs="微软雅黑" w:hint="eastAsia"/>
          <w:bCs/>
          <w:szCs w:val="21"/>
        </w:rPr>
        <w:t>脱敏</w:t>
      </w:r>
      <w:r w:rsidRPr="00B31203">
        <w:rPr>
          <w:rFonts w:ascii="微软雅黑" w:eastAsia="微软雅黑" w:hAnsi="微软雅黑" w:cs="微软雅黑"/>
          <w:bCs/>
          <w:szCs w:val="21"/>
        </w:rPr>
        <w:t>中间</w:t>
      </w:r>
      <w:ins w:id="738" w:author="SZ_00_50" w:date="2018-09-28T17:30:00Z">
        <w:r w:rsidR="003B77CD">
          <w:rPr>
            <w:rFonts w:ascii="微软雅黑" w:eastAsia="微软雅黑" w:hAnsi="微软雅黑" w:cs="微软雅黑"/>
            <w:bCs/>
            <w:szCs w:val="21"/>
          </w:rPr>
          <w:t>7</w:t>
        </w:r>
      </w:ins>
      <w:del w:id="739" w:author="SZ_00_50" w:date="2018-09-28T17:30:00Z">
        <w:r w:rsidRPr="00B31203" w:rsidDel="003B77CD">
          <w:rPr>
            <w:rFonts w:ascii="微软雅黑" w:eastAsia="微软雅黑" w:hAnsi="微软雅黑" w:cs="微软雅黑" w:hint="eastAsia"/>
            <w:bCs/>
            <w:szCs w:val="21"/>
          </w:rPr>
          <w:delText>5</w:delText>
        </w:r>
      </w:del>
      <w:r w:rsidRPr="00B31203">
        <w:rPr>
          <w:rFonts w:ascii="微软雅黑" w:eastAsia="微软雅黑" w:hAnsi="微软雅黑" w:cs="微软雅黑" w:hint="eastAsia"/>
          <w:bCs/>
          <w:szCs w:val="21"/>
        </w:rPr>
        <w:t>位数</w:t>
      </w:r>
      <w:r w:rsidR="00232691">
        <w:rPr>
          <w:rFonts w:ascii="微软雅黑" w:eastAsia="微软雅黑" w:hAnsi="微软雅黑" w:cs="微软雅黑" w:hint="eastAsia"/>
          <w:bCs/>
          <w:szCs w:val="21"/>
        </w:rPr>
        <w:t>，</w:t>
      </w:r>
      <w:r w:rsidR="00232691">
        <w:rPr>
          <w:rFonts w:ascii="微软雅黑" w:eastAsia="微软雅黑" w:hAnsi="微软雅黑" w:cs="微软雅黑"/>
          <w:bCs/>
          <w:szCs w:val="21"/>
        </w:rPr>
        <w:t>第</w:t>
      </w:r>
      <w:r w:rsidR="00232691">
        <w:rPr>
          <w:rFonts w:ascii="微软雅黑" w:eastAsia="微软雅黑" w:hAnsi="微软雅黑" w:cs="微软雅黑" w:hint="eastAsia"/>
          <w:bCs/>
          <w:szCs w:val="21"/>
        </w:rPr>
        <w:t>4</w:t>
      </w:r>
      <w:r w:rsidR="00232691">
        <w:rPr>
          <w:rFonts w:ascii="微软雅黑" w:eastAsia="微软雅黑" w:hAnsi="微软雅黑" w:cs="微软雅黑"/>
          <w:bCs/>
          <w:szCs w:val="21"/>
        </w:rPr>
        <w:t>~</w:t>
      </w:r>
      <w:ins w:id="740" w:author="SZ_00_50" w:date="2018-09-28T17:30:00Z">
        <w:r w:rsidR="003B77CD">
          <w:rPr>
            <w:rFonts w:ascii="微软雅黑" w:eastAsia="微软雅黑" w:hAnsi="微软雅黑" w:cs="微软雅黑"/>
            <w:bCs/>
            <w:szCs w:val="21"/>
          </w:rPr>
          <w:t>10</w:t>
        </w:r>
      </w:ins>
      <w:del w:id="741" w:author="SZ_00_50" w:date="2018-09-28T17:30:00Z">
        <w:r w:rsidR="00232691" w:rsidDel="003B77CD">
          <w:rPr>
            <w:rFonts w:ascii="微软雅黑" w:eastAsia="微软雅黑" w:hAnsi="微软雅黑" w:cs="微软雅黑"/>
            <w:bCs/>
            <w:szCs w:val="21"/>
          </w:rPr>
          <w:delText>8</w:delText>
        </w:r>
      </w:del>
      <w:r w:rsidR="00232691">
        <w:rPr>
          <w:rFonts w:ascii="微软雅黑" w:eastAsia="微软雅黑" w:hAnsi="微软雅黑" w:cs="微软雅黑" w:hint="eastAsia"/>
          <w:bCs/>
          <w:szCs w:val="21"/>
        </w:rPr>
        <w:t>位，</w:t>
      </w:r>
      <w:r w:rsidR="00232691">
        <w:rPr>
          <w:rFonts w:ascii="微软雅黑" w:eastAsia="微软雅黑" w:hAnsi="微软雅黑" w:cs="微软雅黑"/>
          <w:bCs/>
          <w:szCs w:val="21"/>
        </w:rPr>
        <w:t>如：</w:t>
      </w:r>
      <w:r w:rsidR="00232691">
        <w:rPr>
          <w:rFonts w:ascii="微软雅黑" w:eastAsia="微软雅黑" w:hAnsi="微软雅黑" w:cs="微软雅黑" w:hint="eastAsia"/>
          <w:bCs/>
          <w:szCs w:val="21"/>
        </w:rPr>
        <w:t>137</w:t>
      </w:r>
      <w:r w:rsidR="00232691">
        <w:rPr>
          <w:rFonts w:ascii="微软雅黑" w:eastAsia="微软雅黑" w:hAnsi="微软雅黑" w:cs="微软雅黑"/>
          <w:bCs/>
          <w:szCs w:val="21"/>
        </w:rPr>
        <w:t>*****</w:t>
      </w:r>
      <w:ins w:id="742" w:author="SZ_00_50" w:date="2018-09-28T17:30:00Z">
        <w:r w:rsidR="003B77CD">
          <w:rPr>
            <w:rFonts w:ascii="微软雅黑" w:eastAsia="微软雅黑" w:hAnsi="微软雅黑" w:cs="微软雅黑"/>
            <w:bCs/>
            <w:szCs w:val="21"/>
          </w:rPr>
          <w:t>**</w:t>
        </w:r>
      </w:ins>
      <w:del w:id="743" w:author="SZ_00_50" w:date="2018-09-28T17:30:00Z">
        <w:r w:rsidR="00232691" w:rsidDel="003B77CD">
          <w:rPr>
            <w:rFonts w:ascii="微软雅黑" w:eastAsia="微软雅黑" w:hAnsi="微软雅黑" w:cs="微软雅黑"/>
            <w:bCs/>
            <w:szCs w:val="21"/>
          </w:rPr>
          <w:delText>88</w:delText>
        </w:r>
      </w:del>
      <w:r w:rsidR="00232691">
        <w:rPr>
          <w:rFonts w:ascii="微软雅黑" w:eastAsia="微软雅黑" w:hAnsi="微软雅黑" w:cs="微软雅黑"/>
          <w:bCs/>
          <w:szCs w:val="21"/>
        </w:rPr>
        <w:t>8</w:t>
      </w:r>
    </w:p>
    <w:p w:rsidR="00B31203" w:rsidRDefault="00B31203" w:rsidP="00B31203">
      <w:pPr>
        <w:pStyle w:val="1"/>
        <w:numPr>
          <w:ilvl w:val="0"/>
          <w:numId w:val="2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相应</w:t>
      </w:r>
      <w:r w:rsidRPr="00B31203">
        <w:rPr>
          <w:rFonts w:ascii="微软雅黑" w:eastAsia="微软雅黑" w:hAnsi="微软雅黑" w:cs="微软雅黑"/>
          <w:bCs/>
          <w:szCs w:val="21"/>
        </w:rPr>
        <w:t>累计出借额</w:t>
      </w:r>
      <w:r>
        <w:rPr>
          <w:rFonts w:ascii="微软雅黑" w:eastAsia="微软雅黑" w:hAnsi="微软雅黑" w:cs="微软雅黑" w:hint="eastAsia"/>
          <w:bCs/>
          <w:szCs w:val="21"/>
        </w:rPr>
        <w:t>：保留至</w:t>
      </w:r>
      <w:r>
        <w:rPr>
          <w:rFonts w:ascii="微软雅黑" w:eastAsia="微软雅黑" w:hAnsi="微软雅黑" w:cs="微软雅黑"/>
          <w:bCs/>
          <w:szCs w:val="21"/>
        </w:rPr>
        <w:t>小数点后</w:t>
      </w:r>
      <w:r>
        <w:rPr>
          <w:rFonts w:ascii="微软雅黑" w:eastAsia="微软雅黑" w:hAnsi="微软雅黑" w:cs="微软雅黑" w:hint="eastAsia"/>
          <w:bCs/>
          <w:szCs w:val="21"/>
        </w:rPr>
        <w:t>2位</w:t>
      </w:r>
    </w:p>
    <w:p w:rsidR="00B31203" w:rsidRDefault="00B31203" w:rsidP="00B31203">
      <w:pPr>
        <w:pStyle w:val="1"/>
        <w:numPr>
          <w:ilvl w:val="0"/>
          <w:numId w:val="25"/>
        </w:numPr>
        <w:ind w:firstLineChars="0"/>
        <w:rPr>
          <w:ins w:id="744" w:author="SZ_00_50" w:date="2018-09-11T13:40:00Z"/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排序</w:t>
      </w:r>
      <w:r>
        <w:rPr>
          <w:rFonts w:ascii="微软雅黑" w:eastAsia="微软雅黑" w:hAnsi="微软雅黑" w:cs="微软雅黑"/>
          <w:bCs/>
          <w:szCs w:val="21"/>
        </w:rPr>
        <w:t>规则：</w:t>
      </w:r>
      <w:r>
        <w:rPr>
          <w:rFonts w:ascii="微软雅黑" w:eastAsia="微软雅黑" w:hAnsi="微软雅黑" w:cs="微软雅黑" w:hint="eastAsia"/>
          <w:bCs/>
          <w:szCs w:val="21"/>
        </w:rPr>
        <w:t>先</w:t>
      </w:r>
      <w:r>
        <w:rPr>
          <w:rFonts w:ascii="微软雅黑" w:eastAsia="微软雅黑" w:hAnsi="微软雅黑" w:cs="微软雅黑"/>
          <w:bCs/>
          <w:szCs w:val="21"/>
        </w:rPr>
        <w:t>以出借总额</w:t>
      </w:r>
      <w:r>
        <w:rPr>
          <w:rFonts w:ascii="微软雅黑" w:eastAsia="微软雅黑" w:hAnsi="微软雅黑" w:cs="微软雅黑" w:hint="eastAsia"/>
          <w:bCs/>
          <w:szCs w:val="21"/>
        </w:rPr>
        <w:t>由</w:t>
      </w:r>
      <w:r>
        <w:rPr>
          <w:rFonts w:ascii="微软雅黑" w:eastAsia="微软雅黑" w:hAnsi="微软雅黑" w:cs="微软雅黑"/>
          <w:bCs/>
          <w:szCs w:val="21"/>
        </w:rPr>
        <w:t>大</w:t>
      </w:r>
      <w:r>
        <w:rPr>
          <w:rFonts w:ascii="微软雅黑" w:eastAsia="微软雅黑" w:hAnsi="微软雅黑" w:cs="微软雅黑" w:hint="eastAsia"/>
          <w:bCs/>
          <w:szCs w:val="21"/>
        </w:rPr>
        <w:t>到</w:t>
      </w:r>
      <w:r>
        <w:rPr>
          <w:rFonts w:ascii="微软雅黑" w:eastAsia="微软雅黑" w:hAnsi="微软雅黑" w:cs="微软雅黑"/>
          <w:bCs/>
          <w:szCs w:val="21"/>
        </w:rPr>
        <w:t>小</w:t>
      </w:r>
      <w:r>
        <w:rPr>
          <w:rFonts w:ascii="微软雅黑" w:eastAsia="微软雅黑" w:hAnsi="微软雅黑" w:cs="微软雅黑" w:hint="eastAsia"/>
          <w:bCs/>
          <w:szCs w:val="21"/>
        </w:rPr>
        <w:t>排序；</w:t>
      </w:r>
      <w:r w:rsidRPr="00B31203">
        <w:rPr>
          <w:rFonts w:ascii="微软雅黑" w:eastAsia="微软雅黑" w:hAnsi="微软雅黑" w:cs="微软雅黑"/>
          <w:bCs/>
          <w:szCs w:val="21"/>
        </w:rPr>
        <w:t>如</w:t>
      </w:r>
      <w:r w:rsidRPr="00B31203">
        <w:rPr>
          <w:rFonts w:ascii="微软雅黑" w:eastAsia="微软雅黑" w:hAnsi="微软雅黑" w:cs="微软雅黑" w:hint="eastAsia"/>
          <w:bCs/>
          <w:szCs w:val="21"/>
        </w:rPr>
        <w:t>遇出借</w:t>
      </w:r>
      <w:r w:rsidRPr="00B31203">
        <w:rPr>
          <w:rFonts w:ascii="微软雅黑" w:eastAsia="微软雅黑" w:hAnsi="微软雅黑" w:cs="微软雅黑"/>
          <w:bCs/>
          <w:szCs w:val="21"/>
        </w:rPr>
        <w:t>总额</w:t>
      </w:r>
      <w:r w:rsidRPr="00B31203">
        <w:rPr>
          <w:rFonts w:ascii="微软雅黑" w:eastAsia="微软雅黑" w:hAnsi="微软雅黑" w:cs="微软雅黑" w:hint="eastAsia"/>
          <w:bCs/>
          <w:szCs w:val="21"/>
        </w:rPr>
        <w:t>一致</w:t>
      </w:r>
      <w:r>
        <w:rPr>
          <w:rFonts w:ascii="微软雅黑" w:eastAsia="微软雅黑" w:hAnsi="微软雅黑" w:cs="微软雅黑"/>
          <w:bCs/>
          <w:szCs w:val="21"/>
        </w:rPr>
        <w:t>，则</w:t>
      </w:r>
      <w:r>
        <w:rPr>
          <w:rFonts w:ascii="微软雅黑" w:eastAsia="微软雅黑" w:hAnsi="微软雅黑" w:cs="微软雅黑" w:hint="eastAsia"/>
          <w:bCs/>
          <w:szCs w:val="21"/>
        </w:rPr>
        <w:t>以</w:t>
      </w:r>
      <w:r>
        <w:rPr>
          <w:rFonts w:ascii="微软雅黑" w:eastAsia="微软雅黑" w:hAnsi="微软雅黑" w:cs="微软雅黑"/>
          <w:bCs/>
          <w:szCs w:val="21"/>
        </w:rPr>
        <w:t>时间计</w:t>
      </w:r>
      <w:r>
        <w:rPr>
          <w:rFonts w:ascii="微软雅黑" w:eastAsia="微软雅黑" w:hAnsi="微软雅黑" w:cs="微软雅黑" w:hint="eastAsia"/>
          <w:bCs/>
          <w:szCs w:val="21"/>
        </w:rPr>
        <w:t>，最先</w:t>
      </w:r>
      <w:r>
        <w:rPr>
          <w:rFonts w:ascii="微软雅黑" w:eastAsia="微软雅黑" w:hAnsi="微软雅黑" w:cs="微软雅黑"/>
          <w:bCs/>
          <w:szCs w:val="21"/>
        </w:rPr>
        <w:t>达</w:t>
      </w:r>
      <w:r w:rsidRPr="00B31203">
        <w:rPr>
          <w:rFonts w:ascii="微软雅黑" w:eastAsia="微软雅黑" w:hAnsi="微软雅黑" w:cs="微软雅黑"/>
          <w:bCs/>
          <w:szCs w:val="21"/>
        </w:rPr>
        <w:t>到</w:t>
      </w:r>
      <w:del w:id="745" w:author="SZ_00_50" w:date="2018-09-11T14:28:00Z">
        <w:r w:rsidRPr="00B31203" w:rsidDel="00066718">
          <w:rPr>
            <w:rFonts w:ascii="微软雅黑" w:eastAsia="微软雅黑" w:hAnsi="微软雅黑" w:cs="微软雅黑" w:hint="eastAsia"/>
            <w:bCs/>
            <w:szCs w:val="21"/>
          </w:rPr>
          <w:delText>200万</w:delText>
        </w:r>
        <w:r w:rsidDel="00066718">
          <w:rPr>
            <w:rFonts w:ascii="微软雅黑" w:eastAsia="微软雅黑" w:hAnsi="微软雅黑" w:cs="微软雅黑"/>
            <w:bCs/>
            <w:szCs w:val="21"/>
          </w:rPr>
          <w:delText>元</w:delText>
        </w:r>
        <w:r w:rsidRPr="00B31203" w:rsidDel="00066718">
          <w:rPr>
            <w:rFonts w:ascii="微软雅黑" w:eastAsia="微软雅黑" w:hAnsi="微软雅黑" w:cs="微软雅黑"/>
            <w:bCs/>
            <w:szCs w:val="21"/>
          </w:rPr>
          <w:delText>出借</w:delText>
        </w:r>
        <w:r w:rsidDel="00066718">
          <w:rPr>
            <w:rFonts w:ascii="微软雅黑" w:eastAsia="微软雅黑" w:hAnsi="微软雅黑" w:cs="微软雅黑" w:hint="eastAsia"/>
            <w:bCs/>
            <w:szCs w:val="21"/>
          </w:rPr>
          <w:delText>总额</w:delText>
        </w:r>
      </w:del>
      <w:ins w:id="746" w:author="SZ_00_50" w:date="2018-09-11T14:28:00Z">
        <w:r w:rsidR="00066718">
          <w:rPr>
            <w:rFonts w:ascii="微软雅黑" w:eastAsia="微软雅黑" w:hAnsi="微软雅黑" w:cs="微软雅黑" w:hint="eastAsia"/>
            <w:bCs/>
            <w:szCs w:val="21"/>
          </w:rPr>
          <w:t>并列出借总额</w:t>
        </w:r>
      </w:ins>
      <w:r>
        <w:rPr>
          <w:rFonts w:ascii="微软雅黑" w:eastAsia="微软雅黑" w:hAnsi="微软雅黑" w:cs="微软雅黑" w:hint="eastAsia"/>
          <w:bCs/>
          <w:szCs w:val="21"/>
        </w:rPr>
        <w:t>的用户</w:t>
      </w:r>
      <w:r w:rsidR="00A565F5">
        <w:rPr>
          <w:rFonts w:ascii="微软雅黑" w:eastAsia="微软雅黑" w:hAnsi="微软雅黑" w:cs="微软雅黑" w:hint="eastAsia"/>
          <w:bCs/>
          <w:szCs w:val="21"/>
        </w:rPr>
        <w:t>排序在前</w:t>
      </w:r>
      <w:r w:rsidR="00A565F5">
        <w:rPr>
          <w:rFonts w:ascii="微软雅黑" w:eastAsia="微软雅黑" w:hAnsi="微软雅黑" w:cs="微软雅黑"/>
          <w:bCs/>
          <w:szCs w:val="21"/>
        </w:rPr>
        <w:t>。</w:t>
      </w:r>
    </w:p>
    <w:p w:rsidR="00C17FFC" w:rsidRDefault="00C17FFC" w:rsidP="00B31203">
      <w:pPr>
        <w:pStyle w:val="1"/>
        <w:numPr>
          <w:ilvl w:val="0"/>
          <w:numId w:val="25"/>
        </w:numPr>
        <w:ind w:firstLineChars="0"/>
        <w:rPr>
          <w:rFonts w:ascii="微软雅黑" w:eastAsia="微软雅黑" w:hAnsi="微软雅黑" w:cs="微软雅黑"/>
          <w:bCs/>
          <w:szCs w:val="21"/>
        </w:rPr>
      </w:pPr>
      <w:ins w:id="747" w:author="SZ_00_50" w:date="2018-09-11T13:41:00Z">
        <w:r>
          <w:rPr>
            <w:rFonts w:ascii="微软雅黑" w:eastAsia="微软雅黑" w:hAnsi="微软雅黑" w:cs="微软雅黑" w:hint="eastAsia"/>
            <w:bCs/>
            <w:szCs w:val="21"/>
          </w:rPr>
          <w:t>初始</w:t>
        </w:r>
        <w:r>
          <w:rPr>
            <w:rFonts w:ascii="微软雅黑" w:eastAsia="微软雅黑" w:hAnsi="微软雅黑" w:cs="微软雅黑"/>
            <w:bCs/>
            <w:szCs w:val="21"/>
          </w:rPr>
          <w:t>状态：</w:t>
        </w:r>
        <w:r>
          <w:rPr>
            <w:rFonts w:ascii="微软雅黑" w:eastAsia="微软雅黑" w:hAnsi="微软雅黑" w:cs="微软雅黑" w:hint="eastAsia"/>
            <w:bCs/>
            <w:szCs w:val="21"/>
          </w:rPr>
          <w:t>10月10日</w:t>
        </w:r>
        <w:r>
          <w:rPr>
            <w:rFonts w:ascii="微软雅黑" w:eastAsia="微软雅黑" w:hAnsi="微软雅黑" w:cs="微软雅黑"/>
            <w:bCs/>
            <w:szCs w:val="21"/>
          </w:rPr>
          <w:t>开始时的</w:t>
        </w:r>
        <w:r>
          <w:rPr>
            <w:rFonts w:ascii="微软雅黑" w:eastAsia="微软雅黑" w:hAnsi="微软雅黑" w:cs="微软雅黑" w:hint="eastAsia"/>
            <w:bCs/>
            <w:szCs w:val="21"/>
          </w:rPr>
          <w:t>活动</w:t>
        </w:r>
        <w:r>
          <w:rPr>
            <w:rFonts w:ascii="微软雅黑" w:eastAsia="微软雅黑" w:hAnsi="微软雅黑" w:cs="微软雅黑"/>
            <w:bCs/>
            <w:szCs w:val="21"/>
          </w:rPr>
          <w:t>期间，</w:t>
        </w:r>
        <w:r>
          <w:rPr>
            <w:rFonts w:ascii="微软雅黑" w:eastAsia="微软雅黑" w:hAnsi="微软雅黑" w:cs="微软雅黑" w:hint="eastAsia"/>
            <w:bCs/>
            <w:szCs w:val="21"/>
          </w:rPr>
          <w:t>当</w:t>
        </w:r>
        <w:r>
          <w:rPr>
            <w:rFonts w:ascii="微软雅黑" w:eastAsia="微软雅黑" w:hAnsi="微软雅黑" w:cs="微软雅黑"/>
            <w:bCs/>
            <w:szCs w:val="21"/>
          </w:rPr>
          <w:t>出借</w:t>
        </w:r>
        <w:r>
          <w:rPr>
            <w:rFonts w:ascii="微软雅黑" w:eastAsia="微软雅黑" w:hAnsi="微软雅黑" w:cs="微软雅黑" w:hint="eastAsia"/>
            <w:bCs/>
            <w:szCs w:val="21"/>
          </w:rPr>
          <w:t>人数</w:t>
        </w:r>
      </w:ins>
      <w:ins w:id="748" w:author="SZ_00_50" w:date="2018-09-11T13:42:00Z">
        <w:r>
          <w:rPr>
            <w:rFonts w:ascii="微软雅黑" w:eastAsia="微软雅黑" w:hAnsi="微软雅黑" w:cs="微软雅黑" w:hint="eastAsia"/>
            <w:bCs/>
            <w:szCs w:val="21"/>
          </w:rPr>
          <w:t>＜8人</w:t>
        </w:r>
        <w:r>
          <w:rPr>
            <w:rFonts w:ascii="微软雅黑" w:eastAsia="微软雅黑" w:hAnsi="微软雅黑" w:cs="微软雅黑"/>
            <w:bCs/>
            <w:szCs w:val="21"/>
          </w:rPr>
          <w:t>时，</w:t>
        </w:r>
        <w:r>
          <w:rPr>
            <w:rFonts w:ascii="微软雅黑" w:eastAsia="微软雅黑" w:hAnsi="微软雅黑" w:cs="微软雅黑" w:hint="eastAsia"/>
            <w:bCs/>
            <w:szCs w:val="21"/>
          </w:rPr>
          <w:t>排行榜</w:t>
        </w:r>
        <w:r>
          <w:rPr>
            <w:rFonts w:ascii="微软雅黑" w:eastAsia="微软雅黑" w:hAnsi="微软雅黑" w:cs="微软雅黑"/>
            <w:bCs/>
            <w:szCs w:val="21"/>
          </w:rPr>
          <w:t>进行隐藏</w:t>
        </w:r>
        <w:r>
          <w:rPr>
            <w:rFonts w:ascii="微软雅黑" w:eastAsia="微软雅黑" w:hAnsi="微软雅黑" w:cs="微软雅黑" w:hint="eastAsia"/>
            <w:bCs/>
            <w:szCs w:val="21"/>
          </w:rPr>
          <w:t>；满足</w:t>
        </w:r>
        <w:r>
          <w:rPr>
            <w:rFonts w:ascii="微软雅黑" w:eastAsia="微软雅黑" w:hAnsi="微软雅黑" w:cs="微软雅黑"/>
            <w:bCs/>
            <w:szCs w:val="21"/>
          </w:rPr>
          <w:t>出借人数≥8</w:t>
        </w:r>
        <w:r>
          <w:rPr>
            <w:rFonts w:ascii="微软雅黑" w:eastAsia="微软雅黑" w:hAnsi="微软雅黑" w:cs="微软雅黑" w:hint="eastAsia"/>
            <w:bCs/>
            <w:szCs w:val="21"/>
          </w:rPr>
          <w:t>人</w:t>
        </w:r>
        <w:r>
          <w:rPr>
            <w:rFonts w:ascii="微软雅黑" w:eastAsia="微软雅黑" w:hAnsi="微软雅黑" w:cs="微软雅黑"/>
            <w:bCs/>
            <w:szCs w:val="21"/>
          </w:rPr>
          <w:t>时，</w:t>
        </w:r>
        <w:r>
          <w:rPr>
            <w:rFonts w:ascii="微软雅黑" w:eastAsia="微软雅黑" w:hAnsi="微软雅黑" w:cs="微软雅黑" w:hint="eastAsia"/>
            <w:bCs/>
            <w:szCs w:val="21"/>
          </w:rPr>
          <w:t>进行</w:t>
        </w:r>
        <w:r>
          <w:rPr>
            <w:rFonts w:ascii="微软雅黑" w:eastAsia="微软雅黑" w:hAnsi="微软雅黑" w:cs="微软雅黑"/>
            <w:bCs/>
            <w:szCs w:val="21"/>
          </w:rPr>
          <w:t>展示。</w:t>
        </w:r>
      </w:ins>
    </w:p>
    <w:p w:rsidR="00C17FFC" w:rsidRPr="00C17FFC" w:rsidDel="00C17FFC" w:rsidRDefault="00C17FFC" w:rsidP="00A565F5">
      <w:pPr>
        <w:pStyle w:val="1"/>
        <w:ind w:firstLineChars="0" w:firstLine="0"/>
        <w:rPr>
          <w:del w:id="749" w:author="SZ_00_50" w:date="2018-09-11T13:42:00Z"/>
          <w:rFonts w:ascii="微软雅黑" w:eastAsia="微软雅黑" w:hAnsi="微软雅黑" w:cs="微软雅黑"/>
          <w:bCs/>
          <w:szCs w:val="21"/>
        </w:rPr>
      </w:pPr>
    </w:p>
    <w:p w:rsidR="00A565F5" w:rsidRDefault="00A81D5F" w:rsidP="00A81D5F">
      <w:pPr>
        <w:pStyle w:val="1"/>
        <w:numPr>
          <w:ilvl w:val="0"/>
          <w:numId w:val="23"/>
        </w:numPr>
        <w:ind w:firstLineChars="0"/>
        <w:outlineLvl w:val="2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 xml:space="preserve">       </w:t>
      </w:r>
      <w:r w:rsidR="00A565F5">
        <w:rPr>
          <w:rFonts w:ascii="微软雅黑" w:eastAsia="微软雅黑" w:hAnsi="微软雅黑" w:cs="微软雅黑" w:hint="eastAsia"/>
          <w:bCs/>
          <w:szCs w:val="21"/>
        </w:rPr>
        <w:t>积分</w:t>
      </w:r>
      <w:r w:rsidR="00A565F5">
        <w:rPr>
          <w:rFonts w:ascii="微软雅黑" w:eastAsia="微软雅黑" w:hAnsi="微软雅黑" w:cs="微软雅黑"/>
          <w:bCs/>
          <w:szCs w:val="21"/>
        </w:rPr>
        <w:t>商城</w:t>
      </w:r>
      <w:r w:rsidR="00A565F5">
        <w:rPr>
          <w:rFonts w:ascii="微软雅黑" w:eastAsia="微软雅黑" w:hAnsi="微软雅黑" w:cs="微软雅黑" w:hint="eastAsia"/>
          <w:bCs/>
          <w:szCs w:val="21"/>
        </w:rPr>
        <w:t>4折</w:t>
      </w:r>
      <w:r w:rsidR="00A565F5">
        <w:rPr>
          <w:rFonts w:ascii="微软雅黑" w:eastAsia="微软雅黑" w:hAnsi="微软雅黑" w:cs="微软雅黑"/>
          <w:bCs/>
          <w:szCs w:val="21"/>
        </w:rPr>
        <w:t>起</w:t>
      </w:r>
    </w:p>
    <w:p w:rsidR="00A565F5" w:rsidRDefault="00A565F5" w:rsidP="00A565F5">
      <w:pPr>
        <w:pStyle w:val="1"/>
        <w:numPr>
          <w:ilvl w:val="1"/>
          <w:numId w:val="23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标题文案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“</w:t>
      </w:r>
      <w:r>
        <w:rPr>
          <w:rFonts w:ascii="微软雅黑" w:eastAsia="微软雅黑" w:hAnsi="微软雅黑" w:cs="微软雅黑" w:hint="eastAsia"/>
          <w:bCs/>
          <w:szCs w:val="21"/>
        </w:rPr>
        <w:t>积分</w:t>
      </w:r>
      <w:r>
        <w:rPr>
          <w:rFonts w:ascii="微软雅黑" w:eastAsia="微软雅黑" w:hAnsi="微软雅黑" w:cs="微软雅黑"/>
          <w:bCs/>
          <w:szCs w:val="21"/>
        </w:rPr>
        <w:t>商城</w:t>
      </w:r>
      <w:r>
        <w:rPr>
          <w:rFonts w:ascii="微软雅黑" w:eastAsia="微软雅黑" w:hAnsi="微软雅黑" w:cs="微软雅黑" w:hint="eastAsia"/>
          <w:bCs/>
          <w:szCs w:val="21"/>
        </w:rPr>
        <w:t>4折起</w:t>
      </w:r>
      <w:r>
        <w:rPr>
          <w:rFonts w:ascii="微软雅黑" w:eastAsia="微软雅黑" w:hAnsi="微软雅黑" w:hint="eastAsia"/>
          <w:bCs/>
          <w:szCs w:val="21"/>
        </w:rPr>
        <w:t>”，</w:t>
      </w:r>
      <w:r>
        <w:rPr>
          <w:rFonts w:ascii="微软雅黑" w:eastAsia="微软雅黑" w:hAnsi="微软雅黑"/>
          <w:bCs/>
          <w:szCs w:val="21"/>
        </w:rPr>
        <w:t>静态文案；</w:t>
      </w:r>
    </w:p>
    <w:p w:rsidR="00A565F5" w:rsidRDefault="00A565F5" w:rsidP="00A565F5">
      <w:pPr>
        <w:pStyle w:val="1"/>
        <w:numPr>
          <w:ilvl w:val="1"/>
          <w:numId w:val="23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时间</w:t>
      </w:r>
      <w:r>
        <w:rPr>
          <w:rFonts w:ascii="微软雅黑" w:eastAsia="微软雅黑" w:hAnsi="微软雅黑"/>
          <w:bCs/>
          <w:szCs w:val="21"/>
        </w:rPr>
        <w:t>说明：“10</w:t>
      </w:r>
      <w:r>
        <w:rPr>
          <w:rFonts w:ascii="微软雅黑" w:eastAsia="微软雅黑" w:hAnsi="微软雅黑" w:hint="eastAsia"/>
          <w:bCs/>
          <w:szCs w:val="21"/>
        </w:rPr>
        <w:t>月10日</w:t>
      </w:r>
      <w:r>
        <w:rPr>
          <w:rFonts w:ascii="微软雅黑" w:eastAsia="微软雅黑" w:hAnsi="微软雅黑"/>
          <w:bCs/>
          <w:szCs w:val="21"/>
        </w:rPr>
        <w:t>-10</w:t>
      </w:r>
      <w:r>
        <w:rPr>
          <w:rFonts w:ascii="微软雅黑" w:eastAsia="微软雅黑" w:hAnsi="微软雅黑" w:hint="eastAsia"/>
          <w:bCs/>
          <w:szCs w:val="21"/>
        </w:rPr>
        <w:t>月31日</w:t>
      </w:r>
      <w:r>
        <w:rPr>
          <w:rFonts w:ascii="微软雅黑" w:eastAsia="微软雅黑" w:hAnsi="微软雅黑"/>
          <w:bCs/>
          <w:szCs w:val="21"/>
        </w:rPr>
        <w:t>”</w:t>
      </w:r>
    </w:p>
    <w:p w:rsidR="00A565F5" w:rsidRDefault="00A565F5" w:rsidP="00A565F5">
      <w:pPr>
        <w:pStyle w:val="1"/>
        <w:numPr>
          <w:ilvl w:val="1"/>
          <w:numId w:val="23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活动规则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弹窗形式</w:t>
      </w:r>
      <w:r>
        <w:rPr>
          <w:rFonts w:ascii="微软雅黑" w:eastAsia="微软雅黑" w:hAnsi="微软雅黑"/>
          <w:bCs/>
          <w:szCs w:val="21"/>
        </w:rPr>
        <w:t>，</w:t>
      </w:r>
      <w:r>
        <w:rPr>
          <w:rFonts w:ascii="微软雅黑" w:eastAsia="微软雅黑" w:hAnsi="微软雅黑" w:hint="eastAsia"/>
          <w:bCs/>
          <w:szCs w:val="21"/>
        </w:rPr>
        <w:t>点击</w:t>
      </w:r>
      <w:r>
        <w:rPr>
          <w:rFonts w:ascii="微软雅黑" w:eastAsia="微软雅黑" w:hAnsi="微软雅黑"/>
          <w:bCs/>
          <w:szCs w:val="21"/>
        </w:rPr>
        <w:t>展开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/>
          <w:bCs/>
          <w:szCs w:val="21"/>
        </w:rPr>
        <w:t>点</w:t>
      </w:r>
      <w:r>
        <w:rPr>
          <w:rFonts w:ascii="微软雅黑" w:eastAsia="微软雅黑" w:hAnsi="微软雅黑" w:hint="eastAsia"/>
          <w:bCs/>
          <w:szCs w:val="21"/>
        </w:rPr>
        <w:t>【关闭】关闭</w:t>
      </w:r>
      <w:r>
        <w:rPr>
          <w:rFonts w:ascii="微软雅黑" w:eastAsia="微软雅黑" w:hAnsi="微软雅黑"/>
          <w:bCs/>
          <w:szCs w:val="21"/>
        </w:rPr>
        <w:t>弹窗。</w:t>
      </w:r>
    </w:p>
    <w:p w:rsidR="00A565F5" w:rsidRPr="00A565F5" w:rsidRDefault="00A565F5" w:rsidP="00856697">
      <w:pPr>
        <w:pStyle w:val="1"/>
        <w:ind w:firstLineChars="0" w:firstLine="0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“</w:t>
      </w:r>
      <w:r>
        <w:rPr>
          <w:rFonts w:ascii="微软雅黑" w:eastAsia="微软雅黑" w:hAnsi="微软雅黑" w:cs="微软雅黑" w:hint="eastAsia"/>
          <w:szCs w:val="21"/>
        </w:rPr>
        <w:t>活动规则：</w:t>
      </w:r>
    </w:p>
    <w:p w:rsidR="00A565F5" w:rsidRDefault="00A565F5" w:rsidP="00A565F5">
      <w:pPr>
        <w:numPr>
          <w:ilvl w:val="0"/>
          <w:numId w:val="26"/>
        </w:num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活动时间：2018年10月10日-10月31日；</w:t>
      </w:r>
    </w:p>
    <w:p w:rsidR="00A565F5" w:rsidRDefault="00A565F5" w:rsidP="00A565F5">
      <w:p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2、活动期间，积分商城限时4折起，机会难得，敬请把握；</w:t>
      </w:r>
    </w:p>
    <w:p w:rsidR="00A565F5" w:rsidRDefault="00A565F5" w:rsidP="00A565F5">
      <w:pPr>
        <w:jc w:val="left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3、活动申诉期截止至2018年11月30日，本活动最终解释权归友金服所有。</w:t>
      </w:r>
      <w:r>
        <w:rPr>
          <w:rFonts w:ascii="微软雅黑" w:eastAsia="微软雅黑" w:hAnsi="微软雅黑" w:cs="微软雅黑" w:hint="eastAsia"/>
          <w:bCs/>
          <w:szCs w:val="21"/>
        </w:rPr>
        <w:t>”</w:t>
      </w:r>
    </w:p>
    <w:p w:rsidR="00856697" w:rsidRDefault="00856697" w:rsidP="00A565F5">
      <w:pPr>
        <w:numPr>
          <w:ilvl w:val="0"/>
          <w:numId w:val="27"/>
        </w:numPr>
        <w:jc w:val="left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lastRenderedPageBreak/>
        <w:t>展示</w:t>
      </w:r>
      <w:r>
        <w:rPr>
          <w:rFonts w:ascii="微软雅黑" w:eastAsia="微软雅黑" w:hAnsi="微软雅黑" w:cs="微软雅黑"/>
          <w:bCs/>
          <w:szCs w:val="21"/>
        </w:rPr>
        <w:t>区内容</w:t>
      </w:r>
      <w:r>
        <w:rPr>
          <w:rFonts w:ascii="微软雅黑" w:eastAsia="微软雅黑" w:hAnsi="微软雅黑" w:cs="微软雅黑" w:hint="eastAsia"/>
          <w:bCs/>
          <w:szCs w:val="21"/>
        </w:rPr>
        <w:t>：</w:t>
      </w:r>
    </w:p>
    <w:p w:rsidR="00A565F5" w:rsidRDefault="00856697" w:rsidP="00856697">
      <w:pPr>
        <w:numPr>
          <w:ilvl w:val="0"/>
          <w:numId w:val="28"/>
        </w:numPr>
        <w:jc w:val="left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共展示9项商品</w:t>
      </w:r>
      <w:r>
        <w:rPr>
          <w:rFonts w:ascii="微软雅黑" w:eastAsia="微软雅黑" w:hAnsi="微软雅黑" w:cs="微软雅黑"/>
          <w:bCs/>
          <w:szCs w:val="21"/>
        </w:rPr>
        <w:t>，支持左右滑动查看</w:t>
      </w:r>
      <w:r>
        <w:rPr>
          <w:rFonts w:ascii="微软雅黑" w:eastAsia="微软雅黑" w:hAnsi="微软雅黑" w:cs="微软雅黑" w:hint="eastAsia"/>
          <w:bCs/>
          <w:szCs w:val="21"/>
        </w:rPr>
        <w:t>；</w:t>
      </w:r>
    </w:p>
    <w:p w:rsidR="00856697" w:rsidRDefault="00856697" w:rsidP="00856697">
      <w:pPr>
        <w:numPr>
          <w:ilvl w:val="0"/>
          <w:numId w:val="28"/>
        </w:numPr>
        <w:jc w:val="left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展示</w:t>
      </w:r>
      <w:r>
        <w:rPr>
          <w:rFonts w:ascii="微软雅黑" w:eastAsia="微软雅黑" w:hAnsi="微软雅黑" w:cs="微软雅黑"/>
          <w:bCs/>
          <w:szCs w:val="21"/>
        </w:rPr>
        <w:t>区</w:t>
      </w:r>
      <w:r>
        <w:rPr>
          <w:rFonts w:ascii="微软雅黑" w:eastAsia="微软雅黑" w:hAnsi="微软雅黑" w:cs="微软雅黑" w:hint="eastAsia"/>
          <w:bCs/>
          <w:szCs w:val="21"/>
        </w:rPr>
        <w:t>依次</w:t>
      </w:r>
      <w:r>
        <w:rPr>
          <w:rFonts w:ascii="微软雅黑" w:eastAsia="微软雅黑" w:hAnsi="微软雅黑" w:cs="微软雅黑"/>
          <w:bCs/>
          <w:szCs w:val="21"/>
        </w:rPr>
        <w:t>展示</w:t>
      </w:r>
      <w:r>
        <w:rPr>
          <w:rFonts w:ascii="微软雅黑" w:eastAsia="微软雅黑" w:hAnsi="微软雅黑" w:cs="微软雅黑" w:hint="eastAsia"/>
          <w:bCs/>
          <w:szCs w:val="21"/>
        </w:rPr>
        <w:t>：</w:t>
      </w:r>
      <w:r>
        <w:rPr>
          <w:rFonts w:ascii="微软雅黑" w:eastAsia="微软雅黑" w:hAnsi="微软雅黑" w:cs="微软雅黑"/>
          <w:bCs/>
          <w:szCs w:val="21"/>
        </w:rPr>
        <w:t>商品所需积分数、商品图片、商品</w:t>
      </w:r>
      <w:r>
        <w:rPr>
          <w:rFonts w:ascii="微软雅黑" w:eastAsia="微软雅黑" w:hAnsi="微软雅黑" w:cs="微软雅黑" w:hint="eastAsia"/>
          <w:bCs/>
          <w:szCs w:val="21"/>
        </w:rPr>
        <w:t>价值说明</w:t>
      </w:r>
    </w:p>
    <w:p w:rsidR="00856697" w:rsidRDefault="00856697" w:rsidP="00856697">
      <w:pPr>
        <w:numPr>
          <w:ilvl w:val="0"/>
          <w:numId w:val="28"/>
        </w:numPr>
        <w:jc w:val="left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高亮【兑换】按钮</w:t>
      </w:r>
    </w:p>
    <w:p w:rsidR="00856697" w:rsidRDefault="00856697" w:rsidP="00A565F5">
      <w:pPr>
        <w:numPr>
          <w:ilvl w:val="0"/>
          <w:numId w:val="27"/>
        </w:numPr>
        <w:jc w:val="left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展示兑换</w:t>
      </w:r>
      <w:r>
        <w:rPr>
          <w:rFonts w:ascii="微软雅黑" w:eastAsia="微软雅黑" w:hAnsi="微软雅黑" w:cs="微软雅黑"/>
          <w:bCs/>
          <w:szCs w:val="21"/>
        </w:rPr>
        <w:t>商品</w:t>
      </w:r>
      <w:r>
        <w:rPr>
          <w:rFonts w:ascii="微软雅黑" w:eastAsia="微软雅黑" w:hAnsi="微软雅黑" w:cs="微软雅黑" w:hint="eastAsia"/>
          <w:bCs/>
          <w:szCs w:val="21"/>
        </w:rPr>
        <w:t>&amp;所需</w:t>
      </w:r>
      <w:r>
        <w:rPr>
          <w:rFonts w:ascii="微软雅黑" w:eastAsia="微软雅黑" w:hAnsi="微软雅黑" w:cs="微软雅黑"/>
          <w:bCs/>
          <w:szCs w:val="21"/>
        </w:rPr>
        <w:t>积分数</w:t>
      </w:r>
      <w:r>
        <w:rPr>
          <w:rFonts w:ascii="微软雅黑" w:eastAsia="微软雅黑" w:hAnsi="微软雅黑" w:cs="微软雅黑" w:hint="eastAsia"/>
          <w:bCs/>
          <w:szCs w:val="21"/>
        </w:rPr>
        <w:t>如下：</w:t>
      </w:r>
    </w:p>
    <w:tbl>
      <w:tblPr>
        <w:tblW w:w="907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749"/>
        <w:gridCol w:w="850"/>
        <w:gridCol w:w="1156"/>
        <w:gridCol w:w="915"/>
        <w:gridCol w:w="905"/>
        <w:gridCol w:w="903"/>
        <w:gridCol w:w="901"/>
        <w:gridCol w:w="892"/>
        <w:gridCol w:w="884"/>
      </w:tblGrid>
      <w:tr w:rsidR="002E6DFC" w:rsidRPr="002E6DFC" w:rsidTr="002E6DFC">
        <w:trPr>
          <w:trHeight w:val="873"/>
        </w:trPr>
        <w:tc>
          <w:tcPr>
            <w:tcW w:w="919" w:type="dxa"/>
            <w:shd w:val="clear" w:color="auto" w:fill="auto"/>
            <w:vAlign w:val="center"/>
          </w:tcPr>
          <w:p w:rsidR="00856697" w:rsidRPr="002E6DFC" w:rsidRDefault="00856697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商品</w:t>
            </w:r>
          </w:p>
        </w:tc>
        <w:tc>
          <w:tcPr>
            <w:tcW w:w="749" w:type="dxa"/>
            <w:shd w:val="clear" w:color="auto" w:fill="auto"/>
            <w:vAlign w:val="center"/>
          </w:tcPr>
          <w:p w:rsidR="00856697" w:rsidRPr="002E6DFC" w:rsidRDefault="00856697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金猴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856697" w:rsidRPr="002E6DFC" w:rsidRDefault="00856697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珍珠项链</w:t>
            </w:r>
          </w:p>
        </w:tc>
        <w:tc>
          <w:tcPr>
            <w:tcW w:w="1156" w:type="dxa"/>
            <w:shd w:val="clear" w:color="auto" w:fill="auto"/>
            <w:vAlign w:val="center"/>
          </w:tcPr>
          <w:p w:rsidR="00856697" w:rsidRPr="002E6DFC" w:rsidRDefault="00856697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Bose Mini蓝牙扬声器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856697" w:rsidRPr="002E6DFC" w:rsidRDefault="00856697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戴森吸尘器</w:t>
            </w:r>
          </w:p>
        </w:tc>
        <w:tc>
          <w:tcPr>
            <w:tcW w:w="905" w:type="dxa"/>
            <w:shd w:val="clear" w:color="auto" w:fill="auto"/>
            <w:vAlign w:val="center"/>
          </w:tcPr>
          <w:p w:rsidR="00856697" w:rsidRPr="002E6DFC" w:rsidRDefault="00856697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4周年T恤</w:t>
            </w:r>
          </w:p>
        </w:tc>
        <w:tc>
          <w:tcPr>
            <w:tcW w:w="903" w:type="dxa"/>
            <w:shd w:val="clear" w:color="auto" w:fill="auto"/>
            <w:vAlign w:val="center"/>
          </w:tcPr>
          <w:p w:rsidR="00856697" w:rsidRPr="002E6DFC" w:rsidRDefault="00856697" w:rsidP="002E6DFC">
            <w:pPr>
              <w:jc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400元京东卡</w:t>
            </w:r>
          </w:p>
        </w:tc>
        <w:tc>
          <w:tcPr>
            <w:tcW w:w="901" w:type="dxa"/>
            <w:shd w:val="clear" w:color="auto" w:fill="auto"/>
            <w:vAlign w:val="center"/>
          </w:tcPr>
          <w:p w:rsidR="00856697" w:rsidRPr="002E6DFC" w:rsidRDefault="00856697" w:rsidP="002E6DFC">
            <w:pPr>
              <w:jc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100元京东卡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856697" w:rsidRPr="002E6DFC" w:rsidRDefault="00856697" w:rsidP="002E6DFC">
            <w:pPr>
              <w:jc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del w:id="750" w:author="SZ_00_50" w:date="2018-09-19T16:41:00Z">
              <w:r w:rsidRPr="002E6DFC" w:rsidDel="00341339">
                <w:rPr>
                  <w:rFonts w:ascii="宋体" w:hAnsi="宋体" w:cs="微软雅黑" w:hint="eastAsia"/>
                  <w:bCs/>
                  <w:kern w:val="0"/>
                  <w:szCs w:val="21"/>
                  <w:lang w:bidi="ar"/>
                </w:rPr>
                <w:delText>腾讯</w:delText>
              </w:r>
            </w:del>
            <w:ins w:id="751" w:author="SZ_00_50" w:date="2018-09-19T16:41:00Z">
              <w:r w:rsidR="00341339">
                <w:rPr>
                  <w:rFonts w:ascii="宋体" w:hAnsi="宋体" w:cs="微软雅黑" w:hint="eastAsia"/>
                  <w:bCs/>
                  <w:kern w:val="0"/>
                  <w:szCs w:val="21"/>
                  <w:lang w:bidi="ar"/>
                </w:rPr>
                <w:t>爱奇艺</w:t>
              </w:r>
            </w:ins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视频月卡</w:t>
            </w:r>
          </w:p>
        </w:tc>
        <w:tc>
          <w:tcPr>
            <w:tcW w:w="884" w:type="dxa"/>
            <w:shd w:val="clear" w:color="auto" w:fill="auto"/>
            <w:vAlign w:val="center"/>
          </w:tcPr>
          <w:p w:rsidR="00856697" w:rsidRPr="002E6DFC" w:rsidRDefault="00856697" w:rsidP="002E6DFC">
            <w:pPr>
              <w:jc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bCs/>
                <w:kern w:val="0"/>
                <w:szCs w:val="21"/>
                <w:lang w:bidi="ar"/>
              </w:rPr>
              <w:t>友金所抱枕</w:t>
            </w:r>
          </w:p>
        </w:tc>
      </w:tr>
      <w:tr w:rsidR="002E6DFC" w:rsidRPr="002E6DFC" w:rsidTr="002E6DFC">
        <w:trPr>
          <w:trHeight w:val="355"/>
        </w:trPr>
        <w:tc>
          <w:tcPr>
            <w:tcW w:w="919" w:type="dxa"/>
            <w:shd w:val="clear" w:color="auto" w:fill="auto"/>
            <w:vAlign w:val="center"/>
          </w:tcPr>
          <w:p w:rsidR="00856697" w:rsidRPr="002E6DFC" w:rsidRDefault="00856697" w:rsidP="002E6DFC">
            <w:pPr>
              <w:jc w:val="center"/>
              <w:rPr>
                <w:rFonts w:ascii="宋体" w:hAnsi="宋体" w:cs="微软雅黑"/>
                <w:bCs/>
                <w:szCs w:val="21"/>
              </w:rPr>
            </w:pPr>
            <w:r w:rsidRPr="002E6DFC">
              <w:rPr>
                <w:rFonts w:ascii="宋体" w:hAnsi="宋体" w:cs="微软雅黑" w:hint="eastAsia"/>
                <w:bCs/>
                <w:szCs w:val="21"/>
              </w:rPr>
              <w:t>所需积分</w:t>
            </w:r>
          </w:p>
        </w:tc>
        <w:tc>
          <w:tcPr>
            <w:tcW w:w="749" w:type="dxa"/>
            <w:shd w:val="clear" w:color="auto" w:fill="auto"/>
            <w:vAlign w:val="center"/>
          </w:tcPr>
          <w:p w:rsidR="00856697" w:rsidRPr="002E6DFC" w:rsidRDefault="00856697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15万</w:t>
            </w:r>
          </w:p>
        </w:tc>
        <w:tc>
          <w:tcPr>
            <w:tcW w:w="850" w:type="dxa"/>
            <w:shd w:val="clear" w:color="auto" w:fill="auto"/>
            <w:vAlign w:val="center"/>
          </w:tcPr>
          <w:p w:rsidR="00856697" w:rsidRPr="002E6DFC" w:rsidRDefault="00856697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20万</w:t>
            </w:r>
          </w:p>
        </w:tc>
        <w:tc>
          <w:tcPr>
            <w:tcW w:w="1156" w:type="dxa"/>
            <w:shd w:val="clear" w:color="auto" w:fill="auto"/>
            <w:vAlign w:val="center"/>
          </w:tcPr>
          <w:p w:rsidR="00856697" w:rsidRPr="002E6DFC" w:rsidRDefault="00856697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30万</w:t>
            </w:r>
          </w:p>
        </w:tc>
        <w:tc>
          <w:tcPr>
            <w:tcW w:w="915" w:type="dxa"/>
            <w:shd w:val="clear" w:color="auto" w:fill="auto"/>
            <w:vAlign w:val="center"/>
          </w:tcPr>
          <w:p w:rsidR="00856697" w:rsidRPr="002E6DFC" w:rsidRDefault="00856697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40万</w:t>
            </w:r>
          </w:p>
        </w:tc>
        <w:tc>
          <w:tcPr>
            <w:tcW w:w="905" w:type="dxa"/>
            <w:shd w:val="clear" w:color="auto" w:fill="auto"/>
            <w:vAlign w:val="center"/>
          </w:tcPr>
          <w:p w:rsidR="00856697" w:rsidRPr="002E6DFC" w:rsidRDefault="00856697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4万</w:t>
            </w:r>
          </w:p>
        </w:tc>
        <w:tc>
          <w:tcPr>
            <w:tcW w:w="903" w:type="dxa"/>
            <w:shd w:val="clear" w:color="auto" w:fill="auto"/>
            <w:vAlign w:val="center"/>
          </w:tcPr>
          <w:p w:rsidR="00856697" w:rsidRPr="002E6DFC" w:rsidRDefault="00856697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20万</w:t>
            </w:r>
          </w:p>
        </w:tc>
        <w:tc>
          <w:tcPr>
            <w:tcW w:w="901" w:type="dxa"/>
            <w:shd w:val="clear" w:color="auto" w:fill="auto"/>
            <w:vAlign w:val="center"/>
          </w:tcPr>
          <w:p w:rsidR="00856697" w:rsidRPr="002E6DFC" w:rsidRDefault="00856697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5万</w:t>
            </w:r>
          </w:p>
        </w:tc>
        <w:tc>
          <w:tcPr>
            <w:tcW w:w="892" w:type="dxa"/>
            <w:shd w:val="clear" w:color="auto" w:fill="auto"/>
            <w:vAlign w:val="center"/>
          </w:tcPr>
          <w:p w:rsidR="00856697" w:rsidRPr="002E6DFC" w:rsidRDefault="00856697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bCs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1.25万</w:t>
            </w:r>
          </w:p>
        </w:tc>
        <w:tc>
          <w:tcPr>
            <w:tcW w:w="884" w:type="dxa"/>
            <w:shd w:val="clear" w:color="auto" w:fill="auto"/>
            <w:vAlign w:val="center"/>
          </w:tcPr>
          <w:p w:rsidR="00856697" w:rsidRPr="002E6DFC" w:rsidRDefault="00856697" w:rsidP="002E6DFC">
            <w:pPr>
              <w:widowControl/>
              <w:jc w:val="center"/>
              <w:textAlignment w:val="center"/>
              <w:rPr>
                <w:rFonts w:ascii="宋体" w:hAnsi="宋体" w:cs="微软雅黑"/>
                <w:kern w:val="0"/>
                <w:szCs w:val="21"/>
                <w:lang w:bidi="ar"/>
              </w:rPr>
            </w:pPr>
            <w:r w:rsidRPr="002E6DFC">
              <w:rPr>
                <w:rFonts w:ascii="宋体" w:hAnsi="宋体" w:cs="微软雅黑" w:hint="eastAsia"/>
                <w:kern w:val="0"/>
                <w:szCs w:val="21"/>
                <w:lang w:bidi="ar"/>
              </w:rPr>
              <w:t>5万</w:t>
            </w:r>
          </w:p>
        </w:tc>
      </w:tr>
    </w:tbl>
    <w:p w:rsidR="00856697" w:rsidRPr="00856697" w:rsidRDefault="00856697" w:rsidP="00856697">
      <w:pPr>
        <w:numPr>
          <w:ilvl w:val="0"/>
          <w:numId w:val="29"/>
        </w:numPr>
        <w:jc w:val="left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点击【兑换】操作</w:t>
      </w:r>
      <w:r>
        <w:rPr>
          <w:rFonts w:ascii="微软雅黑" w:eastAsia="微软雅黑" w:hAnsi="微软雅黑" w:cs="微软雅黑"/>
          <w:bCs/>
          <w:szCs w:val="21"/>
        </w:rPr>
        <w:t>：</w:t>
      </w:r>
    </w:p>
    <w:p w:rsidR="00856697" w:rsidRPr="0056652A" w:rsidRDefault="00856697" w:rsidP="0056652A">
      <w:pPr>
        <w:numPr>
          <w:ilvl w:val="0"/>
          <w:numId w:val="30"/>
        </w:numPr>
        <w:jc w:val="left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>H5</w:t>
      </w:r>
      <w:r w:rsidR="00202157">
        <w:rPr>
          <w:rFonts w:ascii="微软雅黑" w:eastAsia="微软雅黑" w:hAnsi="微软雅黑" w:cs="微软雅黑"/>
          <w:bCs/>
          <w:szCs w:val="21"/>
        </w:rPr>
        <w:t>/pc</w:t>
      </w:r>
      <w:r>
        <w:rPr>
          <w:rFonts w:ascii="微软雅黑" w:eastAsia="微软雅黑" w:hAnsi="微软雅黑" w:cs="微软雅黑" w:hint="eastAsia"/>
          <w:bCs/>
          <w:szCs w:val="21"/>
        </w:rPr>
        <w:t>端：</w:t>
      </w:r>
      <w:r w:rsidRPr="0056652A">
        <w:rPr>
          <w:rFonts w:ascii="微软雅黑" w:eastAsia="微软雅黑" w:hAnsi="微软雅黑" w:cs="微软雅黑" w:hint="eastAsia"/>
          <w:bCs/>
          <w:szCs w:val="21"/>
        </w:rPr>
        <w:t>给出</w:t>
      </w:r>
      <w:r w:rsidRPr="0056652A">
        <w:rPr>
          <w:rFonts w:ascii="微软雅黑" w:eastAsia="微软雅黑" w:hAnsi="微软雅黑" w:cs="微软雅黑"/>
          <w:bCs/>
          <w:szCs w:val="21"/>
        </w:rPr>
        <w:t>弹窗提示：</w:t>
      </w:r>
    </w:p>
    <w:p w:rsidR="00856697" w:rsidRDefault="00C421BB" w:rsidP="00856697">
      <w:pPr>
        <w:ind w:left="840"/>
        <w:jc w:val="left"/>
        <w:rPr>
          <w:rFonts w:ascii="微软雅黑" w:eastAsia="微软雅黑" w:hAnsi="微软雅黑" w:cs="微软雅黑"/>
          <w:bCs/>
          <w:szCs w:val="21"/>
        </w:rPr>
      </w:pPr>
      <w:r>
        <w:rPr>
          <w:noProof/>
        </w:rPr>
        <w:pict>
          <v:shape id="_x0000_i1044" type="#_x0000_t75" style="width:209.25pt;height:96.75pt;visibility:visible;mso-wrap-style:square">
            <v:imagedata r:id="rId27" o:title=""/>
          </v:shape>
        </w:pict>
      </w:r>
    </w:p>
    <w:p w:rsidR="00A565F5" w:rsidRDefault="00A565F5" w:rsidP="00A565F5">
      <w:pPr>
        <w:jc w:val="left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 xml:space="preserve">    </w:t>
      </w:r>
      <w:r w:rsidR="00856697">
        <w:rPr>
          <w:rFonts w:ascii="微软雅黑" w:eastAsia="微软雅黑" w:hAnsi="微软雅黑" w:cs="微软雅黑"/>
          <w:bCs/>
          <w:szCs w:val="21"/>
        </w:rPr>
        <w:t xml:space="preserve">    </w:t>
      </w:r>
      <w:r w:rsidR="00856697">
        <w:rPr>
          <w:rFonts w:ascii="微软雅黑" w:eastAsia="微软雅黑" w:hAnsi="微软雅黑" w:cs="微软雅黑" w:hint="eastAsia"/>
          <w:bCs/>
          <w:szCs w:val="21"/>
        </w:rPr>
        <w:t>点击</w:t>
      </w:r>
      <w:r w:rsidR="00856697">
        <w:rPr>
          <w:rFonts w:ascii="微软雅黑" w:eastAsia="微软雅黑" w:hAnsi="微软雅黑" w:cs="微软雅黑"/>
          <w:bCs/>
          <w:szCs w:val="21"/>
        </w:rPr>
        <w:t>【</w:t>
      </w:r>
      <w:r w:rsidR="00856697">
        <w:rPr>
          <w:rFonts w:ascii="微软雅黑" w:eastAsia="微软雅黑" w:hAnsi="微软雅黑" w:cs="微软雅黑" w:hint="eastAsia"/>
          <w:bCs/>
          <w:szCs w:val="21"/>
        </w:rPr>
        <w:t>知道</w:t>
      </w:r>
      <w:r w:rsidR="00856697">
        <w:rPr>
          <w:rFonts w:ascii="微软雅黑" w:eastAsia="微软雅黑" w:hAnsi="微软雅黑" w:cs="微软雅黑"/>
          <w:bCs/>
          <w:szCs w:val="21"/>
        </w:rPr>
        <w:t>了】</w:t>
      </w:r>
      <w:r w:rsidR="00856697">
        <w:rPr>
          <w:rFonts w:ascii="微软雅黑" w:eastAsia="微软雅黑" w:hAnsi="微软雅黑" w:cs="微软雅黑" w:hint="eastAsia"/>
          <w:bCs/>
          <w:szCs w:val="21"/>
        </w:rPr>
        <w:t>，留</w:t>
      </w:r>
      <w:r w:rsidR="00856697">
        <w:rPr>
          <w:rFonts w:ascii="微软雅黑" w:eastAsia="微软雅黑" w:hAnsi="微软雅黑" w:cs="微软雅黑"/>
          <w:bCs/>
          <w:szCs w:val="21"/>
        </w:rPr>
        <w:t>在当前页面；</w:t>
      </w:r>
    </w:p>
    <w:p w:rsidR="00856697" w:rsidRDefault="00856697" w:rsidP="00A565F5">
      <w:pPr>
        <w:jc w:val="left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/>
          <w:bCs/>
          <w:szCs w:val="21"/>
        </w:rPr>
        <w:t xml:space="preserve">        </w:t>
      </w:r>
      <w:r>
        <w:rPr>
          <w:rFonts w:ascii="微软雅黑" w:eastAsia="微软雅黑" w:hAnsi="微软雅黑" w:cs="微软雅黑" w:hint="eastAsia"/>
          <w:bCs/>
          <w:szCs w:val="21"/>
        </w:rPr>
        <w:t>点击</w:t>
      </w:r>
      <w:r>
        <w:rPr>
          <w:rFonts w:ascii="微软雅黑" w:eastAsia="微软雅黑" w:hAnsi="微软雅黑" w:cs="微软雅黑"/>
          <w:bCs/>
          <w:szCs w:val="21"/>
        </w:rPr>
        <w:t>【</w:t>
      </w:r>
      <w:r>
        <w:rPr>
          <w:rFonts w:ascii="微软雅黑" w:eastAsia="微软雅黑" w:hAnsi="微软雅黑" w:cs="微软雅黑" w:hint="eastAsia"/>
          <w:bCs/>
          <w:szCs w:val="21"/>
        </w:rPr>
        <w:t>去下载</w:t>
      </w:r>
      <w:r>
        <w:rPr>
          <w:rFonts w:ascii="微软雅黑" w:eastAsia="微软雅黑" w:hAnsi="微软雅黑" w:cs="微软雅黑"/>
          <w:bCs/>
          <w:szCs w:val="21"/>
        </w:rPr>
        <w:t>】</w:t>
      </w:r>
      <w:r>
        <w:rPr>
          <w:rFonts w:ascii="微软雅黑" w:eastAsia="微软雅黑" w:hAnsi="微软雅黑" w:cs="微软雅黑" w:hint="eastAsia"/>
          <w:bCs/>
          <w:szCs w:val="21"/>
        </w:rPr>
        <w:t>，跳转至</w:t>
      </w:r>
      <w:r>
        <w:rPr>
          <w:rFonts w:ascii="微软雅黑" w:eastAsia="微软雅黑" w:hAnsi="微软雅黑" w:cs="微软雅黑"/>
          <w:bCs/>
          <w:szCs w:val="21"/>
        </w:rPr>
        <w:t>下载页：</w:t>
      </w:r>
    </w:p>
    <w:p w:rsidR="00856697" w:rsidRDefault="00856697" w:rsidP="00A565F5">
      <w:pPr>
        <w:jc w:val="left"/>
      </w:pPr>
      <w:r>
        <w:rPr>
          <w:rFonts w:ascii="微软雅黑" w:eastAsia="微软雅黑" w:hAnsi="微软雅黑" w:cs="微软雅黑"/>
          <w:bCs/>
          <w:szCs w:val="21"/>
        </w:rPr>
        <w:t>H5</w:t>
      </w:r>
      <w:r>
        <w:rPr>
          <w:rFonts w:ascii="微软雅黑" w:eastAsia="微软雅黑" w:hAnsi="微软雅黑" w:cs="微软雅黑" w:hint="eastAsia"/>
          <w:bCs/>
          <w:szCs w:val="21"/>
        </w:rPr>
        <w:t>端</w:t>
      </w:r>
      <w:r w:rsidR="0056652A">
        <w:rPr>
          <w:rFonts w:ascii="微软雅黑" w:eastAsia="微软雅黑" w:hAnsi="微软雅黑" w:cs="微软雅黑"/>
          <w:bCs/>
          <w:szCs w:val="21"/>
        </w:rPr>
        <w:t>下载</w:t>
      </w:r>
      <w:r w:rsidR="0056652A">
        <w:rPr>
          <w:rFonts w:ascii="微软雅黑" w:eastAsia="微软雅黑" w:hAnsi="微软雅黑" w:cs="微软雅黑" w:hint="eastAsia"/>
          <w:bCs/>
          <w:szCs w:val="21"/>
        </w:rPr>
        <w:t>页：</w:t>
      </w:r>
      <w:hyperlink r:id="rId28" w:history="1">
        <w:r w:rsidR="003E6DCA" w:rsidRPr="008B6ED3">
          <w:rPr>
            <w:rStyle w:val="a8"/>
          </w:rPr>
          <w:t>https://www.yyfax.com/web/h5/toyyfax.html</w:t>
        </w:r>
      </w:hyperlink>
    </w:p>
    <w:p w:rsidR="00856697" w:rsidRDefault="00856697" w:rsidP="00A565F5">
      <w:pPr>
        <w:jc w:val="left"/>
        <w:rPr>
          <w:rFonts w:ascii="微软雅黑" w:eastAsia="微软雅黑" w:hAnsi="微软雅黑" w:cs="微软雅黑"/>
          <w:bCs/>
          <w:szCs w:val="21"/>
        </w:rPr>
      </w:pPr>
      <w:r>
        <w:rPr>
          <w:rFonts w:ascii="微软雅黑" w:eastAsia="微软雅黑" w:hAnsi="微软雅黑" w:cs="微软雅黑" w:hint="eastAsia"/>
          <w:bCs/>
          <w:szCs w:val="21"/>
        </w:rPr>
        <w:t>PC端下载</w:t>
      </w:r>
      <w:r w:rsidR="0056652A">
        <w:rPr>
          <w:rFonts w:ascii="微软雅黑" w:eastAsia="微软雅黑" w:hAnsi="微软雅黑" w:cs="微软雅黑" w:hint="eastAsia"/>
          <w:bCs/>
          <w:szCs w:val="21"/>
        </w:rPr>
        <w:t>页：</w:t>
      </w:r>
      <w:hyperlink r:id="rId29" w:anchor="sevenPage" w:history="1">
        <w:r w:rsidR="0056652A" w:rsidRPr="00424F73">
          <w:rPr>
            <w:rStyle w:val="a8"/>
            <w:rFonts w:ascii="微软雅黑" w:eastAsia="微软雅黑" w:hAnsi="微软雅黑" w:cs="微软雅黑"/>
            <w:bCs/>
            <w:szCs w:val="21"/>
          </w:rPr>
          <w:t>www.yyfaxgroup.com/aboutUs/newUserGuide#sevenPage</w:t>
        </w:r>
      </w:hyperlink>
    </w:p>
    <w:p w:rsidR="0056652A" w:rsidRDefault="0056652A" w:rsidP="0056652A">
      <w:pPr>
        <w:numPr>
          <w:ilvl w:val="0"/>
          <w:numId w:val="30"/>
        </w:numPr>
        <w:jc w:val="left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A</w:t>
      </w:r>
      <w:r>
        <w:rPr>
          <w:rFonts w:ascii="微软雅黑" w:eastAsia="微软雅黑" w:hAnsi="微软雅黑" w:cs="微软雅黑"/>
          <w:szCs w:val="21"/>
        </w:rPr>
        <w:t>pp端，</w:t>
      </w:r>
      <w:r>
        <w:rPr>
          <w:rFonts w:ascii="微软雅黑" w:eastAsia="微软雅黑" w:hAnsi="微软雅黑" w:cs="微软雅黑" w:hint="eastAsia"/>
          <w:szCs w:val="21"/>
        </w:rPr>
        <w:t>点击</w:t>
      </w:r>
      <w:r>
        <w:rPr>
          <w:rFonts w:ascii="微软雅黑" w:eastAsia="微软雅黑" w:hAnsi="微软雅黑" w:cs="微软雅黑"/>
          <w:szCs w:val="21"/>
        </w:rPr>
        <w:t>【</w:t>
      </w:r>
      <w:r w:rsidR="00E4372A">
        <w:rPr>
          <w:rFonts w:ascii="微软雅黑" w:eastAsia="微软雅黑" w:hAnsi="微软雅黑" w:cs="微软雅黑" w:hint="eastAsia"/>
          <w:szCs w:val="21"/>
        </w:rPr>
        <w:t>兑换</w:t>
      </w:r>
      <w:r>
        <w:rPr>
          <w:rFonts w:ascii="微软雅黑" w:eastAsia="微软雅黑" w:hAnsi="微软雅黑" w:cs="微软雅黑"/>
          <w:szCs w:val="21"/>
        </w:rPr>
        <w:t>】</w:t>
      </w:r>
      <w:r>
        <w:rPr>
          <w:rFonts w:ascii="微软雅黑" w:eastAsia="微软雅黑" w:hAnsi="微软雅黑" w:cs="微软雅黑" w:hint="eastAsia"/>
          <w:szCs w:val="21"/>
        </w:rPr>
        <w:t>则</w:t>
      </w:r>
      <w:r>
        <w:rPr>
          <w:rFonts w:ascii="微软雅黑" w:eastAsia="微软雅黑" w:hAnsi="微软雅黑" w:cs="微软雅黑"/>
          <w:szCs w:val="21"/>
        </w:rPr>
        <w:t>跳转至积分商城页面内</w:t>
      </w:r>
      <w:r>
        <w:rPr>
          <w:rFonts w:ascii="微软雅黑" w:eastAsia="微软雅黑" w:hAnsi="微软雅黑" w:cs="微软雅黑" w:hint="eastAsia"/>
          <w:szCs w:val="21"/>
        </w:rPr>
        <w:t>。</w:t>
      </w:r>
    </w:p>
    <w:p w:rsidR="00557423" w:rsidRDefault="00C8734A" w:rsidP="00557423">
      <w:pPr>
        <w:numPr>
          <w:ilvl w:val="0"/>
          <w:numId w:val="50"/>
        </w:numPr>
        <w:jc w:val="left"/>
        <w:rPr>
          <w:rFonts w:ascii="微软雅黑" w:eastAsia="微软雅黑" w:hAnsi="微软雅黑" w:cs="微软雅黑"/>
          <w:szCs w:val="21"/>
        </w:rPr>
      </w:pPr>
      <w:del w:id="752" w:author="SZ_00_50" w:date="2018-09-28T11:10:00Z">
        <w:r w:rsidDel="000071E9">
          <w:rPr>
            <w:rFonts w:ascii="微软雅黑" w:eastAsia="微软雅黑" w:hAnsi="微软雅黑" w:cs="微软雅黑" w:hint="eastAsia"/>
            <w:szCs w:val="21"/>
          </w:rPr>
          <w:delText>H5/</w:delText>
        </w:r>
      </w:del>
      <w:r>
        <w:rPr>
          <w:rFonts w:ascii="微软雅黑" w:eastAsia="微软雅黑" w:hAnsi="微软雅黑" w:cs="微软雅黑" w:hint="eastAsia"/>
          <w:szCs w:val="21"/>
        </w:rPr>
        <w:t>PC端</w:t>
      </w:r>
      <w:r>
        <w:rPr>
          <w:rFonts w:ascii="微软雅黑" w:eastAsia="微软雅黑" w:hAnsi="微软雅黑" w:cs="微软雅黑"/>
          <w:szCs w:val="21"/>
        </w:rPr>
        <w:t>的</w:t>
      </w:r>
      <w:r w:rsidR="00557423">
        <w:rPr>
          <w:rFonts w:ascii="微软雅黑" w:eastAsia="微软雅黑" w:hAnsi="微软雅黑" w:cs="微软雅黑" w:hint="eastAsia"/>
          <w:szCs w:val="21"/>
        </w:rPr>
        <w:t>物品自动</w:t>
      </w:r>
      <w:r w:rsidR="00557423">
        <w:rPr>
          <w:rFonts w:ascii="微软雅黑" w:eastAsia="微软雅黑" w:hAnsi="微软雅黑" w:cs="微软雅黑"/>
          <w:szCs w:val="21"/>
        </w:rPr>
        <w:t>轮播</w:t>
      </w:r>
    </w:p>
    <w:p w:rsidR="000071E9" w:rsidRDefault="00557423" w:rsidP="00557423">
      <w:pPr>
        <w:ind w:left="845"/>
        <w:jc w:val="left"/>
        <w:rPr>
          <w:ins w:id="753" w:author="SZ_00_50" w:date="2018-09-28T11:10:00Z"/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物品展示</w:t>
      </w:r>
      <w:ins w:id="754" w:author="SZ_00_50" w:date="2018-09-28T11:10:00Z">
        <w:r w:rsidR="000071E9">
          <w:rPr>
            <w:rFonts w:ascii="微软雅黑" w:eastAsia="微软雅黑" w:hAnsi="微软雅黑" w:cs="微软雅黑" w:hint="eastAsia"/>
            <w:szCs w:val="21"/>
          </w:rPr>
          <w:t>可</w:t>
        </w:r>
      </w:ins>
      <w:r>
        <w:rPr>
          <w:rFonts w:ascii="微软雅黑" w:eastAsia="微软雅黑" w:hAnsi="微软雅黑" w:cs="微软雅黑" w:hint="eastAsia"/>
          <w:szCs w:val="21"/>
        </w:rPr>
        <w:t>支持</w:t>
      </w:r>
      <w:ins w:id="755" w:author="SZ_00_50" w:date="2018-09-28T11:10:00Z">
        <w:r w:rsidR="000071E9" w:rsidRPr="000071E9">
          <w:rPr>
            <w:rFonts w:ascii="微软雅黑" w:eastAsia="微软雅黑" w:hAnsi="微软雅黑" w:cs="微软雅黑" w:hint="eastAsia"/>
            <w:szCs w:val="21"/>
          </w:rPr>
          <w:t>左右点击箭头滑动</w:t>
        </w:r>
      </w:ins>
      <w:del w:id="756" w:author="SZ_00_50" w:date="2018-09-28T11:10:00Z">
        <w:r w:rsidDel="000071E9">
          <w:rPr>
            <w:rFonts w:ascii="微软雅黑" w:eastAsia="微软雅黑" w:hAnsi="微软雅黑" w:cs="微软雅黑"/>
            <w:szCs w:val="21"/>
          </w:rPr>
          <w:delText>左右</w:delText>
        </w:r>
        <w:r w:rsidDel="000071E9">
          <w:rPr>
            <w:rFonts w:ascii="微软雅黑" w:eastAsia="微软雅黑" w:hAnsi="微软雅黑" w:cs="微软雅黑" w:hint="eastAsia"/>
            <w:szCs w:val="21"/>
          </w:rPr>
          <w:delText>切换</w:delText>
        </w:r>
      </w:del>
      <w:r>
        <w:rPr>
          <w:rFonts w:ascii="微软雅黑" w:eastAsia="微软雅黑" w:hAnsi="微软雅黑" w:cs="微软雅黑"/>
          <w:szCs w:val="21"/>
        </w:rPr>
        <w:t>，</w:t>
      </w:r>
      <w:r>
        <w:rPr>
          <w:rFonts w:ascii="微软雅黑" w:eastAsia="微软雅黑" w:hAnsi="微软雅黑" w:cs="微软雅黑" w:hint="eastAsia"/>
          <w:szCs w:val="21"/>
        </w:rPr>
        <w:t>实现5s轮播</w:t>
      </w:r>
      <w:r>
        <w:rPr>
          <w:rFonts w:ascii="微软雅黑" w:eastAsia="微软雅黑" w:hAnsi="微软雅黑" w:cs="微软雅黑"/>
          <w:szCs w:val="21"/>
        </w:rPr>
        <w:t>滚动一次</w:t>
      </w:r>
      <w:ins w:id="757" w:author="SZ_00_50" w:date="2018-09-28T11:10:00Z">
        <w:r w:rsidR="000071E9">
          <w:rPr>
            <w:rFonts w:ascii="微软雅黑" w:eastAsia="微软雅黑" w:hAnsi="微软雅黑" w:cs="微软雅黑" w:hint="eastAsia"/>
            <w:szCs w:val="21"/>
          </w:rPr>
          <w:t>，</w:t>
        </w:r>
        <w:r w:rsidR="000071E9" w:rsidRPr="000071E9">
          <w:rPr>
            <w:rFonts w:ascii="微软雅黑" w:eastAsia="微软雅黑" w:hAnsi="微软雅黑" w:cs="微软雅黑" w:hint="eastAsia"/>
            <w:szCs w:val="21"/>
          </w:rPr>
          <w:t>点击商品卡片弹窗显示下载app</w:t>
        </w:r>
        <w:r w:rsidR="000071E9">
          <w:rPr>
            <w:rFonts w:ascii="微软雅黑" w:eastAsia="微软雅黑" w:hAnsi="微软雅黑" w:cs="微软雅黑" w:hint="eastAsia"/>
            <w:szCs w:val="21"/>
          </w:rPr>
          <w:t>；</w:t>
        </w:r>
      </w:ins>
    </w:p>
    <w:p w:rsidR="000071E9" w:rsidRDefault="000071E9">
      <w:pPr>
        <w:numPr>
          <w:ilvl w:val="0"/>
          <w:numId w:val="50"/>
        </w:numPr>
        <w:jc w:val="left"/>
        <w:rPr>
          <w:ins w:id="758" w:author="SZ_00_50" w:date="2018-09-28T11:10:00Z"/>
          <w:rFonts w:ascii="微软雅黑" w:eastAsia="微软雅黑" w:hAnsi="微软雅黑" w:cs="微软雅黑"/>
          <w:szCs w:val="21"/>
        </w:rPr>
        <w:pPrChange w:id="759" w:author="SZ_00_50" w:date="2018-09-28T11:10:00Z">
          <w:pPr>
            <w:ind w:left="845"/>
            <w:jc w:val="left"/>
          </w:pPr>
        </w:pPrChange>
      </w:pPr>
      <w:ins w:id="760" w:author="SZ_00_50" w:date="2018-09-28T11:10:00Z">
        <w:r>
          <w:rPr>
            <w:rFonts w:ascii="微软雅黑" w:eastAsia="微软雅黑" w:hAnsi="微软雅黑" w:cs="微软雅黑" w:hint="eastAsia"/>
            <w:szCs w:val="21"/>
          </w:rPr>
          <w:t>H5的</w:t>
        </w:r>
        <w:r>
          <w:rPr>
            <w:rFonts w:ascii="微软雅黑" w:eastAsia="微软雅黑" w:hAnsi="微软雅黑" w:cs="微软雅黑"/>
            <w:szCs w:val="21"/>
          </w:rPr>
          <w:t>物品自动轮播</w:t>
        </w:r>
      </w:ins>
    </w:p>
    <w:p w:rsidR="000071E9" w:rsidRDefault="000071E9">
      <w:pPr>
        <w:ind w:left="845"/>
        <w:jc w:val="left"/>
        <w:rPr>
          <w:ins w:id="761" w:author="SZ_00_50" w:date="2018-09-28T11:11:00Z"/>
          <w:rFonts w:ascii="微软雅黑" w:eastAsia="微软雅黑" w:hAnsi="微软雅黑" w:cs="微软雅黑"/>
          <w:szCs w:val="21"/>
        </w:rPr>
        <w:pPrChange w:id="762" w:author="SZ_00_50" w:date="2018-09-28T11:11:00Z">
          <w:pPr>
            <w:numPr>
              <w:numId w:val="50"/>
            </w:numPr>
            <w:ind w:left="845" w:hanging="420"/>
            <w:jc w:val="left"/>
          </w:pPr>
        </w:pPrChange>
      </w:pPr>
      <w:ins w:id="763" w:author="SZ_00_50" w:date="2018-09-28T11:11:00Z">
        <w:r>
          <w:rPr>
            <w:rFonts w:ascii="微软雅黑" w:eastAsia="微软雅黑" w:hAnsi="微软雅黑" w:cs="微软雅黑" w:hint="eastAsia"/>
            <w:szCs w:val="21"/>
          </w:rPr>
          <w:lastRenderedPageBreak/>
          <w:t>物品展示可支持</w:t>
        </w:r>
        <w:r w:rsidRPr="000071E9">
          <w:rPr>
            <w:rFonts w:ascii="微软雅黑" w:eastAsia="微软雅黑" w:hAnsi="微软雅黑" w:cs="微软雅黑" w:hint="eastAsia"/>
            <w:szCs w:val="21"/>
          </w:rPr>
          <w:t>左右点击箭头滑动</w:t>
        </w:r>
        <w:r>
          <w:rPr>
            <w:rFonts w:ascii="微软雅黑" w:eastAsia="微软雅黑" w:hAnsi="微软雅黑" w:cs="微软雅黑" w:hint="eastAsia"/>
            <w:szCs w:val="21"/>
          </w:rPr>
          <w:t>/</w:t>
        </w:r>
        <w:r w:rsidRPr="000071E9">
          <w:rPr>
            <w:rFonts w:ascii="微软雅黑" w:eastAsia="微软雅黑" w:hAnsi="微软雅黑" w:cs="微软雅黑" w:hint="eastAsia"/>
            <w:szCs w:val="21"/>
          </w:rPr>
          <w:t>手左右滑动</w:t>
        </w:r>
        <w:r>
          <w:rPr>
            <w:rFonts w:ascii="微软雅黑" w:eastAsia="微软雅黑" w:hAnsi="微软雅黑" w:cs="微软雅黑"/>
            <w:szCs w:val="21"/>
          </w:rPr>
          <w:t>，</w:t>
        </w:r>
        <w:r>
          <w:rPr>
            <w:rFonts w:ascii="微软雅黑" w:eastAsia="微软雅黑" w:hAnsi="微软雅黑" w:cs="微软雅黑" w:hint="eastAsia"/>
            <w:szCs w:val="21"/>
          </w:rPr>
          <w:t>实现5s轮播</w:t>
        </w:r>
        <w:r>
          <w:rPr>
            <w:rFonts w:ascii="微软雅黑" w:eastAsia="微软雅黑" w:hAnsi="微软雅黑" w:cs="微软雅黑"/>
            <w:szCs w:val="21"/>
          </w:rPr>
          <w:t>滚动一次</w:t>
        </w:r>
        <w:r>
          <w:rPr>
            <w:rFonts w:ascii="微软雅黑" w:eastAsia="微软雅黑" w:hAnsi="微软雅黑" w:cs="微软雅黑" w:hint="eastAsia"/>
            <w:szCs w:val="21"/>
          </w:rPr>
          <w:t>，</w:t>
        </w:r>
        <w:r w:rsidRPr="000071E9">
          <w:rPr>
            <w:rFonts w:ascii="微软雅黑" w:eastAsia="微软雅黑" w:hAnsi="微软雅黑" w:cs="微软雅黑" w:hint="eastAsia"/>
            <w:szCs w:val="21"/>
          </w:rPr>
          <w:t>点击商品卡片弹窗显示下载app</w:t>
        </w:r>
        <w:r>
          <w:rPr>
            <w:rFonts w:ascii="微软雅黑" w:eastAsia="微软雅黑" w:hAnsi="微软雅黑" w:cs="微软雅黑" w:hint="eastAsia"/>
            <w:szCs w:val="21"/>
          </w:rPr>
          <w:t>；</w:t>
        </w:r>
      </w:ins>
    </w:p>
    <w:p w:rsidR="000071E9" w:rsidRDefault="000071E9">
      <w:pPr>
        <w:numPr>
          <w:ilvl w:val="0"/>
          <w:numId w:val="50"/>
        </w:numPr>
        <w:jc w:val="left"/>
        <w:rPr>
          <w:ins w:id="764" w:author="SZ_00_50" w:date="2018-09-28T11:12:00Z"/>
          <w:rFonts w:ascii="微软雅黑" w:eastAsia="微软雅黑" w:hAnsi="微软雅黑" w:cs="微软雅黑"/>
          <w:szCs w:val="21"/>
        </w:rPr>
      </w:pPr>
      <w:ins w:id="765" w:author="SZ_00_50" w:date="2018-09-28T11:11:00Z">
        <w:r>
          <w:rPr>
            <w:rFonts w:ascii="微软雅黑" w:eastAsia="微软雅黑" w:hAnsi="微软雅黑" w:cs="微软雅黑" w:hint="eastAsia"/>
            <w:szCs w:val="21"/>
          </w:rPr>
          <w:t>A</w:t>
        </w:r>
        <w:r>
          <w:rPr>
            <w:rFonts w:ascii="微软雅黑" w:eastAsia="微软雅黑" w:hAnsi="微软雅黑" w:cs="微软雅黑"/>
            <w:szCs w:val="21"/>
          </w:rPr>
          <w:t>pp内嵌</w:t>
        </w:r>
        <w:r>
          <w:rPr>
            <w:rFonts w:ascii="微软雅黑" w:eastAsia="微软雅黑" w:hAnsi="微软雅黑" w:cs="微软雅黑" w:hint="eastAsia"/>
            <w:szCs w:val="21"/>
          </w:rPr>
          <w:t>H5的</w:t>
        </w:r>
        <w:r>
          <w:rPr>
            <w:rFonts w:ascii="微软雅黑" w:eastAsia="微软雅黑" w:hAnsi="微软雅黑" w:cs="微软雅黑"/>
            <w:szCs w:val="21"/>
          </w:rPr>
          <w:t>物品自动</w:t>
        </w:r>
      </w:ins>
      <w:ins w:id="766" w:author="SZ_00_50" w:date="2018-09-28T11:12:00Z">
        <w:r>
          <w:rPr>
            <w:rFonts w:ascii="微软雅黑" w:eastAsia="微软雅黑" w:hAnsi="微软雅黑" w:cs="微软雅黑" w:hint="eastAsia"/>
            <w:szCs w:val="21"/>
          </w:rPr>
          <w:t>轮播</w:t>
        </w:r>
      </w:ins>
    </w:p>
    <w:p w:rsidR="000071E9" w:rsidRPr="000071E9" w:rsidRDefault="000071E9">
      <w:pPr>
        <w:ind w:left="845"/>
        <w:jc w:val="left"/>
        <w:rPr>
          <w:ins w:id="767" w:author="SZ_00_50" w:date="2018-09-28T11:11:00Z"/>
          <w:rFonts w:ascii="微软雅黑" w:eastAsia="微软雅黑" w:hAnsi="微软雅黑" w:cs="微软雅黑"/>
          <w:szCs w:val="21"/>
        </w:rPr>
        <w:pPrChange w:id="768" w:author="SZ_00_50" w:date="2018-09-28T11:12:00Z">
          <w:pPr>
            <w:numPr>
              <w:numId w:val="50"/>
            </w:numPr>
            <w:ind w:left="845" w:hanging="420"/>
            <w:jc w:val="left"/>
          </w:pPr>
        </w:pPrChange>
      </w:pPr>
      <w:ins w:id="769" w:author="SZ_00_50" w:date="2018-09-28T11:12:00Z">
        <w:r>
          <w:rPr>
            <w:rFonts w:ascii="微软雅黑" w:eastAsia="微软雅黑" w:hAnsi="微软雅黑" w:cs="微软雅黑" w:hint="eastAsia"/>
            <w:szCs w:val="21"/>
          </w:rPr>
          <w:t>物品展示可支持</w:t>
        </w:r>
        <w:r w:rsidRPr="000071E9">
          <w:rPr>
            <w:rFonts w:ascii="微软雅黑" w:eastAsia="微软雅黑" w:hAnsi="微软雅黑" w:cs="微软雅黑" w:hint="eastAsia"/>
            <w:szCs w:val="21"/>
          </w:rPr>
          <w:t>左右点击箭头滑动</w:t>
        </w:r>
        <w:r>
          <w:rPr>
            <w:rFonts w:ascii="微软雅黑" w:eastAsia="微软雅黑" w:hAnsi="微软雅黑" w:cs="微软雅黑" w:hint="eastAsia"/>
            <w:szCs w:val="21"/>
          </w:rPr>
          <w:t>/</w:t>
        </w:r>
        <w:r w:rsidRPr="000071E9">
          <w:rPr>
            <w:rFonts w:ascii="微软雅黑" w:eastAsia="微软雅黑" w:hAnsi="微软雅黑" w:cs="微软雅黑" w:hint="eastAsia"/>
            <w:szCs w:val="21"/>
          </w:rPr>
          <w:t>手左右滑动</w:t>
        </w:r>
        <w:r>
          <w:rPr>
            <w:rFonts w:ascii="微软雅黑" w:eastAsia="微软雅黑" w:hAnsi="微软雅黑" w:cs="微软雅黑"/>
            <w:szCs w:val="21"/>
          </w:rPr>
          <w:t>，</w:t>
        </w:r>
        <w:r>
          <w:rPr>
            <w:rFonts w:ascii="微软雅黑" w:eastAsia="微软雅黑" w:hAnsi="微软雅黑" w:cs="微软雅黑" w:hint="eastAsia"/>
            <w:szCs w:val="21"/>
          </w:rPr>
          <w:t>实现5s轮播</w:t>
        </w:r>
        <w:r>
          <w:rPr>
            <w:rFonts w:ascii="微软雅黑" w:eastAsia="微软雅黑" w:hAnsi="微软雅黑" w:cs="微软雅黑"/>
            <w:szCs w:val="21"/>
          </w:rPr>
          <w:t>滚动一次</w:t>
        </w:r>
        <w:r>
          <w:rPr>
            <w:rFonts w:ascii="微软雅黑" w:eastAsia="微软雅黑" w:hAnsi="微软雅黑" w:cs="微软雅黑" w:hint="eastAsia"/>
            <w:szCs w:val="21"/>
          </w:rPr>
          <w:t>，</w:t>
        </w:r>
        <w:r w:rsidRPr="000071E9">
          <w:rPr>
            <w:rFonts w:ascii="微软雅黑" w:eastAsia="微软雅黑" w:hAnsi="微软雅黑" w:cs="微软雅黑" w:hint="eastAsia"/>
            <w:szCs w:val="21"/>
          </w:rPr>
          <w:t>点击商品卡片</w:t>
        </w:r>
        <w:r>
          <w:rPr>
            <w:rFonts w:ascii="微软雅黑" w:eastAsia="微软雅黑" w:hAnsi="微软雅黑" w:cs="微软雅黑" w:hint="eastAsia"/>
            <w:szCs w:val="21"/>
          </w:rPr>
          <w:t>，登录态下</w:t>
        </w:r>
        <w:r w:rsidRPr="000071E9">
          <w:rPr>
            <w:rFonts w:ascii="微软雅黑" w:eastAsia="微软雅黑" w:hAnsi="微软雅黑" w:cs="微软雅黑" w:hint="eastAsia"/>
            <w:szCs w:val="21"/>
          </w:rPr>
          <w:t>直接跳转积分商城</w:t>
        </w:r>
      </w:ins>
    </w:p>
    <w:p w:rsidR="00557423" w:rsidRPr="00557423" w:rsidDel="000071E9" w:rsidRDefault="00557423">
      <w:pPr>
        <w:ind w:left="845"/>
        <w:jc w:val="left"/>
        <w:rPr>
          <w:del w:id="770" w:author="SZ_00_50" w:date="2018-09-28T11:12:00Z"/>
          <w:rFonts w:ascii="微软雅黑" w:eastAsia="微软雅黑" w:hAnsi="微软雅黑" w:cs="微软雅黑"/>
          <w:szCs w:val="21"/>
        </w:rPr>
      </w:pPr>
      <w:del w:id="771" w:author="SZ_00_50" w:date="2018-09-28T11:10:00Z">
        <w:r w:rsidDel="000071E9">
          <w:rPr>
            <w:rFonts w:ascii="微软雅黑" w:eastAsia="微软雅黑" w:hAnsi="微软雅黑" w:cs="微软雅黑" w:hint="eastAsia"/>
            <w:szCs w:val="21"/>
          </w:rPr>
          <w:delText>。</w:delText>
        </w:r>
      </w:del>
    </w:p>
    <w:p w:rsidR="0056652A" w:rsidRPr="00A81D5F" w:rsidRDefault="00A81D5F">
      <w:pPr>
        <w:pStyle w:val="3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szCs w:val="21"/>
        </w:rPr>
        <w:t xml:space="preserve">       </w:t>
      </w:r>
      <w:r w:rsidR="00DB6513">
        <w:rPr>
          <w:rFonts w:ascii="微软雅黑" w:eastAsia="微软雅黑" w:hAnsi="微软雅黑" w:hint="eastAsia"/>
          <w:szCs w:val="21"/>
        </w:rPr>
        <w:t>领现金大行动</w:t>
      </w:r>
    </w:p>
    <w:p w:rsidR="00D632BD" w:rsidRDefault="00D632BD" w:rsidP="00D632BD">
      <w:pPr>
        <w:pStyle w:val="1"/>
        <w:numPr>
          <w:ilvl w:val="1"/>
          <w:numId w:val="23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标题文案</w:t>
      </w:r>
      <w:r>
        <w:rPr>
          <w:rFonts w:ascii="微软雅黑" w:eastAsia="微软雅黑" w:hAnsi="微软雅黑"/>
          <w:bCs/>
          <w:szCs w:val="21"/>
        </w:rPr>
        <w:t>：</w:t>
      </w:r>
      <w:r>
        <w:rPr>
          <w:rFonts w:ascii="微软雅黑" w:eastAsia="微软雅黑" w:hAnsi="微软雅黑" w:hint="eastAsia"/>
          <w:bCs/>
          <w:szCs w:val="21"/>
        </w:rPr>
        <w:t>“</w:t>
      </w:r>
      <w:r w:rsidR="00DB6513">
        <w:rPr>
          <w:rFonts w:ascii="微软雅黑" w:eastAsia="微软雅黑" w:hAnsi="微软雅黑" w:cs="微软雅黑" w:hint="eastAsia"/>
          <w:bCs/>
          <w:szCs w:val="21"/>
        </w:rPr>
        <w:t>领现金大行动</w:t>
      </w:r>
      <w:r>
        <w:rPr>
          <w:rFonts w:ascii="微软雅黑" w:eastAsia="微软雅黑" w:hAnsi="微软雅黑" w:hint="eastAsia"/>
          <w:bCs/>
          <w:szCs w:val="21"/>
        </w:rPr>
        <w:t>”，</w:t>
      </w:r>
      <w:r>
        <w:rPr>
          <w:rFonts w:ascii="微软雅黑" w:eastAsia="微软雅黑" w:hAnsi="微软雅黑"/>
          <w:bCs/>
          <w:szCs w:val="21"/>
        </w:rPr>
        <w:t>静态文案；</w:t>
      </w:r>
    </w:p>
    <w:p w:rsidR="00D632BD" w:rsidRDefault="00D632BD" w:rsidP="00D632BD">
      <w:pPr>
        <w:pStyle w:val="1"/>
        <w:numPr>
          <w:ilvl w:val="1"/>
          <w:numId w:val="23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时间</w:t>
      </w:r>
      <w:r>
        <w:rPr>
          <w:rFonts w:ascii="微软雅黑" w:eastAsia="微软雅黑" w:hAnsi="微软雅黑"/>
          <w:bCs/>
          <w:szCs w:val="21"/>
        </w:rPr>
        <w:t>说明：“10</w:t>
      </w:r>
      <w:r>
        <w:rPr>
          <w:rFonts w:ascii="微软雅黑" w:eastAsia="微软雅黑" w:hAnsi="微软雅黑" w:hint="eastAsia"/>
          <w:bCs/>
          <w:szCs w:val="21"/>
        </w:rPr>
        <w:t>月21日</w:t>
      </w:r>
      <w:r>
        <w:rPr>
          <w:rFonts w:ascii="微软雅黑" w:eastAsia="微软雅黑" w:hAnsi="微软雅黑"/>
          <w:bCs/>
          <w:szCs w:val="21"/>
        </w:rPr>
        <w:t>-10</w:t>
      </w:r>
      <w:r>
        <w:rPr>
          <w:rFonts w:ascii="微软雅黑" w:eastAsia="微软雅黑" w:hAnsi="微软雅黑" w:hint="eastAsia"/>
          <w:bCs/>
          <w:szCs w:val="21"/>
        </w:rPr>
        <w:t>月31日</w:t>
      </w:r>
      <w:r>
        <w:rPr>
          <w:rFonts w:ascii="微软雅黑" w:eastAsia="微软雅黑" w:hAnsi="微软雅黑"/>
          <w:bCs/>
          <w:szCs w:val="21"/>
        </w:rPr>
        <w:t>”</w:t>
      </w:r>
    </w:p>
    <w:p w:rsidR="0087708E" w:rsidRDefault="0087708E" w:rsidP="0087708E">
      <w:pPr>
        <w:pStyle w:val="1"/>
        <w:numPr>
          <w:ilvl w:val="1"/>
          <w:numId w:val="23"/>
        </w:numPr>
        <w:ind w:firstLineChars="0"/>
        <w:rPr>
          <w:ins w:id="772" w:author="SZ_00_50" w:date="2018-09-13T18:45:00Z"/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</w:t>
      </w: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立即</w:t>
      </w:r>
      <w:r>
        <w:rPr>
          <w:rFonts w:ascii="微软雅黑" w:eastAsia="微软雅黑" w:hAnsi="微软雅黑"/>
          <w:bCs/>
          <w:szCs w:val="21"/>
        </w:rPr>
        <w:t>参与】</w:t>
      </w:r>
      <w:r>
        <w:rPr>
          <w:rFonts w:ascii="微软雅黑" w:eastAsia="微软雅黑" w:hAnsi="微软雅黑" w:hint="eastAsia"/>
          <w:bCs/>
          <w:szCs w:val="21"/>
        </w:rPr>
        <w:t>，</w:t>
      </w:r>
      <w:r>
        <w:rPr>
          <w:rFonts w:ascii="微软雅黑" w:eastAsia="微软雅黑" w:hAnsi="微软雅黑"/>
          <w:bCs/>
          <w:szCs w:val="21"/>
        </w:rPr>
        <w:t>跳转</w:t>
      </w:r>
      <w:r>
        <w:rPr>
          <w:rFonts w:ascii="微软雅黑" w:eastAsia="微软雅黑" w:hAnsi="微软雅黑" w:hint="eastAsia"/>
          <w:bCs/>
          <w:szCs w:val="21"/>
        </w:rPr>
        <w:t>【</w:t>
      </w:r>
      <w:r w:rsidR="00DB6513">
        <w:rPr>
          <w:rFonts w:ascii="微软雅黑" w:eastAsia="微软雅黑" w:hAnsi="微软雅黑" w:hint="eastAsia"/>
          <w:bCs/>
          <w:szCs w:val="21"/>
        </w:rPr>
        <w:t>领现金大行动</w:t>
      </w:r>
      <w:r>
        <w:rPr>
          <w:rFonts w:ascii="微软雅黑" w:eastAsia="微软雅黑" w:hAnsi="微软雅黑" w:hint="eastAsia"/>
          <w:bCs/>
          <w:szCs w:val="21"/>
        </w:rPr>
        <w:t>】页面参与</w:t>
      </w:r>
      <w:r>
        <w:rPr>
          <w:rFonts w:ascii="微软雅黑" w:eastAsia="微软雅黑" w:hAnsi="微软雅黑"/>
          <w:bCs/>
          <w:szCs w:val="21"/>
        </w:rPr>
        <w:t>活动；</w:t>
      </w:r>
    </w:p>
    <w:p w:rsidR="009668C1" w:rsidRDefault="009668C1">
      <w:pPr>
        <w:numPr>
          <w:ilvl w:val="1"/>
          <w:numId w:val="23"/>
        </w:numPr>
        <w:rPr>
          <w:ins w:id="773" w:author="SZ_00_50" w:date="2018-09-29T10:35:00Z"/>
          <w:rFonts w:ascii="微软雅黑" w:eastAsia="微软雅黑" w:hAnsi="微软雅黑"/>
          <w:bCs/>
          <w:szCs w:val="21"/>
        </w:rPr>
        <w:pPrChange w:id="774" w:author="SZ_00_50" w:date="2018-09-13T18:48:00Z">
          <w:pPr>
            <w:pStyle w:val="1"/>
            <w:numPr>
              <w:ilvl w:val="1"/>
              <w:numId w:val="23"/>
            </w:numPr>
            <w:ind w:left="840" w:firstLineChars="0" w:hanging="420"/>
          </w:pPr>
        </w:pPrChange>
      </w:pPr>
      <w:ins w:id="775" w:author="SZ_00_50" w:date="2018-09-13T18:45:00Z">
        <w:r>
          <w:rPr>
            <w:rFonts w:ascii="微软雅黑" w:eastAsia="微软雅黑" w:hAnsi="微软雅黑" w:hint="eastAsia"/>
            <w:bCs/>
            <w:szCs w:val="21"/>
          </w:rPr>
          <w:t>10月</w:t>
        </w:r>
      </w:ins>
      <w:ins w:id="776" w:author="SZ_00_50" w:date="2018-09-13T18:48:00Z">
        <w:r w:rsidR="0095633E" w:rsidRPr="0095633E">
          <w:rPr>
            <w:rFonts w:ascii="微软雅黑" w:eastAsia="微软雅黑" w:hAnsi="微软雅黑" w:hint="eastAsia"/>
            <w:bCs/>
            <w:szCs w:val="21"/>
          </w:rPr>
          <w:t>10日-10月20日23:59:59，【立即出借】按钮为置灰状态，按钮文案为“敬请期待”，点击给一个toast提示：“本活动于21日开始，敬请期待哟~”，持续2s；</w:t>
        </w:r>
      </w:ins>
    </w:p>
    <w:p w:rsidR="006269EB" w:rsidRPr="0095633E" w:rsidRDefault="006269EB">
      <w:pPr>
        <w:numPr>
          <w:ilvl w:val="1"/>
          <w:numId w:val="23"/>
        </w:numPr>
        <w:rPr>
          <w:rFonts w:ascii="微软雅黑" w:eastAsia="微软雅黑" w:hAnsi="微软雅黑"/>
          <w:bCs/>
          <w:szCs w:val="21"/>
          <w:rPrChange w:id="777" w:author="SZ_00_50" w:date="2018-09-13T18:48:00Z">
            <w:rPr/>
          </w:rPrChange>
        </w:rPr>
        <w:pPrChange w:id="778" w:author="SZ_00_50" w:date="2018-09-13T18:48:00Z">
          <w:pPr>
            <w:pStyle w:val="1"/>
            <w:numPr>
              <w:ilvl w:val="1"/>
              <w:numId w:val="23"/>
            </w:numPr>
            <w:ind w:left="840" w:firstLineChars="0" w:hanging="420"/>
          </w:pPr>
        </w:pPrChange>
      </w:pPr>
      <w:ins w:id="779" w:author="SZ_00_50" w:date="2018-09-29T10:35:00Z">
        <w:r>
          <w:rPr>
            <w:rFonts w:ascii="微软雅黑" w:eastAsia="微软雅黑" w:hAnsi="微软雅黑"/>
            <w:bCs/>
            <w:szCs w:val="21"/>
          </w:rPr>
          <w:t>1</w:t>
        </w:r>
        <w:r w:rsidRPr="0095633E">
          <w:rPr>
            <w:rFonts w:ascii="微软雅黑" w:eastAsia="微软雅黑" w:hAnsi="微软雅黑" w:hint="eastAsia"/>
            <w:bCs/>
            <w:szCs w:val="21"/>
          </w:rPr>
          <w:t>0月</w:t>
        </w:r>
        <w:r>
          <w:rPr>
            <w:rFonts w:ascii="微软雅黑" w:eastAsia="微软雅黑" w:hAnsi="微软雅黑" w:hint="eastAsia"/>
            <w:bCs/>
            <w:szCs w:val="21"/>
          </w:rPr>
          <w:t>21</w:t>
        </w:r>
        <w:r w:rsidRPr="0095633E">
          <w:rPr>
            <w:rFonts w:ascii="微软雅黑" w:eastAsia="微软雅黑" w:hAnsi="微软雅黑" w:hint="eastAsia"/>
            <w:bCs/>
            <w:szCs w:val="21"/>
          </w:rPr>
          <w:t>日</w:t>
        </w:r>
        <w:r>
          <w:rPr>
            <w:rFonts w:ascii="微软雅黑" w:eastAsia="微软雅黑" w:hAnsi="微软雅黑" w:hint="eastAsia"/>
            <w:bCs/>
            <w:szCs w:val="21"/>
          </w:rPr>
          <w:t>0点前</w:t>
        </w:r>
        <w:r>
          <w:rPr>
            <w:rFonts w:ascii="微软雅黑" w:eastAsia="微软雅黑" w:hAnsi="微软雅黑"/>
            <w:bCs/>
            <w:szCs w:val="21"/>
          </w:rPr>
          <w:t>，</w:t>
        </w:r>
      </w:ins>
      <w:ins w:id="780" w:author="SZ_00_50" w:date="2018-09-29T10:38:00Z">
        <w:r>
          <w:rPr>
            <w:rFonts w:ascii="微软雅黑" w:eastAsia="微软雅黑" w:hAnsi="微软雅黑" w:hint="eastAsia"/>
            <w:bCs/>
            <w:szCs w:val="21"/>
          </w:rPr>
          <w:t>“50元”变成</w:t>
        </w:r>
        <w:r>
          <w:rPr>
            <w:rFonts w:ascii="微软雅黑" w:eastAsia="微软雅黑" w:hAnsi="微软雅黑"/>
            <w:bCs/>
            <w:szCs w:val="21"/>
          </w:rPr>
          <w:t>“</w:t>
        </w:r>
        <w:r>
          <w:rPr>
            <w:rFonts w:ascii="微软雅黑" w:eastAsia="微软雅黑" w:hAnsi="微软雅黑" w:hint="eastAsia"/>
            <w:bCs/>
            <w:szCs w:val="21"/>
          </w:rPr>
          <w:t>？</w:t>
        </w:r>
        <w:r>
          <w:rPr>
            <w:rFonts w:ascii="微软雅黑" w:eastAsia="微软雅黑" w:hAnsi="微软雅黑"/>
            <w:bCs/>
            <w:szCs w:val="21"/>
          </w:rPr>
          <w:t>”</w:t>
        </w:r>
        <w:r>
          <w:rPr>
            <w:rFonts w:ascii="微软雅黑" w:eastAsia="微软雅黑" w:hAnsi="微软雅黑" w:hint="eastAsia"/>
            <w:bCs/>
            <w:szCs w:val="21"/>
          </w:rPr>
          <w:t>元（制造</w:t>
        </w:r>
        <w:r>
          <w:rPr>
            <w:rFonts w:ascii="微软雅黑" w:eastAsia="微软雅黑" w:hAnsi="微软雅黑"/>
            <w:bCs/>
            <w:szCs w:val="21"/>
          </w:rPr>
          <w:t>悬念</w:t>
        </w:r>
      </w:ins>
      <w:ins w:id="781" w:author="SZ_00_50" w:date="2018-09-29T10:39:00Z">
        <w:r>
          <w:rPr>
            <w:rFonts w:ascii="微软雅黑" w:eastAsia="微软雅黑" w:hAnsi="微软雅黑" w:hint="eastAsia"/>
            <w:bCs/>
            <w:szCs w:val="21"/>
          </w:rPr>
          <w:t>，21日领现金</w:t>
        </w:r>
        <w:r>
          <w:rPr>
            <w:rFonts w:ascii="微软雅黑" w:eastAsia="微软雅黑" w:hAnsi="微软雅黑"/>
            <w:bCs/>
            <w:szCs w:val="21"/>
          </w:rPr>
          <w:t>活动</w:t>
        </w:r>
        <w:r>
          <w:rPr>
            <w:rFonts w:ascii="微软雅黑" w:eastAsia="微软雅黑" w:hAnsi="微软雅黑" w:hint="eastAsia"/>
            <w:bCs/>
            <w:szCs w:val="21"/>
          </w:rPr>
          <w:t>开始后</w:t>
        </w:r>
        <w:r>
          <w:rPr>
            <w:rFonts w:ascii="微软雅黑" w:eastAsia="微软雅黑" w:hAnsi="微软雅黑"/>
            <w:bCs/>
            <w:szCs w:val="21"/>
          </w:rPr>
          <w:t>的？</w:t>
        </w:r>
        <w:r>
          <w:rPr>
            <w:rFonts w:ascii="微软雅黑" w:eastAsia="微软雅黑" w:hAnsi="微软雅黑" w:hint="eastAsia"/>
            <w:bCs/>
            <w:szCs w:val="21"/>
          </w:rPr>
          <w:t>以</w:t>
        </w:r>
        <w:r>
          <w:rPr>
            <w:rFonts w:ascii="微软雅黑" w:eastAsia="微软雅黑" w:hAnsi="微软雅黑"/>
            <w:bCs/>
            <w:szCs w:val="21"/>
          </w:rPr>
          <w:t>后续金额</w:t>
        </w:r>
      </w:ins>
      <w:ins w:id="782" w:author="SZ_00_50" w:date="2018-09-29T10:40:00Z">
        <w:r>
          <w:rPr>
            <w:rFonts w:ascii="微软雅黑" w:eastAsia="微软雅黑" w:hAnsi="微软雅黑" w:hint="eastAsia"/>
            <w:bCs/>
            <w:szCs w:val="21"/>
          </w:rPr>
          <w:t>变量</w:t>
        </w:r>
      </w:ins>
      <w:ins w:id="783" w:author="SZ_00_50" w:date="2018-09-29T10:39:00Z">
        <w:r>
          <w:rPr>
            <w:rFonts w:ascii="微软雅黑" w:eastAsia="微软雅黑" w:hAnsi="微软雅黑"/>
            <w:bCs/>
            <w:szCs w:val="21"/>
          </w:rPr>
          <w:t>为准</w:t>
        </w:r>
      </w:ins>
      <w:ins w:id="784" w:author="SZ_00_50" w:date="2018-09-29T10:38:00Z">
        <w:r>
          <w:rPr>
            <w:rFonts w:ascii="微软雅黑" w:eastAsia="微软雅黑" w:hAnsi="微软雅黑" w:hint="eastAsia"/>
            <w:bCs/>
            <w:szCs w:val="21"/>
          </w:rPr>
          <w:t>），</w:t>
        </w:r>
        <w:r>
          <w:rPr>
            <w:rFonts w:ascii="微软雅黑" w:eastAsia="微软雅黑" w:hAnsi="微软雅黑"/>
            <w:bCs/>
            <w:szCs w:val="21"/>
          </w:rPr>
          <w:t>活动规则</w:t>
        </w:r>
      </w:ins>
      <w:ins w:id="785" w:author="SZ_00_50" w:date="2018-09-29T10:41:00Z">
        <w:r>
          <w:rPr>
            <w:rFonts w:ascii="微软雅黑" w:eastAsia="微软雅黑" w:hAnsi="微软雅黑" w:hint="eastAsia"/>
            <w:bCs/>
            <w:szCs w:val="21"/>
          </w:rPr>
          <w:t>也</w:t>
        </w:r>
        <w:r>
          <w:rPr>
            <w:rFonts w:ascii="微软雅黑" w:eastAsia="微软雅黑" w:hAnsi="微软雅黑"/>
            <w:bCs/>
            <w:szCs w:val="21"/>
          </w:rPr>
          <w:t>进行</w:t>
        </w:r>
      </w:ins>
      <w:ins w:id="786" w:author="SZ_00_50" w:date="2018-09-29T10:38:00Z">
        <w:r>
          <w:rPr>
            <w:rFonts w:ascii="微软雅黑" w:eastAsia="微软雅黑" w:hAnsi="微软雅黑"/>
            <w:bCs/>
            <w:szCs w:val="21"/>
          </w:rPr>
          <w:t>隐藏</w:t>
        </w:r>
      </w:ins>
      <w:ins w:id="787" w:author="SZ_00_50" w:date="2018-09-29T10:39:00Z">
        <w:r>
          <w:rPr>
            <w:rFonts w:ascii="微软雅黑" w:eastAsia="微软雅黑" w:hAnsi="微软雅黑" w:hint="eastAsia"/>
            <w:bCs/>
            <w:szCs w:val="21"/>
          </w:rPr>
          <w:t>；</w:t>
        </w:r>
      </w:ins>
    </w:p>
    <w:p w:rsidR="00B12FAA" w:rsidRPr="00565C8F" w:rsidRDefault="00676F85" w:rsidP="00517EAB">
      <w:pPr>
        <w:pStyle w:val="1"/>
        <w:ind w:firstLineChars="0"/>
        <w:outlineLvl w:val="1"/>
        <w:rPr>
          <w:rFonts w:ascii="微软雅黑" w:eastAsia="微软雅黑" w:hAnsi="微软雅黑"/>
          <w:b/>
          <w:bCs/>
          <w:szCs w:val="21"/>
        </w:rPr>
      </w:pPr>
      <w:r w:rsidRPr="00565C8F">
        <w:rPr>
          <w:rFonts w:ascii="微软雅黑" w:eastAsia="微软雅黑" w:hAnsi="微软雅黑" w:hint="eastAsia"/>
          <w:b/>
          <w:bCs/>
          <w:szCs w:val="21"/>
        </w:rPr>
        <w:t>6.2 需求</w:t>
      </w:r>
      <w:r w:rsidRPr="00565C8F">
        <w:rPr>
          <w:rFonts w:ascii="微软雅黑" w:eastAsia="微软雅黑" w:hAnsi="微软雅黑"/>
          <w:b/>
          <w:bCs/>
          <w:szCs w:val="21"/>
        </w:rPr>
        <w:t>详述</w:t>
      </w:r>
    </w:p>
    <w:p w:rsidR="00676F85" w:rsidRPr="00565C8F" w:rsidRDefault="00A565F5" w:rsidP="00CD0605">
      <w:pPr>
        <w:pStyle w:val="1"/>
        <w:ind w:firstLineChars="0"/>
        <w:outlineLvl w:val="1"/>
        <w:rPr>
          <w:rFonts w:ascii="微软雅黑" w:eastAsia="微软雅黑" w:hAnsi="微软雅黑"/>
          <w:b/>
          <w:bCs/>
          <w:szCs w:val="21"/>
        </w:rPr>
      </w:pPr>
      <w:r w:rsidRPr="00565C8F">
        <w:rPr>
          <w:rFonts w:ascii="微软雅黑" w:eastAsia="微软雅黑" w:hAnsi="微软雅黑" w:hint="eastAsia"/>
          <w:b/>
          <w:bCs/>
          <w:szCs w:val="21"/>
        </w:rPr>
        <w:t xml:space="preserve">    </w:t>
      </w:r>
      <w:r w:rsidR="00676F85" w:rsidRPr="00565C8F">
        <w:rPr>
          <w:rFonts w:ascii="微软雅黑" w:eastAsia="微软雅黑" w:hAnsi="微软雅黑" w:hint="eastAsia"/>
          <w:b/>
          <w:bCs/>
          <w:szCs w:val="21"/>
        </w:rPr>
        <w:t>6.2.1 用户</w:t>
      </w:r>
      <w:r w:rsidR="00676F85" w:rsidRPr="00565C8F">
        <w:rPr>
          <w:rFonts w:ascii="微软雅黑" w:eastAsia="微软雅黑" w:hAnsi="微软雅黑"/>
          <w:b/>
          <w:bCs/>
          <w:szCs w:val="21"/>
        </w:rPr>
        <w:t>未登录</w:t>
      </w:r>
      <w:r w:rsidR="00676F85" w:rsidRPr="00565C8F">
        <w:rPr>
          <w:rFonts w:ascii="微软雅黑" w:eastAsia="微软雅黑" w:hAnsi="微软雅黑" w:hint="eastAsia"/>
          <w:b/>
          <w:bCs/>
          <w:szCs w:val="21"/>
        </w:rPr>
        <w:t>/登录</w:t>
      </w:r>
      <w:r w:rsidR="00676F85" w:rsidRPr="00565C8F">
        <w:rPr>
          <w:rFonts w:ascii="微软雅黑" w:eastAsia="微软雅黑" w:hAnsi="微软雅黑"/>
          <w:b/>
          <w:bCs/>
          <w:szCs w:val="21"/>
        </w:rPr>
        <w:t>态</w:t>
      </w:r>
      <w:r w:rsidR="00676F85" w:rsidRPr="00565C8F">
        <w:rPr>
          <w:rFonts w:ascii="微软雅黑" w:eastAsia="微软雅黑" w:hAnsi="微软雅黑" w:hint="eastAsia"/>
          <w:b/>
          <w:bCs/>
          <w:szCs w:val="21"/>
        </w:rPr>
        <w:t>失效</w:t>
      </w:r>
      <w:r w:rsidR="00676F85" w:rsidRPr="00565C8F">
        <w:rPr>
          <w:rFonts w:ascii="微软雅黑" w:eastAsia="微软雅黑" w:hAnsi="微软雅黑"/>
          <w:b/>
          <w:bCs/>
          <w:szCs w:val="21"/>
        </w:rPr>
        <w:t>时</w:t>
      </w:r>
    </w:p>
    <w:p w:rsidR="00FA5B43" w:rsidRPr="00FA5B43" w:rsidRDefault="00FA5B43" w:rsidP="00041BAD">
      <w:pPr>
        <w:pStyle w:val="1"/>
        <w:numPr>
          <w:ilvl w:val="1"/>
          <w:numId w:val="23"/>
        </w:numPr>
        <w:ind w:firstLineChars="0"/>
        <w:rPr>
          <w:rFonts w:ascii="微软雅黑" w:eastAsia="微软雅黑" w:hAnsi="微软雅黑"/>
          <w:bCs/>
          <w:szCs w:val="21"/>
        </w:rPr>
      </w:pPr>
      <w:r w:rsidRPr="00FA5B43">
        <w:rPr>
          <w:rFonts w:ascii="微软雅黑" w:eastAsia="微软雅黑" w:hAnsi="微软雅黑" w:hint="eastAsia"/>
          <w:b/>
          <w:bCs/>
          <w:szCs w:val="21"/>
        </w:rPr>
        <w:t>PC端</w:t>
      </w:r>
      <w:r w:rsidRPr="00FA5B43">
        <w:rPr>
          <w:rFonts w:ascii="微软雅黑" w:eastAsia="微软雅黑" w:hAnsi="微软雅黑" w:hint="eastAsia"/>
          <w:bCs/>
          <w:szCs w:val="21"/>
        </w:rPr>
        <w:t>可</w:t>
      </w:r>
      <w:r>
        <w:rPr>
          <w:rFonts w:ascii="微软雅黑" w:eastAsia="微软雅黑" w:hAnsi="微软雅黑"/>
          <w:bCs/>
          <w:szCs w:val="21"/>
        </w:rPr>
        <w:t>点击右</w:t>
      </w:r>
      <w:r>
        <w:rPr>
          <w:rFonts w:ascii="微软雅黑" w:eastAsia="微软雅黑" w:hAnsi="微软雅黑" w:hint="eastAsia"/>
          <w:bCs/>
          <w:szCs w:val="21"/>
        </w:rPr>
        <w:t>侧边</w:t>
      </w:r>
      <w:r w:rsidRPr="00FA5B43">
        <w:rPr>
          <w:rFonts w:ascii="微软雅黑" w:eastAsia="微软雅黑" w:hAnsi="微软雅黑"/>
          <w:bCs/>
          <w:szCs w:val="21"/>
        </w:rPr>
        <w:t>的导航栏，</w:t>
      </w:r>
      <w:r w:rsidRPr="00FA5B43">
        <w:rPr>
          <w:rFonts w:ascii="微软雅黑" w:eastAsia="微软雅黑" w:hAnsi="微软雅黑" w:hint="eastAsia"/>
          <w:bCs/>
          <w:szCs w:val="21"/>
        </w:rPr>
        <w:t>定位</w:t>
      </w:r>
      <w:r w:rsidRPr="00FA5B43">
        <w:rPr>
          <w:rFonts w:ascii="微软雅黑" w:eastAsia="微软雅黑" w:hAnsi="微软雅黑"/>
          <w:bCs/>
          <w:szCs w:val="21"/>
        </w:rPr>
        <w:t>到所在的</w:t>
      </w:r>
      <w:r>
        <w:rPr>
          <w:rFonts w:ascii="微软雅黑" w:eastAsia="微软雅黑" w:hAnsi="微软雅黑" w:hint="eastAsia"/>
          <w:bCs/>
          <w:szCs w:val="21"/>
        </w:rPr>
        <w:t>对应</w:t>
      </w:r>
      <w:r w:rsidRPr="00FA5B43">
        <w:rPr>
          <w:rFonts w:ascii="微软雅黑" w:eastAsia="微软雅黑" w:hAnsi="微软雅黑"/>
          <w:bCs/>
          <w:szCs w:val="21"/>
        </w:rPr>
        <w:t>活动</w:t>
      </w:r>
      <w:r>
        <w:rPr>
          <w:rFonts w:ascii="微软雅黑" w:eastAsia="微软雅黑" w:hAnsi="微软雅黑" w:hint="eastAsia"/>
          <w:bCs/>
          <w:szCs w:val="21"/>
        </w:rPr>
        <w:t>区域</w:t>
      </w:r>
    </w:p>
    <w:p w:rsidR="00B25B9F" w:rsidRPr="00565C8F" w:rsidRDefault="0087708E" w:rsidP="0087708E">
      <w:pPr>
        <w:pStyle w:val="1"/>
        <w:numPr>
          <w:ilvl w:val="1"/>
          <w:numId w:val="23"/>
        </w:numPr>
        <w:ind w:firstLineChars="0"/>
        <w:outlineLvl w:val="2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 xml:space="preserve">        </w:t>
      </w:r>
      <w:r w:rsidR="00041BAD" w:rsidRPr="00565C8F">
        <w:rPr>
          <w:rFonts w:ascii="微软雅黑" w:eastAsia="微软雅黑" w:hAnsi="微软雅黑" w:hint="eastAsia"/>
          <w:b/>
          <w:bCs/>
          <w:szCs w:val="21"/>
        </w:rPr>
        <w:t>天天领神券</w:t>
      </w:r>
    </w:p>
    <w:p w:rsidR="00041BAD" w:rsidRDefault="00041BAD" w:rsidP="00041BAD">
      <w:pPr>
        <w:pStyle w:val="1"/>
        <w:numPr>
          <w:ilvl w:val="0"/>
          <w:numId w:val="35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</w:t>
      </w: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领取</w:t>
      </w:r>
      <w:r>
        <w:rPr>
          <w:rFonts w:ascii="微软雅黑" w:eastAsia="微软雅黑" w:hAnsi="微软雅黑"/>
          <w:bCs/>
          <w:szCs w:val="21"/>
        </w:rPr>
        <w:t>】</w:t>
      </w:r>
      <w:r w:rsidR="005025DE">
        <w:rPr>
          <w:rFonts w:ascii="微软雅黑" w:eastAsia="微软雅黑" w:hAnsi="微软雅黑" w:hint="eastAsia"/>
          <w:bCs/>
          <w:szCs w:val="21"/>
        </w:rPr>
        <w:t>按钮</w:t>
      </w:r>
      <w:r>
        <w:rPr>
          <w:rFonts w:ascii="微软雅黑" w:eastAsia="微软雅黑" w:hAnsi="微软雅黑" w:hint="eastAsia"/>
          <w:bCs/>
          <w:szCs w:val="21"/>
        </w:rPr>
        <w:t>、</w:t>
      </w:r>
      <w:r>
        <w:rPr>
          <w:rFonts w:ascii="微软雅黑" w:eastAsia="微软雅黑" w:hAnsi="微软雅黑"/>
          <w:bCs/>
          <w:szCs w:val="21"/>
        </w:rPr>
        <w:t>活动</w:t>
      </w:r>
      <w:r>
        <w:rPr>
          <w:rFonts w:ascii="微软雅黑" w:eastAsia="微软雅黑" w:hAnsi="微软雅黑" w:hint="eastAsia"/>
          <w:bCs/>
          <w:szCs w:val="21"/>
        </w:rPr>
        <w:t>提醒</w:t>
      </w:r>
      <w:r>
        <w:rPr>
          <w:rFonts w:ascii="微软雅黑" w:eastAsia="微软雅黑" w:hAnsi="微软雅黑"/>
          <w:bCs/>
          <w:szCs w:val="21"/>
        </w:rPr>
        <w:t>开关</w:t>
      </w:r>
      <w:r>
        <w:rPr>
          <w:rFonts w:ascii="微软雅黑" w:eastAsia="微软雅黑" w:hAnsi="微软雅黑" w:hint="eastAsia"/>
          <w:bCs/>
          <w:szCs w:val="21"/>
        </w:rPr>
        <w:t>，均</w:t>
      </w:r>
      <w:r>
        <w:rPr>
          <w:rFonts w:ascii="微软雅黑" w:eastAsia="微软雅黑" w:hAnsi="微软雅黑"/>
          <w:bCs/>
          <w:szCs w:val="21"/>
        </w:rPr>
        <w:t>引导登录：</w:t>
      </w:r>
    </w:p>
    <w:p w:rsidR="00041BAD" w:rsidRDefault="00306868" w:rsidP="00041BAD">
      <w:pPr>
        <w:pStyle w:val="1"/>
        <w:ind w:left="840" w:firstLineChars="0" w:firstLine="0"/>
        <w:rPr>
          <w:noProof/>
        </w:rPr>
      </w:pPr>
      <w:r>
        <w:rPr>
          <w:noProof/>
        </w:rPr>
        <w:pict>
          <v:shape id="_x0000_i1045" type="#_x0000_t75" style="width:150pt;height:76.5pt;visibility:visible;mso-wrap-style:square">
            <v:imagedata r:id="rId30" o:title=""/>
          </v:shape>
        </w:pict>
      </w:r>
    </w:p>
    <w:p w:rsidR="00041BAD" w:rsidRDefault="00041BAD" w:rsidP="00041BAD">
      <w:pPr>
        <w:pStyle w:val="1"/>
        <w:ind w:left="840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lastRenderedPageBreak/>
        <w:t>“您未登录，请先登录！”【取消】/【登录】/【X】</w:t>
      </w:r>
    </w:p>
    <w:p w:rsidR="00041BAD" w:rsidRDefault="00041BAD" w:rsidP="00041BAD">
      <w:pPr>
        <w:pStyle w:val="20"/>
        <w:ind w:firstLineChars="450" w:firstLine="945"/>
      </w:pPr>
      <w:r>
        <w:rPr>
          <w:rFonts w:ascii="微软雅黑" w:eastAsia="微软雅黑" w:hAnsi="微软雅黑" w:cs="微软雅黑" w:hint="eastAsia"/>
        </w:rPr>
        <w:t>点击【取消】/【X】关闭弹框，点击【登录】后跳转至登录页面：</w:t>
      </w:r>
    </w:p>
    <w:p w:rsidR="00041BAD" w:rsidRPr="00041BAD" w:rsidRDefault="00041BAD" w:rsidP="00041BAD">
      <w:pPr>
        <w:pStyle w:val="20"/>
        <w:numPr>
          <w:ilvl w:val="0"/>
          <w:numId w:val="34"/>
        </w:numPr>
        <w:ind w:firstLineChars="0"/>
      </w:pPr>
      <w:r>
        <w:rPr>
          <w:rFonts w:ascii="微软雅黑" w:eastAsia="微软雅黑" w:hAnsi="微软雅黑" w:hint="eastAsia"/>
        </w:rPr>
        <w:t>PC和H5跳转至登录页，登录成功后返回活动主页；</w:t>
      </w:r>
    </w:p>
    <w:p w:rsidR="00041BAD" w:rsidRPr="00CD0605" w:rsidRDefault="00CD0605" w:rsidP="00041BAD">
      <w:pPr>
        <w:numPr>
          <w:ilvl w:val="0"/>
          <w:numId w:val="34"/>
        </w:numPr>
      </w:pPr>
      <w:r>
        <w:rPr>
          <w:rFonts w:ascii="微软雅黑" w:eastAsia="微软雅黑" w:hAnsi="微软雅黑" w:hint="eastAsia"/>
        </w:rPr>
        <w:t>APP内嵌H5跳转至原生登录页面，登录成功后返回活动主页</w:t>
      </w:r>
      <w:r w:rsidR="00041BAD" w:rsidRPr="00041BAD">
        <w:rPr>
          <w:rFonts w:ascii="微软雅黑" w:eastAsia="微软雅黑" w:hAnsi="微软雅黑" w:hint="eastAsia"/>
        </w:rPr>
        <w:t>；</w:t>
      </w:r>
    </w:p>
    <w:p w:rsidR="00CD0605" w:rsidRPr="00CD0605" w:rsidRDefault="00CD0605" w:rsidP="00CD0605">
      <w:pPr>
        <w:numPr>
          <w:ilvl w:val="0"/>
          <w:numId w:val="35"/>
        </w:numPr>
        <w:rPr>
          <w:rFonts w:ascii="微软雅黑" w:eastAsia="微软雅黑" w:hAnsi="微软雅黑"/>
        </w:rPr>
      </w:pPr>
      <w:r w:rsidRPr="00CD0605">
        <w:rPr>
          <w:rFonts w:ascii="微软雅黑" w:eastAsia="微软雅黑" w:hAnsi="微软雅黑" w:hint="eastAsia"/>
        </w:rPr>
        <w:t>点击</w:t>
      </w:r>
      <w:r w:rsidRPr="00CD0605">
        <w:rPr>
          <w:rFonts w:ascii="微软雅黑" w:eastAsia="微软雅黑" w:hAnsi="微软雅黑"/>
        </w:rPr>
        <w:t>【</w:t>
      </w:r>
      <w:r w:rsidRPr="00CD0605">
        <w:rPr>
          <w:rFonts w:ascii="微软雅黑" w:eastAsia="微软雅黑" w:hAnsi="微软雅黑" w:hint="eastAsia"/>
        </w:rPr>
        <w:t>活动</w:t>
      </w:r>
      <w:r w:rsidRPr="00CD0605">
        <w:rPr>
          <w:rFonts w:ascii="微软雅黑" w:eastAsia="微软雅黑" w:hAnsi="微软雅黑"/>
        </w:rPr>
        <w:t>规则】</w:t>
      </w:r>
      <w:r w:rsidRPr="00CD0605">
        <w:rPr>
          <w:rFonts w:ascii="微软雅黑" w:eastAsia="微软雅黑" w:hAnsi="微软雅黑" w:hint="eastAsia"/>
        </w:rPr>
        <w:t>，可</w:t>
      </w:r>
      <w:r w:rsidRPr="00CD0605">
        <w:rPr>
          <w:rFonts w:ascii="微软雅黑" w:eastAsia="微软雅黑" w:hAnsi="微软雅黑"/>
        </w:rPr>
        <w:t>实现正常操作，</w:t>
      </w:r>
      <w:r w:rsidRPr="00CD0605">
        <w:rPr>
          <w:rFonts w:ascii="微软雅黑" w:eastAsia="微软雅黑" w:hAnsi="微软雅黑" w:hint="eastAsia"/>
        </w:rPr>
        <w:t>不受是否登录态</w:t>
      </w:r>
      <w:r w:rsidRPr="00CD0605">
        <w:rPr>
          <w:rFonts w:ascii="微软雅黑" w:eastAsia="微软雅黑" w:hAnsi="微软雅黑"/>
        </w:rPr>
        <w:t>的影响</w:t>
      </w:r>
      <w:r w:rsidRPr="00CD0605">
        <w:rPr>
          <w:rFonts w:ascii="微软雅黑" w:eastAsia="微软雅黑" w:hAnsi="微软雅黑" w:hint="eastAsia"/>
        </w:rPr>
        <w:t>。</w:t>
      </w:r>
    </w:p>
    <w:p w:rsidR="00041BAD" w:rsidRPr="00565C8F" w:rsidRDefault="0087708E" w:rsidP="0087708E">
      <w:pPr>
        <w:pStyle w:val="1"/>
        <w:numPr>
          <w:ilvl w:val="1"/>
          <w:numId w:val="23"/>
        </w:numPr>
        <w:ind w:firstLineChars="0"/>
        <w:outlineLvl w:val="2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 xml:space="preserve">        </w:t>
      </w:r>
      <w:r w:rsidR="00041BAD" w:rsidRPr="00565C8F">
        <w:rPr>
          <w:rFonts w:ascii="微软雅黑" w:eastAsia="微软雅黑" w:hAnsi="微软雅黑" w:hint="eastAsia"/>
          <w:b/>
          <w:bCs/>
          <w:szCs w:val="21"/>
        </w:rPr>
        <w:t>豪</w:t>
      </w:r>
      <w:r w:rsidR="00041BAD" w:rsidRPr="00565C8F">
        <w:rPr>
          <w:rFonts w:ascii="微软雅黑" w:eastAsia="微软雅黑" w:hAnsi="微软雅黑"/>
          <w:b/>
          <w:bCs/>
          <w:szCs w:val="21"/>
        </w:rPr>
        <w:t>送</w:t>
      </w:r>
      <w:ins w:id="788" w:author="SZ_00_50" w:date="2018-09-26T14:47:00Z">
        <w:r w:rsidR="00833A53" w:rsidRPr="00F838EF">
          <w:rPr>
            <w:rFonts w:ascii="微软雅黑" w:eastAsia="微软雅黑" w:hAnsi="微软雅黑"/>
            <w:b/>
            <w:bCs/>
            <w:szCs w:val="21"/>
          </w:rPr>
          <w:t>iPhone Xs Max</w:t>
        </w:r>
      </w:ins>
      <w:del w:id="789" w:author="SZ_00_50" w:date="2018-09-26T14:47:00Z">
        <w:r w:rsidR="00041BAD" w:rsidRPr="00565C8F" w:rsidDel="00833A53">
          <w:rPr>
            <w:rFonts w:ascii="微软雅黑" w:eastAsia="微软雅黑" w:hAnsi="微软雅黑"/>
            <w:b/>
            <w:bCs/>
            <w:szCs w:val="21"/>
          </w:rPr>
          <w:delText>iPone 9</w:delText>
        </w:r>
      </w:del>
    </w:p>
    <w:p w:rsidR="00041BAD" w:rsidRDefault="003367C3" w:rsidP="00041BAD">
      <w:pPr>
        <w:pStyle w:val="1"/>
        <w:numPr>
          <w:ilvl w:val="0"/>
          <w:numId w:val="35"/>
        </w:numPr>
        <w:ind w:firstLineChars="0"/>
        <w:rPr>
          <w:ins w:id="790" w:author="SZ_00_50" w:date="2018-09-07T14:04:00Z"/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【我的</w:t>
      </w:r>
      <w:r>
        <w:rPr>
          <w:rFonts w:ascii="微软雅黑" w:eastAsia="微软雅黑" w:hAnsi="微软雅黑"/>
          <w:bCs/>
          <w:szCs w:val="21"/>
        </w:rPr>
        <w:t>累计出借额</w:t>
      </w:r>
      <w:r>
        <w:rPr>
          <w:rFonts w:ascii="微软雅黑" w:eastAsia="微软雅黑" w:hAnsi="微软雅黑" w:hint="eastAsia"/>
          <w:bCs/>
          <w:szCs w:val="21"/>
        </w:rPr>
        <w:t>】</w:t>
      </w:r>
      <w:ins w:id="791" w:author="SZ_00_50" w:date="2018-09-07T14:06:00Z">
        <w:r w:rsidR="003B2012">
          <w:rPr>
            <w:rFonts w:ascii="微软雅黑" w:eastAsia="微软雅黑" w:hAnsi="微软雅黑" w:hint="eastAsia"/>
            <w:bCs/>
            <w:szCs w:val="21"/>
          </w:rPr>
          <w:t>仍</w:t>
        </w:r>
      </w:ins>
      <w:r>
        <w:rPr>
          <w:rFonts w:ascii="微软雅黑" w:eastAsia="微软雅黑" w:hAnsi="微软雅黑" w:hint="eastAsia"/>
          <w:bCs/>
          <w:szCs w:val="21"/>
        </w:rPr>
        <w:t>为</w:t>
      </w:r>
      <w:ins w:id="792" w:author="SZ_00_50" w:date="2018-09-07T14:03:00Z">
        <w:r w:rsidR="003B2012">
          <w:rPr>
            <w:rFonts w:ascii="微软雅黑" w:eastAsia="微软雅黑" w:hAnsi="微软雅黑" w:hint="eastAsia"/>
            <w:bCs/>
            <w:szCs w:val="21"/>
          </w:rPr>
          <w:t>显示</w:t>
        </w:r>
      </w:ins>
      <w:del w:id="793" w:author="SZ_00_50" w:date="2018-09-07T14:03:00Z">
        <w:r w:rsidDel="003B2012">
          <w:rPr>
            <w:rFonts w:ascii="微软雅黑" w:eastAsia="微软雅黑" w:hAnsi="微软雅黑"/>
            <w:bCs/>
            <w:szCs w:val="21"/>
          </w:rPr>
          <w:delText>隐藏</w:delText>
        </w:r>
      </w:del>
      <w:r>
        <w:rPr>
          <w:rFonts w:ascii="微软雅黑" w:eastAsia="微软雅黑" w:hAnsi="微软雅黑"/>
          <w:bCs/>
          <w:szCs w:val="21"/>
        </w:rPr>
        <w:t>状态，</w:t>
      </w:r>
      <w:ins w:id="794" w:author="SZ_00_50" w:date="2018-09-07T14:04:00Z">
        <w:r w:rsidR="003B2012">
          <w:rPr>
            <w:rFonts w:ascii="微软雅黑" w:eastAsia="微软雅黑" w:hAnsi="微软雅黑" w:hint="eastAsia"/>
            <w:bCs/>
            <w:szCs w:val="21"/>
          </w:rPr>
          <w:t>将</w:t>
        </w:r>
      </w:ins>
      <w:ins w:id="795" w:author="SZ_00_50" w:date="2018-09-07T14:03:00Z">
        <w:r w:rsidR="003B2012">
          <w:rPr>
            <w:rFonts w:ascii="微软雅黑" w:eastAsia="微软雅黑" w:hAnsi="微软雅黑" w:hint="eastAsia"/>
            <w:bCs/>
            <w:szCs w:val="21"/>
          </w:rPr>
          <w:t>金额</w:t>
        </w:r>
      </w:ins>
      <w:ins w:id="796" w:author="SZ_00_50" w:date="2018-09-07T14:06:00Z">
        <w:r w:rsidR="003B2012">
          <w:rPr>
            <w:rFonts w:ascii="微软雅黑" w:eastAsia="微软雅黑" w:hAnsi="微软雅黑" w:hint="eastAsia"/>
            <w:bCs/>
            <w:szCs w:val="21"/>
          </w:rPr>
          <w:t>的</w:t>
        </w:r>
      </w:ins>
      <w:ins w:id="797" w:author="SZ_00_50" w:date="2018-09-07T14:04:00Z">
        <w:r w:rsidR="003B2012">
          <w:rPr>
            <w:rFonts w:ascii="微软雅黑" w:eastAsia="微软雅黑" w:hAnsi="微软雅黑" w:hint="eastAsia"/>
            <w:bCs/>
            <w:szCs w:val="21"/>
          </w:rPr>
          <w:t>显示变为“-</w:t>
        </w:r>
        <w:r w:rsidR="003B2012">
          <w:rPr>
            <w:rFonts w:ascii="微软雅黑" w:eastAsia="微软雅黑" w:hAnsi="微软雅黑"/>
            <w:bCs/>
            <w:szCs w:val="21"/>
          </w:rPr>
          <w:t>-</w:t>
        </w:r>
        <w:r w:rsidR="003B2012">
          <w:rPr>
            <w:rFonts w:ascii="微软雅黑" w:eastAsia="微软雅黑" w:hAnsi="微软雅黑" w:hint="eastAsia"/>
            <w:bCs/>
            <w:szCs w:val="21"/>
          </w:rPr>
          <w:t>元”</w:t>
        </w:r>
      </w:ins>
      <w:ins w:id="798" w:author="SZ_00_50" w:date="2018-09-07T14:06:00Z">
        <w:r w:rsidR="003B2012">
          <w:rPr>
            <w:rFonts w:ascii="微软雅黑" w:eastAsia="微软雅黑" w:hAnsi="微软雅黑" w:hint="eastAsia"/>
            <w:bCs/>
            <w:szCs w:val="21"/>
          </w:rPr>
          <w:t>，</w:t>
        </w:r>
        <w:r w:rsidR="003B2012">
          <w:rPr>
            <w:rFonts w:ascii="微软雅黑" w:eastAsia="微软雅黑" w:hAnsi="微软雅黑"/>
            <w:bCs/>
            <w:szCs w:val="21"/>
          </w:rPr>
          <w:t>点击无反应</w:t>
        </w:r>
      </w:ins>
      <w:del w:id="799" w:author="SZ_00_50" w:date="2018-09-07T14:03:00Z">
        <w:r w:rsidDel="003B2012">
          <w:rPr>
            <w:rFonts w:ascii="微软雅黑" w:eastAsia="微软雅黑" w:hAnsi="微软雅黑"/>
            <w:bCs/>
            <w:szCs w:val="21"/>
          </w:rPr>
          <w:delText>不展示</w:delText>
        </w:r>
      </w:del>
      <w:r>
        <w:rPr>
          <w:rFonts w:ascii="微软雅黑" w:eastAsia="微软雅黑" w:hAnsi="微软雅黑"/>
          <w:bCs/>
          <w:szCs w:val="21"/>
        </w:rPr>
        <w:t>。</w:t>
      </w:r>
    </w:p>
    <w:p w:rsidR="003B2012" w:rsidRDefault="003B2012">
      <w:pPr>
        <w:pStyle w:val="1"/>
        <w:numPr>
          <w:ilvl w:val="0"/>
          <w:numId w:val="51"/>
        </w:numPr>
        <w:ind w:firstLineChars="0"/>
        <w:rPr>
          <w:ins w:id="800" w:author="SZ_00_50" w:date="2018-09-07T14:07:00Z"/>
          <w:rFonts w:ascii="微软雅黑" w:eastAsia="微软雅黑" w:hAnsi="微软雅黑"/>
          <w:bCs/>
          <w:szCs w:val="21"/>
        </w:rPr>
        <w:pPrChange w:id="801" w:author="SZ_00_50" w:date="2018-09-07T14:06:00Z">
          <w:pPr>
            <w:pStyle w:val="1"/>
            <w:numPr>
              <w:numId w:val="35"/>
            </w:numPr>
            <w:ind w:left="1260" w:firstLineChars="0" w:hanging="420"/>
          </w:pPr>
        </w:pPrChange>
      </w:pPr>
      <w:ins w:id="802" w:author="SZ_00_50" w:date="2018-09-07T14:06:00Z">
        <w:r>
          <w:rPr>
            <w:rFonts w:ascii="微软雅黑" w:eastAsia="微软雅黑" w:hAnsi="微软雅黑" w:hint="eastAsia"/>
            <w:bCs/>
            <w:szCs w:val="21"/>
          </w:rPr>
          <w:t>H5端</w:t>
        </w:r>
      </w:ins>
      <w:ins w:id="803" w:author="SZ_00_50" w:date="2018-09-07T14:04:00Z">
        <w:r>
          <w:rPr>
            <w:rFonts w:ascii="微软雅黑" w:eastAsia="微软雅黑" w:hAnsi="微软雅黑" w:hint="eastAsia"/>
            <w:bCs/>
            <w:szCs w:val="21"/>
          </w:rPr>
          <w:t>如</w:t>
        </w:r>
      </w:ins>
      <w:ins w:id="804" w:author="SZ_00_50" w:date="2018-09-07T14:05:00Z">
        <w:r>
          <w:rPr>
            <w:rFonts w:ascii="微软雅黑" w:eastAsia="微软雅黑" w:hAnsi="微软雅黑" w:hint="eastAsia"/>
            <w:bCs/>
            <w:szCs w:val="21"/>
          </w:rPr>
          <w:t>下</w:t>
        </w:r>
        <w:r>
          <w:rPr>
            <w:rFonts w:ascii="微软雅黑" w:eastAsia="微软雅黑" w:hAnsi="微软雅黑"/>
            <w:bCs/>
            <w:szCs w:val="21"/>
          </w:rPr>
          <w:t>：</w:t>
        </w:r>
      </w:ins>
    </w:p>
    <w:p w:rsidR="003B2012" w:rsidRDefault="00C421BB">
      <w:pPr>
        <w:pStyle w:val="1"/>
        <w:ind w:left="1680" w:firstLineChars="0" w:firstLine="0"/>
        <w:rPr>
          <w:ins w:id="805" w:author="SZ_00_50" w:date="2018-09-07T14:06:00Z"/>
          <w:rFonts w:ascii="微软雅黑" w:eastAsia="微软雅黑" w:hAnsi="微软雅黑"/>
          <w:bCs/>
          <w:szCs w:val="21"/>
        </w:rPr>
        <w:pPrChange w:id="806" w:author="SZ_00_50" w:date="2018-09-07T14:07:00Z">
          <w:pPr>
            <w:pStyle w:val="1"/>
            <w:numPr>
              <w:numId w:val="35"/>
            </w:numPr>
            <w:ind w:left="1260" w:firstLineChars="0" w:hanging="420"/>
          </w:pPr>
        </w:pPrChange>
      </w:pPr>
      <w:ins w:id="807" w:author="SZ_00_50" w:date="2018-09-07T14:08:00Z">
        <w:r>
          <w:rPr>
            <w:noProof/>
            <w:bdr w:val="single" w:sz="4" w:space="0" w:color="auto"/>
          </w:rPr>
          <w:pict>
            <v:shape id="_x0000_i1046" type="#_x0000_t75" style="width:186.75pt;height:85.5pt;visibility:visible;mso-wrap-style:square">
              <v:imagedata r:id="rId31" o:title=""/>
            </v:shape>
          </w:pict>
        </w:r>
      </w:ins>
    </w:p>
    <w:p w:rsidR="003B2012" w:rsidRDefault="003B2012">
      <w:pPr>
        <w:pStyle w:val="1"/>
        <w:numPr>
          <w:ilvl w:val="0"/>
          <w:numId w:val="51"/>
        </w:numPr>
        <w:ind w:firstLineChars="0"/>
        <w:rPr>
          <w:ins w:id="808" w:author="SZ_00_50" w:date="2018-09-07T14:07:00Z"/>
          <w:rFonts w:ascii="微软雅黑" w:eastAsia="微软雅黑" w:hAnsi="微软雅黑"/>
          <w:bCs/>
          <w:szCs w:val="21"/>
        </w:rPr>
        <w:pPrChange w:id="809" w:author="SZ_00_50" w:date="2018-09-07T14:06:00Z">
          <w:pPr>
            <w:pStyle w:val="1"/>
            <w:numPr>
              <w:numId w:val="35"/>
            </w:numPr>
            <w:ind w:left="1260" w:firstLineChars="0" w:hanging="420"/>
          </w:pPr>
        </w:pPrChange>
      </w:pPr>
      <w:ins w:id="810" w:author="SZ_00_50" w:date="2018-09-07T14:06:00Z">
        <w:r>
          <w:rPr>
            <w:rFonts w:ascii="微软雅黑" w:eastAsia="微软雅黑" w:hAnsi="微软雅黑" w:hint="eastAsia"/>
            <w:bCs/>
            <w:szCs w:val="21"/>
          </w:rPr>
          <w:t>PC端</w:t>
        </w:r>
        <w:r>
          <w:rPr>
            <w:rFonts w:ascii="微软雅黑" w:eastAsia="微软雅黑" w:hAnsi="微软雅黑"/>
            <w:bCs/>
            <w:szCs w:val="21"/>
          </w:rPr>
          <w:t>如下：</w:t>
        </w:r>
      </w:ins>
    </w:p>
    <w:p w:rsidR="003B2012" w:rsidRDefault="00C421BB">
      <w:pPr>
        <w:pStyle w:val="1"/>
        <w:ind w:left="1680" w:firstLineChars="0" w:firstLine="0"/>
        <w:rPr>
          <w:rFonts w:ascii="微软雅黑" w:eastAsia="微软雅黑" w:hAnsi="微软雅黑"/>
          <w:bCs/>
          <w:szCs w:val="21"/>
        </w:rPr>
        <w:pPrChange w:id="811" w:author="SZ_00_50" w:date="2018-09-07T14:07:00Z">
          <w:pPr>
            <w:pStyle w:val="1"/>
            <w:numPr>
              <w:numId w:val="35"/>
            </w:numPr>
            <w:ind w:left="1260" w:firstLineChars="0" w:hanging="420"/>
          </w:pPr>
        </w:pPrChange>
      </w:pPr>
      <w:ins w:id="812" w:author="SZ_00_50" w:date="2018-09-07T14:07:00Z">
        <w:r>
          <w:rPr>
            <w:noProof/>
            <w:bdr w:val="single" w:sz="4" w:space="0" w:color="auto"/>
          </w:rPr>
          <w:pict>
            <v:shape id="_x0000_i1047" type="#_x0000_t75" style="width:280.5pt;height:98.25pt;visibility:visible;mso-wrap-style:square">
              <v:imagedata r:id="rId32" o:title=""/>
            </v:shape>
          </w:pict>
        </w:r>
      </w:ins>
    </w:p>
    <w:p w:rsidR="00041BAD" w:rsidRDefault="00CD0605" w:rsidP="003367C3">
      <w:pPr>
        <w:pStyle w:val="1"/>
        <w:numPr>
          <w:ilvl w:val="0"/>
          <w:numId w:val="35"/>
        </w:numPr>
        <w:ind w:firstLineChars="0"/>
        <w:rPr>
          <w:ins w:id="813" w:author="SZ_00_50" w:date="2018-09-28T17:04:00Z"/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去出借</w:t>
      </w:r>
      <w:r>
        <w:rPr>
          <w:rFonts w:ascii="微软雅黑" w:eastAsia="微软雅黑" w:hAnsi="微软雅黑"/>
          <w:bCs/>
          <w:szCs w:val="21"/>
        </w:rPr>
        <w:t>】</w:t>
      </w:r>
      <w:r>
        <w:rPr>
          <w:rFonts w:ascii="微软雅黑" w:eastAsia="微软雅黑" w:hAnsi="微软雅黑" w:hint="eastAsia"/>
          <w:bCs/>
          <w:szCs w:val="21"/>
        </w:rPr>
        <w:t>、</w:t>
      </w:r>
      <w:r>
        <w:rPr>
          <w:rFonts w:ascii="微软雅黑" w:eastAsia="微软雅黑" w:hAnsi="微软雅黑"/>
          <w:bCs/>
          <w:szCs w:val="21"/>
        </w:rPr>
        <w:t>【</w:t>
      </w:r>
      <w:r>
        <w:rPr>
          <w:rFonts w:ascii="微软雅黑" w:eastAsia="微软雅黑" w:hAnsi="微软雅黑" w:hint="eastAsia"/>
          <w:bCs/>
          <w:szCs w:val="21"/>
        </w:rPr>
        <w:t>活动</w:t>
      </w:r>
      <w:r>
        <w:rPr>
          <w:rFonts w:ascii="微软雅黑" w:eastAsia="微软雅黑" w:hAnsi="微软雅黑"/>
          <w:bCs/>
          <w:szCs w:val="21"/>
        </w:rPr>
        <w:t>规则】</w:t>
      </w:r>
      <w:r>
        <w:rPr>
          <w:rFonts w:ascii="微软雅黑" w:eastAsia="微软雅黑" w:hAnsi="微软雅黑" w:hint="eastAsia"/>
          <w:bCs/>
          <w:szCs w:val="21"/>
        </w:rPr>
        <w:t>按钮</w:t>
      </w:r>
      <w:r>
        <w:rPr>
          <w:rFonts w:ascii="微软雅黑" w:eastAsia="微软雅黑" w:hAnsi="微软雅黑"/>
          <w:bCs/>
          <w:szCs w:val="21"/>
        </w:rPr>
        <w:t>，可以</w:t>
      </w:r>
      <w:r>
        <w:rPr>
          <w:rFonts w:ascii="微软雅黑" w:eastAsia="微软雅黑" w:hAnsi="微软雅黑" w:hint="eastAsia"/>
          <w:bCs/>
          <w:szCs w:val="21"/>
        </w:rPr>
        <w:t>实现</w:t>
      </w:r>
      <w:r>
        <w:rPr>
          <w:rFonts w:ascii="微软雅黑" w:eastAsia="微软雅黑" w:hAnsi="微软雅黑"/>
          <w:bCs/>
          <w:szCs w:val="21"/>
        </w:rPr>
        <w:t>正常</w:t>
      </w:r>
      <w:r>
        <w:rPr>
          <w:rFonts w:ascii="微软雅黑" w:eastAsia="微软雅黑" w:hAnsi="微软雅黑" w:hint="eastAsia"/>
          <w:bCs/>
          <w:szCs w:val="21"/>
        </w:rPr>
        <w:t>跳转，不受是否登录态</w:t>
      </w:r>
      <w:r>
        <w:rPr>
          <w:rFonts w:ascii="微软雅黑" w:eastAsia="微软雅黑" w:hAnsi="微软雅黑"/>
          <w:bCs/>
          <w:szCs w:val="21"/>
        </w:rPr>
        <w:t>的影响</w:t>
      </w:r>
      <w:r>
        <w:rPr>
          <w:rFonts w:ascii="微软雅黑" w:eastAsia="微软雅黑" w:hAnsi="微软雅黑" w:hint="eastAsia"/>
          <w:bCs/>
          <w:szCs w:val="21"/>
        </w:rPr>
        <w:t>。</w:t>
      </w:r>
    </w:p>
    <w:p w:rsidR="003B3EBE" w:rsidRDefault="003B3EBE" w:rsidP="003B3EBE">
      <w:pPr>
        <w:pStyle w:val="1"/>
        <w:numPr>
          <w:ilvl w:val="0"/>
          <w:numId w:val="35"/>
        </w:numPr>
        <w:ind w:firstLineChars="0"/>
        <w:rPr>
          <w:rFonts w:ascii="微软雅黑" w:eastAsia="微软雅黑" w:hAnsi="微软雅黑"/>
          <w:bCs/>
          <w:szCs w:val="21"/>
        </w:rPr>
      </w:pPr>
      <w:ins w:id="814" w:author="SZ_00_50" w:date="2018-09-28T17:04:00Z">
        <w:r w:rsidRPr="003B3EBE">
          <w:rPr>
            <w:rFonts w:ascii="微软雅黑" w:eastAsia="微软雅黑" w:hAnsi="微软雅黑" w:hint="eastAsia"/>
            <w:bCs/>
            <w:szCs w:val="21"/>
          </w:rPr>
          <w:t>Top8排行榜在金额未达标的情况下，按时间先后顺序展示在排行榜</w:t>
        </w:r>
      </w:ins>
    </w:p>
    <w:p w:rsidR="00CD0605" w:rsidRPr="00565C8F" w:rsidRDefault="0087708E" w:rsidP="0087708E">
      <w:pPr>
        <w:pStyle w:val="1"/>
        <w:numPr>
          <w:ilvl w:val="1"/>
          <w:numId w:val="23"/>
        </w:numPr>
        <w:ind w:firstLineChars="0"/>
        <w:outlineLvl w:val="2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 xml:space="preserve">        </w:t>
      </w:r>
      <w:r w:rsidR="00CD0605" w:rsidRPr="00565C8F">
        <w:rPr>
          <w:rFonts w:ascii="微软雅黑" w:eastAsia="微软雅黑" w:hAnsi="微软雅黑" w:hint="eastAsia"/>
          <w:b/>
          <w:bCs/>
          <w:szCs w:val="21"/>
        </w:rPr>
        <w:t>积分</w:t>
      </w:r>
      <w:r w:rsidR="00CD0605" w:rsidRPr="00565C8F">
        <w:rPr>
          <w:rFonts w:ascii="微软雅黑" w:eastAsia="微软雅黑" w:hAnsi="微软雅黑"/>
          <w:b/>
          <w:bCs/>
          <w:szCs w:val="21"/>
        </w:rPr>
        <w:t>商城</w:t>
      </w:r>
      <w:r w:rsidR="00CD0605" w:rsidRPr="00565C8F">
        <w:rPr>
          <w:rFonts w:ascii="微软雅黑" w:eastAsia="微软雅黑" w:hAnsi="微软雅黑" w:hint="eastAsia"/>
          <w:b/>
          <w:bCs/>
          <w:szCs w:val="21"/>
        </w:rPr>
        <w:t>4折</w:t>
      </w:r>
      <w:r w:rsidR="00CD0605" w:rsidRPr="00565C8F">
        <w:rPr>
          <w:rFonts w:ascii="微软雅黑" w:eastAsia="微软雅黑" w:hAnsi="微软雅黑"/>
          <w:b/>
          <w:bCs/>
          <w:szCs w:val="21"/>
        </w:rPr>
        <w:t>起</w:t>
      </w:r>
    </w:p>
    <w:p w:rsidR="00CD0605" w:rsidRPr="000071E9" w:rsidRDefault="00CD0605">
      <w:pPr>
        <w:pStyle w:val="1"/>
        <w:numPr>
          <w:ilvl w:val="0"/>
          <w:numId w:val="35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点击商品</w:t>
      </w:r>
      <w:r>
        <w:rPr>
          <w:rFonts w:ascii="微软雅黑" w:eastAsia="微软雅黑" w:hAnsi="微软雅黑"/>
          <w:bCs/>
          <w:szCs w:val="21"/>
        </w:rPr>
        <w:t>的【</w:t>
      </w:r>
      <w:r>
        <w:rPr>
          <w:rFonts w:ascii="微软雅黑" w:eastAsia="微软雅黑" w:hAnsi="微软雅黑" w:hint="eastAsia"/>
          <w:bCs/>
          <w:szCs w:val="21"/>
        </w:rPr>
        <w:t>兑换</w:t>
      </w:r>
      <w:r>
        <w:rPr>
          <w:rFonts w:ascii="微软雅黑" w:eastAsia="微软雅黑" w:hAnsi="微软雅黑"/>
          <w:bCs/>
          <w:szCs w:val="21"/>
        </w:rPr>
        <w:t>】</w:t>
      </w:r>
      <w:r>
        <w:rPr>
          <w:rFonts w:ascii="微软雅黑" w:eastAsia="微软雅黑" w:hAnsi="微软雅黑" w:hint="eastAsia"/>
          <w:bCs/>
          <w:szCs w:val="21"/>
        </w:rPr>
        <w:t>按钮，</w:t>
      </w:r>
      <w:ins w:id="815" w:author="SZ_00_50" w:date="2018-09-28T11:05:00Z">
        <w:r w:rsidR="000071E9">
          <w:rPr>
            <w:rFonts w:ascii="微软雅黑" w:eastAsia="微软雅黑" w:hAnsi="微软雅黑" w:hint="eastAsia"/>
          </w:rPr>
          <w:t>APP内嵌H5</w:t>
        </w:r>
      </w:ins>
      <w:del w:id="816" w:author="SZ_00_50" w:date="2018-09-28T11:05:00Z">
        <w:r w:rsidRPr="000071E9" w:rsidDel="000071E9">
          <w:rPr>
            <w:rFonts w:ascii="微软雅黑" w:eastAsia="微软雅黑" w:hAnsi="微软雅黑" w:hint="eastAsia"/>
            <w:bCs/>
            <w:szCs w:val="21"/>
          </w:rPr>
          <w:delText>均</w:delText>
        </w:r>
      </w:del>
      <w:r w:rsidRPr="000071E9">
        <w:rPr>
          <w:rFonts w:ascii="微软雅黑" w:eastAsia="微软雅黑" w:hAnsi="微软雅黑"/>
          <w:bCs/>
          <w:szCs w:val="21"/>
        </w:rPr>
        <w:t>引导登录</w:t>
      </w:r>
      <w:ins w:id="817" w:author="SZ_00_50" w:date="2018-09-28T11:06:00Z">
        <w:r w:rsidR="000071E9">
          <w:rPr>
            <w:rFonts w:ascii="微软雅黑" w:eastAsia="微软雅黑" w:hAnsi="微软雅黑" w:hint="eastAsia"/>
            <w:bCs/>
            <w:szCs w:val="21"/>
          </w:rPr>
          <w:t>，</w:t>
        </w:r>
        <w:r w:rsidR="000071E9">
          <w:rPr>
            <w:rFonts w:ascii="微软雅黑" w:eastAsia="微软雅黑" w:hAnsi="微软雅黑" w:hint="eastAsia"/>
          </w:rPr>
          <w:t>登录成功后返回活动主页：</w:t>
        </w:r>
      </w:ins>
      <w:del w:id="818" w:author="SZ_00_50" w:date="2018-09-28T11:06:00Z">
        <w:r w:rsidRPr="000071E9" w:rsidDel="000071E9">
          <w:rPr>
            <w:rFonts w:ascii="微软雅黑" w:eastAsia="微软雅黑" w:hAnsi="微软雅黑"/>
            <w:bCs/>
            <w:szCs w:val="21"/>
          </w:rPr>
          <w:delText>：</w:delText>
        </w:r>
      </w:del>
    </w:p>
    <w:p w:rsidR="00CD0605" w:rsidRDefault="00306868" w:rsidP="00CD0605">
      <w:pPr>
        <w:pStyle w:val="1"/>
        <w:ind w:left="840" w:firstLineChars="0" w:firstLine="0"/>
        <w:rPr>
          <w:noProof/>
        </w:rPr>
      </w:pPr>
      <w:r>
        <w:rPr>
          <w:noProof/>
        </w:rPr>
        <w:pict>
          <v:shape id="_x0000_i1048" type="#_x0000_t75" style="width:150pt;height:76.5pt;visibility:visible;mso-wrap-style:square">
            <v:imagedata r:id="rId30" o:title=""/>
          </v:shape>
        </w:pict>
      </w:r>
    </w:p>
    <w:p w:rsidR="00CD0605" w:rsidRDefault="00CD0605" w:rsidP="00CD0605">
      <w:pPr>
        <w:pStyle w:val="1"/>
        <w:ind w:left="840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lastRenderedPageBreak/>
        <w:t>“您未登录，请先登录！”【取消】/【登录】/【X】</w:t>
      </w:r>
    </w:p>
    <w:p w:rsidR="00CD0605" w:rsidRDefault="00CD0605" w:rsidP="00CD0605">
      <w:pPr>
        <w:pStyle w:val="20"/>
        <w:ind w:firstLineChars="450" w:firstLine="945"/>
      </w:pPr>
      <w:r>
        <w:rPr>
          <w:rFonts w:ascii="微软雅黑" w:eastAsia="微软雅黑" w:hAnsi="微软雅黑" w:cs="微软雅黑" w:hint="eastAsia"/>
        </w:rPr>
        <w:t>点击【取消】/【X】关闭弹框，点击【登录】后跳转至登录页面：</w:t>
      </w:r>
    </w:p>
    <w:p w:rsidR="00CD0605" w:rsidRPr="00041BAD" w:rsidDel="000071E9" w:rsidRDefault="00CD0605" w:rsidP="00CD0605">
      <w:pPr>
        <w:pStyle w:val="20"/>
        <w:numPr>
          <w:ilvl w:val="0"/>
          <w:numId w:val="34"/>
        </w:numPr>
        <w:ind w:firstLineChars="0"/>
        <w:rPr>
          <w:del w:id="819" w:author="SZ_00_50" w:date="2018-09-28T11:05:00Z"/>
        </w:rPr>
      </w:pPr>
      <w:del w:id="820" w:author="SZ_00_50" w:date="2018-09-28T11:05:00Z">
        <w:r w:rsidDel="000071E9">
          <w:rPr>
            <w:rFonts w:ascii="微软雅黑" w:eastAsia="微软雅黑" w:hAnsi="微软雅黑" w:hint="eastAsia"/>
          </w:rPr>
          <w:delText>PC和H5跳转至登录页，登录成功后返回活动主页；</w:delText>
        </w:r>
      </w:del>
    </w:p>
    <w:p w:rsidR="00CD0605" w:rsidRPr="00041BAD" w:rsidDel="000071E9" w:rsidRDefault="00CD0605" w:rsidP="00CD0605">
      <w:pPr>
        <w:numPr>
          <w:ilvl w:val="0"/>
          <w:numId w:val="34"/>
        </w:numPr>
        <w:rPr>
          <w:del w:id="821" w:author="SZ_00_50" w:date="2018-09-28T11:06:00Z"/>
        </w:rPr>
      </w:pPr>
      <w:del w:id="822" w:author="SZ_00_50" w:date="2018-09-28T11:06:00Z">
        <w:r w:rsidDel="000071E9">
          <w:rPr>
            <w:rFonts w:ascii="微软雅黑" w:eastAsia="微软雅黑" w:hAnsi="微软雅黑" w:hint="eastAsia"/>
          </w:rPr>
          <w:delText>APP内嵌H5跳转至原生登录页面，登录成功后返回活动主页</w:delText>
        </w:r>
        <w:r w:rsidRPr="00041BAD" w:rsidDel="000071E9">
          <w:rPr>
            <w:rFonts w:ascii="微软雅黑" w:eastAsia="微软雅黑" w:hAnsi="微软雅黑" w:hint="eastAsia"/>
          </w:rPr>
          <w:delText>；</w:delText>
        </w:r>
      </w:del>
    </w:p>
    <w:p w:rsidR="000071E9" w:rsidRDefault="00CD0605" w:rsidP="00CD0605">
      <w:pPr>
        <w:pStyle w:val="1"/>
        <w:numPr>
          <w:ilvl w:val="0"/>
          <w:numId w:val="35"/>
        </w:numPr>
        <w:ind w:firstLineChars="0"/>
        <w:rPr>
          <w:ins w:id="823" w:author="SZ_00_50" w:date="2018-09-28T11:06:00Z"/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</w:t>
      </w:r>
      <w:ins w:id="824" w:author="SZ_00_50" w:date="2018-09-28T11:06:00Z">
        <w:r w:rsidR="000071E9">
          <w:rPr>
            <w:rFonts w:ascii="微软雅黑" w:eastAsia="微软雅黑" w:hAnsi="微软雅黑" w:hint="eastAsia"/>
            <w:bCs/>
            <w:szCs w:val="21"/>
          </w:rPr>
          <w:t>页面</w:t>
        </w:r>
        <w:r w:rsidR="000071E9">
          <w:rPr>
            <w:rFonts w:ascii="微软雅黑" w:eastAsia="微软雅黑" w:hAnsi="微软雅黑"/>
            <w:bCs/>
            <w:szCs w:val="21"/>
          </w:rPr>
          <w:t>商品及兑换，实现</w:t>
        </w:r>
        <w:r w:rsidR="000071E9">
          <w:rPr>
            <w:rFonts w:ascii="微软雅黑" w:eastAsia="微软雅黑" w:hAnsi="微软雅黑" w:hint="eastAsia"/>
            <w:bCs/>
            <w:szCs w:val="21"/>
          </w:rPr>
          <w:t>积分</w:t>
        </w:r>
        <w:r w:rsidR="000071E9">
          <w:rPr>
            <w:rFonts w:ascii="微软雅黑" w:eastAsia="微软雅黑" w:hAnsi="微软雅黑"/>
            <w:bCs/>
            <w:szCs w:val="21"/>
          </w:rPr>
          <w:t>商城的跳转，左滑右滑可切换商品</w:t>
        </w:r>
      </w:ins>
    </w:p>
    <w:p w:rsidR="00CD0605" w:rsidRDefault="000071E9" w:rsidP="00CD0605">
      <w:pPr>
        <w:pStyle w:val="1"/>
        <w:numPr>
          <w:ilvl w:val="0"/>
          <w:numId w:val="35"/>
        </w:numPr>
        <w:ind w:firstLineChars="0"/>
        <w:rPr>
          <w:ins w:id="825" w:author="SZ_00_50" w:date="2018-09-28T11:13:00Z"/>
          <w:rFonts w:ascii="微软雅黑" w:eastAsia="微软雅黑" w:hAnsi="微软雅黑"/>
          <w:bCs/>
          <w:szCs w:val="21"/>
        </w:rPr>
      </w:pPr>
      <w:ins w:id="826" w:author="SZ_00_50" w:date="2018-09-28T11:07:00Z">
        <w:r>
          <w:rPr>
            <w:rFonts w:ascii="微软雅黑" w:eastAsia="微软雅黑" w:hAnsi="微软雅黑" w:hint="eastAsia"/>
            <w:bCs/>
            <w:szCs w:val="21"/>
          </w:rPr>
          <w:t>左右</w:t>
        </w:r>
        <w:r>
          <w:rPr>
            <w:rFonts w:ascii="微软雅黑" w:eastAsia="微软雅黑" w:hAnsi="微软雅黑"/>
            <w:bCs/>
            <w:szCs w:val="21"/>
          </w:rPr>
          <w:t>滑动</w:t>
        </w:r>
        <w:r>
          <w:rPr>
            <w:rFonts w:ascii="微软雅黑" w:eastAsia="微软雅黑" w:hAnsi="微软雅黑" w:hint="eastAsia"/>
            <w:bCs/>
            <w:szCs w:val="21"/>
          </w:rPr>
          <w:t>切换</w:t>
        </w:r>
      </w:ins>
      <w:del w:id="827" w:author="SZ_00_50" w:date="2018-09-28T11:07:00Z">
        <w:r w:rsidR="00CD0605" w:rsidDel="000071E9">
          <w:rPr>
            <w:rFonts w:ascii="微软雅黑" w:eastAsia="微软雅黑" w:hAnsi="微软雅黑"/>
            <w:bCs/>
            <w:szCs w:val="21"/>
          </w:rPr>
          <w:delText>左右切换</w:delText>
        </w:r>
      </w:del>
      <w:ins w:id="828" w:author="SZ_00_50" w:date="2018-09-28T11:07:00Z">
        <w:r>
          <w:rPr>
            <w:rFonts w:ascii="微软雅黑" w:eastAsia="微软雅黑" w:hAnsi="微软雅黑" w:hint="eastAsia"/>
            <w:bCs/>
            <w:szCs w:val="21"/>
          </w:rPr>
          <w:t>、</w:t>
        </w:r>
      </w:ins>
      <w:del w:id="829" w:author="SZ_00_50" w:date="2018-09-28T11:07:00Z">
        <w:r w:rsidR="00CD0605" w:rsidDel="000071E9">
          <w:rPr>
            <w:rFonts w:ascii="微软雅黑" w:eastAsia="微软雅黑" w:hAnsi="微软雅黑" w:hint="eastAsia"/>
            <w:bCs/>
            <w:szCs w:val="21"/>
          </w:rPr>
          <w:delText>、</w:delText>
        </w:r>
      </w:del>
      <w:r w:rsidR="00CD0605">
        <w:rPr>
          <w:rFonts w:ascii="微软雅黑" w:eastAsia="微软雅黑" w:hAnsi="微软雅黑"/>
          <w:bCs/>
          <w:szCs w:val="21"/>
        </w:rPr>
        <w:t>【</w:t>
      </w:r>
      <w:r w:rsidR="00CD0605">
        <w:rPr>
          <w:rFonts w:ascii="微软雅黑" w:eastAsia="微软雅黑" w:hAnsi="微软雅黑" w:hint="eastAsia"/>
          <w:bCs/>
          <w:szCs w:val="21"/>
        </w:rPr>
        <w:t>活动规则</w:t>
      </w:r>
      <w:r w:rsidR="00CD0605">
        <w:rPr>
          <w:rFonts w:ascii="微软雅黑" w:eastAsia="微软雅黑" w:hAnsi="微软雅黑"/>
          <w:bCs/>
          <w:szCs w:val="21"/>
        </w:rPr>
        <w:t>】，</w:t>
      </w:r>
      <w:r w:rsidR="00CD0605">
        <w:rPr>
          <w:rFonts w:ascii="微软雅黑" w:eastAsia="微软雅黑" w:hAnsi="微软雅黑" w:hint="eastAsia"/>
          <w:bCs/>
          <w:szCs w:val="21"/>
        </w:rPr>
        <w:t>可</w:t>
      </w:r>
      <w:r w:rsidR="00CD0605">
        <w:rPr>
          <w:rFonts w:ascii="微软雅黑" w:eastAsia="微软雅黑" w:hAnsi="微软雅黑"/>
          <w:bCs/>
          <w:szCs w:val="21"/>
        </w:rPr>
        <w:t>实现正常操作，</w:t>
      </w:r>
      <w:r w:rsidR="00CD0605">
        <w:rPr>
          <w:rFonts w:ascii="微软雅黑" w:eastAsia="微软雅黑" w:hAnsi="微软雅黑" w:hint="eastAsia"/>
          <w:bCs/>
          <w:szCs w:val="21"/>
        </w:rPr>
        <w:t>不受是否登录态</w:t>
      </w:r>
      <w:r w:rsidR="00CD0605">
        <w:rPr>
          <w:rFonts w:ascii="微软雅黑" w:eastAsia="微软雅黑" w:hAnsi="微软雅黑"/>
          <w:bCs/>
          <w:szCs w:val="21"/>
        </w:rPr>
        <w:t>的影响</w:t>
      </w:r>
      <w:r w:rsidR="00CD0605">
        <w:rPr>
          <w:rFonts w:ascii="微软雅黑" w:eastAsia="微软雅黑" w:hAnsi="微软雅黑" w:hint="eastAsia"/>
          <w:bCs/>
          <w:szCs w:val="21"/>
        </w:rPr>
        <w:t>。</w:t>
      </w:r>
    </w:p>
    <w:p w:rsidR="000071E9" w:rsidRDefault="000071E9" w:rsidP="000071E9">
      <w:pPr>
        <w:pStyle w:val="1"/>
        <w:numPr>
          <w:ilvl w:val="0"/>
          <w:numId w:val="35"/>
        </w:numPr>
        <w:ind w:firstLineChars="0"/>
        <w:rPr>
          <w:rFonts w:ascii="微软雅黑" w:eastAsia="微软雅黑" w:hAnsi="微软雅黑"/>
          <w:bCs/>
          <w:szCs w:val="21"/>
        </w:rPr>
      </w:pPr>
      <w:ins w:id="830" w:author="SZ_00_50" w:date="2018-09-28T11:13:00Z">
        <w:r>
          <w:rPr>
            <w:rFonts w:ascii="微软雅黑" w:eastAsia="微软雅黑" w:hAnsi="微软雅黑" w:hint="eastAsia"/>
            <w:bCs/>
            <w:szCs w:val="21"/>
          </w:rPr>
          <w:t>H5及PC页</w:t>
        </w:r>
        <w:r w:rsidRPr="000071E9">
          <w:rPr>
            <w:rFonts w:ascii="微软雅黑" w:eastAsia="微软雅黑" w:hAnsi="微软雅黑" w:hint="eastAsia"/>
            <w:bCs/>
            <w:szCs w:val="21"/>
          </w:rPr>
          <w:t>去掉登陆判断</w:t>
        </w:r>
        <w:r>
          <w:rPr>
            <w:rFonts w:ascii="微软雅黑" w:eastAsia="微软雅黑" w:hAnsi="微软雅黑" w:hint="eastAsia"/>
            <w:bCs/>
            <w:szCs w:val="21"/>
          </w:rPr>
          <w:t>，</w:t>
        </w:r>
        <w:r>
          <w:rPr>
            <w:rFonts w:ascii="微软雅黑" w:eastAsia="微软雅黑" w:hAnsi="微软雅黑"/>
            <w:bCs/>
            <w:szCs w:val="21"/>
          </w:rPr>
          <w:t>点击【</w:t>
        </w:r>
        <w:r>
          <w:rPr>
            <w:rFonts w:ascii="微软雅黑" w:eastAsia="微软雅黑" w:hAnsi="微软雅黑" w:hint="eastAsia"/>
            <w:bCs/>
            <w:szCs w:val="21"/>
          </w:rPr>
          <w:t>兑换</w:t>
        </w:r>
        <w:r>
          <w:rPr>
            <w:rFonts w:ascii="微软雅黑" w:eastAsia="微软雅黑" w:hAnsi="微软雅黑"/>
            <w:bCs/>
            <w:szCs w:val="21"/>
          </w:rPr>
          <w:t>】</w:t>
        </w:r>
      </w:ins>
      <w:ins w:id="831" w:author="SZ_00_50" w:date="2018-09-28T11:14:00Z">
        <w:r>
          <w:rPr>
            <w:rFonts w:ascii="微软雅黑" w:eastAsia="微软雅黑" w:hAnsi="微软雅黑" w:hint="eastAsia"/>
            <w:bCs/>
            <w:szCs w:val="21"/>
          </w:rPr>
          <w:t>直接</w:t>
        </w:r>
        <w:r>
          <w:rPr>
            <w:rFonts w:ascii="微软雅黑" w:eastAsia="微软雅黑" w:hAnsi="微软雅黑"/>
            <w:bCs/>
            <w:szCs w:val="21"/>
          </w:rPr>
          <w:t>提示下载app</w:t>
        </w:r>
      </w:ins>
    </w:p>
    <w:p w:rsidR="00CD0605" w:rsidRPr="00565C8F" w:rsidRDefault="0087708E" w:rsidP="0087708E">
      <w:pPr>
        <w:pStyle w:val="1"/>
        <w:numPr>
          <w:ilvl w:val="1"/>
          <w:numId w:val="23"/>
        </w:numPr>
        <w:ind w:firstLineChars="0"/>
        <w:outlineLvl w:val="2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 xml:space="preserve">        </w:t>
      </w:r>
      <w:r w:rsidR="00DB6513">
        <w:rPr>
          <w:rFonts w:ascii="微软雅黑" w:eastAsia="微软雅黑" w:hAnsi="微软雅黑" w:hint="eastAsia"/>
          <w:b/>
          <w:bCs/>
          <w:szCs w:val="21"/>
        </w:rPr>
        <w:t>领现金大行动</w:t>
      </w:r>
    </w:p>
    <w:p w:rsidR="003367C3" w:rsidRDefault="00CD0605" w:rsidP="00CD0605">
      <w:pPr>
        <w:pStyle w:val="1"/>
        <w:numPr>
          <w:ilvl w:val="0"/>
          <w:numId w:val="35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点击</w:t>
      </w:r>
      <w:r>
        <w:rPr>
          <w:rFonts w:ascii="微软雅黑" w:eastAsia="微软雅黑" w:hAnsi="微软雅黑"/>
          <w:bCs/>
          <w:szCs w:val="21"/>
        </w:rPr>
        <w:t>【</w:t>
      </w:r>
      <w:r w:rsidR="0087708E">
        <w:rPr>
          <w:rFonts w:ascii="微软雅黑" w:eastAsia="微软雅黑" w:hAnsi="微软雅黑" w:hint="eastAsia"/>
          <w:bCs/>
          <w:szCs w:val="21"/>
        </w:rPr>
        <w:t>立即参与</w:t>
      </w:r>
      <w:r>
        <w:rPr>
          <w:rFonts w:ascii="微软雅黑" w:eastAsia="微软雅黑" w:hAnsi="微软雅黑"/>
          <w:bCs/>
          <w:szCs w:val="21"/>
        </w:rPr>
        <w:t>】</w:t>
      </w:r>
      <w:r>
        <w:rPr>
          <w:rFonts w:ascii="微软雅黑" w:eastAsia="微软雅黑" w:hAnsi="微软雅黑" w:hint="eastAsia"/>
          <w:bCs/>
          <w:szCs w:val="21"/>
        </w:rPr>
        <w:t>按钮</w:t>
      </w:r>
      <w:r>
        <w:rPr>
          <w:rFonts w:ascii="微软雅黑" w:eastAsia="微软雅黑" w:hAnsi="微软雅黑"/>
          <w:bCs/>
          <w:szCs w:val="21"/>
        </w:rPr>
        <w:t>，可以</w:t>
      </w:r>
      <w:r>
        <w:rPr>
          <w:rFonts w:ascii="微软雅黑" w:eastAsia="微软雅黑" w:hAnsi="微软雅黑" w:hint="eastAsia"/>
          <w:bCs/>
          <w:szCs w:val="21"/>
        </w:rPr>
        <w:t>实现</w:t>
      </w:r>
      <w:r>
        <w:rPr>
          <w:rFonts w:ascii="微软雅黑" w:eastAsia="微软雅黑" w:hAnsi="微软雅黑"/>
          <w:bCs/>
          <w:szCs w:val="21"/>
        </w:rPr>
        <w:t>正常</w:t>
      </w:r>
      <w:r>
        <w:rPr>
          <w:rFonts w:ascii="微软雅黑" w:eastAsia="微软雅黑" w:hAnsi="微软雅黑" w:hint="eastAsia"/>
          <w:bCs/>
          <w:szCs w:val="21"/>
        </w:rPr>
        <w:t>跳转</w:t>
      </w:r>
      <w:r w:rsidR="001F0B67">
        <w:rPr>
          <w:rFonts w:ascii="微软雅黑" w:eastAsia="微软雅黑" w:hAnsi="微软雅黑" w:hint="eastAsia"/>
          <w:bCs/>
          <w:szCs w:val="21"/>
        </w:rPr>
        <w:t>；</w:t>
      </w:r>
    </w:p>
    <w:p w:rsidR="003D31D7" w:rsidRPr="00565C8F" w:rsidRDefault="00676F85" w:rsidP="004627D6">
      <w:pPr>
        <w:pStyle w:val="1"/>
        <w:ind w:firstLineChars="0"/>
        <w:outlineLvl w:val="2"/>
        <w:rPr>
          <w:rFonts w:ascii="微软雅黑" w:eastAsia="微软雅黑" w:hAnsi="微软雅黑"/>
          <w:b/>
          <w:bCs/>
          <w:szCs w:val="21"/>
        </w:rPr>
      </w:pPr>
      <w:r w:rsidRPr="00565C8F">
        <w:rPr>
          <w:rFonts w:ascii="微软雅黑" w:eastAsia="微软雅黑" w:hAnsi="微软雅黑" w:hint="eastAsia"/>
          <w:b/>
          <w:bCs/>
          <w:szCs w:val="21"/>
        </w:rPr>
        <w:t xml:space="preserve">6.2.2 </w:t>
      </w:r>
      <w:r w:rsidR="0037579D" w:rsidRPr="00565C8F">
        <w:rPr>
          <w:rFonts w:ascii="微软雅黑" w:eastAsia="微软雅黑" w:hAnsi="微软雅黑" w:hint="eastAsia"/>
          <w:b/>
          <w:bCs/>
          <w:szCs w:val="21"/>
        </w:rPr>
        <w:t>用户登录</w:t>
      </w:r>
      <w:r w:rsidR="0037579D" w:rsidRPr="00565C8F">
        <w:rPr>
          <w:rFonts w:ascii="微软雅黑" w:eastAsia="微软雅黑" w:hAnsi="微软雅黑"/>
          <w:b/>
          <w:bCs/>
          <w:szCs w:val="21"/>
        </w:rPr>
        <w:t>时</w:t>
      </w:r>
    </w:p>
    <w:p w:rsidR="0037579D" w:rsidRPr="00565C8F" w:rsidRDefault="00550674" w:rsidP="00F838EF">
      <w:pPr>
        <w:pStyle w:val="1"/>
        <w:numPr>
          <w:ilvl w:val="1"/>
          <w:numId w:val="23"/>
        </w:numPr>
        <w:ind w:firstLineChars="0"/>
        <w:outlineLvl w:val="2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 xml:space="preserve">        </w:t>
      </w:r>
      <w:r w:rsidR="00450916" w:rsidRPr="00565C8F">
        <w:rPr>
          <w:rFonts w:ascii="微软雅黑" w:eastAsia="微软雅黑" w:hAnsi="微软雅黑" w:hint="eastAsia"/>
          <w:b/>
          <w:bCs/>
          <w:szCs w:val="21"/>
        </w:rPr>
        <w:t>豪</w:t>
      </w:r>
      <w:r w:rsidR="00450916" w:rsidRPr="00565C8F">
        <w:rPr>
          <w:rFonts w:ascii="微软雅黑" w:eastAsia="微软雅黑" w:hAnsi="微软雅黑"/>
          <w:b/>
          <w:bCs/>
          <w:szCs w:val="21"/>
        </w:rPr>
        <w:t>送</w:t>
      </w:r>
      <w:ins w:id="832" w:author="SZ_00_50" w:date="2018-09-14T10:01:00Z">
        <w:r w:rsidR="00F838EF" w:rsidRPr="00F838EF">
          <w:rPr>
            <w:rFonts w:ascii="微软雅黑" w:eastAsia="微软雅黑" w:hAnsi="微软雅黑"/>
            <w:b/>
            <w:bCs/>
            <w:szCs w:val="21"/>
          </w:rPr>
          <w:t>iPhone Xs Max</w:t>
        </w:r>
      </w:ins>
      <w:del w:id="833" w:author="SZ_00_50" w:date="2018-09-14T10:01:00Z">
        <w:r w:rsidR="00450916" w:rsidRPr="00565C8F" w:rsidDel="00F838EF">
          <w:rPr>
            <w:rFonts w:ascii="微软雅黑" w:eastAsia="微软雅黑" w:hAnsi="微软雅黑"/>
            <w:b/>
            <w:bCs/>
            <w:szCs w:val="21"/>
          </w:rPr>
          <w:delText>iPhone9</w:delText>
        </w:r>
      </w:del>
    </w:p>
    <w:p w:rsidR="00450916" w:rsidRDefault="00450916" w:rsidP="00450916">
      <w:pPr>
        <w:pStyle w:val="1"/>
        <w:numPr>
          <w:ilvl w:val="0"/>
          <w:numId w:val="35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【我的</w:t>
      </w:r>
      <w:r>
        <w:rPr>
          <w:rFonts w:ascii="微软雅黑" w:eastAsia="微软雅黑" w:hAnsi="微软雅黑"/>
          <w:bCs/>
          <w:szCs w:val="21"/>
        </w:rPr>
        <w:t>累计出借额</w:t>
      </w:r>
      <w:r>
        <w:rPr>
          <w:rFonts w:ascii="微软雅黑" w:eastAsia="微软雅黑" w:hAnsi="微软雅黑" w:hint="eastAsia"/>
          <w:bCs/>
          <w:szCs w:val="21"/>
        </w:rPr>
        <w:t>】</w:t>
      </w:r>
    </w:p>
    <w:p w:rsidR="00450916" w:rsidRDefault="00450916" w:rsidP="00450916">
      <w:pPr>
        <w:pStyle w:val="1"/>
        <w:ind w:left="840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显示</w:t>
      </w:r>
      <w:r>
        <w:rPr>
          <w:rFonts w:ascii="微软雅黑" w:eastAsia="微软雅黑" w:hAnsi="微软雅黑"/>
          <w:bCs/>
          <w:szCs w:val="21"/>
        </w:rPr>
        <w:t>10</w:t>
      </w:r>
      <w:r>
        <w:rPr>
          <w:rFonts w:ascii="微软雅黑" w:eastAsia="微软雅黑" w:hAnsi="微软雅黑" w:hint="eastAsia"/>
          <w:bCs/>
          <w:szCs w:val="21"/>
        </w:rPr>
        <w:t>月10日</w:t>
      </w:r>
      <w:r w:rsidR="003367C3">
        <w:rPr>
          <w:rFonts w:ascii="微软雅黑" w:eastAsia="微软雅黑" w:hAnsi="微软雅黑" w:hint="eastAsia"/>
          <w:bCs/>
          <w:szCs w:val="21"/>
        </w:rPr>
        <w:t>0:00:00</w:t>
      </w:r>
      <w:r>
        <w:rPr>
          <w:rFonts w:ascii="微软雅黑" w:eastAsia="微软雅黑" w:hAnsi="微软雅黑" w:hint="eastAsia"/>
          <w:bCs/>
          <w:szCs w:val="21"/>
        </w:rPr>
        <w:t>-10月31日</w:t>
      </w:r>
      <w:r w:rsidR="003367C3">
        <w:rPr>
          <w:rFonts w:ascii="微软雅黑" w:eastAsia="微软雅黑" w:hAnsi="微软雅黑" w:hint="eastAsia"/>
          <w:bCs/>
          <w:szCs w:val="21"/>
        </w:rPr>
        <w:t>23:59:59</w:t>
      </w:r>
      <w:r>
        <w:rPr>
          <w:rFonts w:ascii="微软雅黑" w:eastAsia="微软雅黑" w:hAnsi="微软雅黑"/>
          <w:bCs/>
          <w:szCs w:val="21"/>
        </w:rPr>
        <w:t>活动期间</w:t>
      </w:r>
      <w:r>
        <w:rPr>
          <w:rFonts w:ascii="微软雅黑" w:eastAsia="微软雅黑" w:hAnsi="微软雅黑" w:hint="eastAsia"/>
          <w:bCs/>
          <w:szCs w:val="21"/>
        </w:rPr>
        <w:t>，登录</w:t>
      </w:r>
      <w:r>
        <w:rPr>
          <w:rFonts w:ascii="微软雅黑" w:eastAsia="微软雅黑" w:hAnsi="微软雅黑"/>
          <w:bCs/>
          <w:szCs w:val="21"/>
        </w:rPr>
        <w:t>用户的累计出借额</w:t>
      </w:r>
      <w:r w:rsidR="00557423">
        <w:rPr>
          <w:rFonts w:ascii="微软雅黑" w:eastAsia="微软雅黑" w:hAnsi="微软雅黑" w:hint="eastAsia"/>
          <w:bCs/>
          <w:szCs w:val="21"/>
        </w:rPr>
        <w:t>；</w:t>
      </w:r>
    </w:p>
    <w:p w:rsidR="005C3325" w:rsidRPr="005C3325" w:rsidRDefault="003D31D7" w:rsidP="005C3325">
      <w:pPr>
        <w:pStyle w:val="1"/>
        <w:ind w:firstLineChars="0"/>
        <w:outlineLvl w:val="2"/>
        <w:rPr>
          <w:rFonts w:ascii="微软雅黑" w:eastAsia="微软雅黑" w:hAnsi="微软雅黑"/>
          <w:b/>
          <w:bCs/>
          <w:szCs w:val="21"/>
        </w:rPr>
      </w:pPr>
      <w:r w:rsidRPr="00565C8F">
        <w:rPr>
          <w:rFonts w:ascii="微软雅黑" w:eastAsia="微软雅黑" w:hAnsi="微软雅黑"/>
          <w:b/>
          <w:bCs/>
          <w:szCs w:val="21"/>
        </w:rPr>
        <w:t xml:space="preserve">6.2.3 </w:t>
      </w:r>
      <w:r w:rsidR="00676F85" w:rsidRPr="00565C8F">
        <w:rPr>
          <w:rFonts w:ascii="微软雅黑" w:eastAsia="微软雅黑" w:hAnsi="微软雅黑" w:hint="eastAsia"/>
          <w:b/>
          <w:bCs/>
          <w:szCs w:val="21"/>
        </w:rPr>
        <w:t>特殊</w:t>
      </w:r>
      <w:r w:rsidR="00676F85" w:rsidRPr="00565C8F">
        <w:rPr>
          <w:rFonts w:ascii="微软雅黑" w:eastAsia="微软雅黑" w:hAnsi="微软雅黑"/>
          <w:b/>
          <w:bCs/>
          <w:szCs w:val="21"/>
        </w:rPr>
        <w:t>场景</w:t>
      </w:r>
      <w:r w:rsidR="00676F85" w:rsidRPr="00565C8F">
        <w:rPr>
          <w:rFonts w:ascii="微软雅黑" w:eastAsia="微软雅黑" w:hAnsi="微软雅黑" w:hint="eastAsia"/>
          <w:b/>
          <w:bCs/>
          <w:szCs w:val="21"/>
        </w:rPr>
        <w:t>说明</w:t>
      </w:r>
    </w:p>
    <w:p w:rsidR="00B33D41" w:rsidRDefault="00305163" w:rsidP="00B33D41">
      <w:pPr>
        <w:pStyle w:val="1"/>
        <w:numPr>
          <w:ilvl w:val="1"/>
          <w:numId w:val="23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登录超时</w:t>
      </w:r>
    </w:p>
    <w:p w:rsidR="00024DFC" w:rsidRDefault="00450FB0">
      <w:pPr>
        <w:pStyle w:val="1"/>
        <w:ind w:left="840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文案</w:t>
      </w:r>
      <w:r>
        <w:rPr>
          <w:rFonts w:ascii="微软雅黑" w:eastAsia="微软雅黑" w:hAnsi="微软雅黑"/>
          <w:bCs/>
          <w:szCs w:val="21"/>
        </w:rPr>
        <w:t>：“</w:t>
      </w:r>
      <w:r>
        <w:rPr>
          <w:rFonts w:ascii="微软雅黑" w:eastAsia="微软雅黑" w:hAnsi="微软雅黑" w:hint="eastAsia"/>
          <w:bCs/>
          <w:szCs w:val="21"/>
        </w:rPr>
        <w:t>登录</w:t>
      </w:r>
      <w:r>
        <w:rPr>
          <w:rFonts w:ascii="微软雅黑" w:eastAsia="微软雅黑" w:hAnsi="微软雅黑"/>
          <w:bCs/>
          <w:szCs w:val="21"/>
        </w:rPr>
        <w:t>超时，请稍后重试~”</w:t>
      </w:r>
    </w:p>
    <w:p w:rsidR="00676F85" w:rsidRDefault="00305163" w:rsidP="00B33D41">
      <w:pPr>
        <w:pStyle w:val="1"/>
        <w:numPr>
          <w:ilvl w:val="1"/>
          <w:numId w:val="23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/>
          <w:bCs/>
          <w:szCs w:val="21"/>
        </w:rPr>
        <w:t>网络异常</w:t>
      </w:r>
    </w:p>
    <w:p w:rsidR="00024DFC" w:rsidRPr="007367DA" w:rsidRDefault="00450FB0">
      <w:pPr>
        <w:pStyle w:val="1"/>
        <w:ind w:left="840" w:firstLineChars="0" w:firstLine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文案</w:t>
      </w:r>
      <w:r>
        <w:rPr>
          <w:rFonts w:ascii="微软雅黑" w:eastAsia="微软雅黑" w:hAnsi="微软雅黑"/>
          <w:bCs/>
          <w:szCs w:val="21"/>
        </w:rPr>
        <w:t>：“</w:t>
      </w:r>
      <w:r>
        <w:rPr>
          <w:rFonts w:ascii="微软雅黑" w:eastAsia="微软雅黑" w:hAnsi="微软雅黑" w:hint="eastAsia"/>
          <w:bCs/>
          <w:szCs w:val="21"/>
        </w:rPr>
        <w:t>网络异常</w:t>
      </w:r>
      <w:r>
        <w:rPr>
          <w:rFonts w:ascii="微软雅黑" w:eastAsia="微软雅黑" w:hAnsi="微软雅黑"/>
          <w:bCs/>
          <w:szCs w:val="21"/>
        </w:rPr>
        <w:t>，请稍后重试~”</w:t>
      </w:r>
    </w:p>
    <w:p w:rsidR="00B33D41" w:rsidRPr="00565C8F" w:rsidRDefault="00305163" w:rsidP="00517EAB">
      <w:pPr>
        <w:pStyle w:val="1"/>
        <w:ind w:firstLineChars="0"/>
        <w:outlineLvl w:val="1"/>
        <w:rPr>
          <w:rFonts w:ascii="微软雅黑" w:eastAsia="微软雅黑" w:hAnsi="微软雅黑"/>
          <w:b/>
          <w:bCs/>
          <w:szCs w:val="21"/>
        </w:rPr>
      </w:pPr>
      <w:r w:rsidRPr="00565C8F">
        <w:rPr>
          <w:rFonts w:ascii="微软雅黑" w:eastAsia="微软雅黑" w:hAnsi="微软雅黑" w:hint="eastAsia"/>
          <w:b/>
          <w:bCs/>
          <w:szCs w:val="21"/>
        </w:rPr>
        <w:t xml:space="preserve">6.3 </w:t>
      </w:r>
      <w:r w:rsidR="00B33D41" w:rsidRPr="00565C8F">
        <w:rPr>
          <w:rFonts w:ascii="微软雅黑" w:eastAsia="微软雅黑" w:hAnsi="微软雅黑" w:hint="eastAsia"/>
          <w:b/>
          <w:bCs/>
          <w:szCs w:val="21"/>
        </w:rPr>
        <w:t>蒙层说明</w:t>
      </w:r>
    </w:p>
    <w:p w:rsidR="00B33D41" w:rsidRDefault="00B33D41" w:rsidP="00B33D41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 xml:space="preserve">  </w:t>
      </w:r>
      <w:r>
        <w:rPr>
          <w:rFonts w:ascii="微软雅黑" w:eastAsia="微软雅黑" w:hAnsi="微软雅黑"/>
          <w:bCs/>
          <w:szCs w:val="21"/>
        </w:rPr>
        <w:t xml:space="preserve">  2018.10.10 0</w:t>
      </w:r>
      <w:r>
        <w:rPr>
          <w:rFonts w:ascii="微软雅黑" w:eastAsia="微软雅黑" w:hAnsi="微软雅黑" w:hint="eastAsia"/>
          <w:bCs/>
          <w:szCs w:val="21"/>
        </w:rPr>
        <w:t>:00:00</w:t>
      </w:r>
      <w:r w:rsidRPr="00B33D41">
        <w:rPr>
          <w:rFonts w:ascii="微软雅黑" w:eastAsia="微软雅黑" w:hAnsi="微软雅黑" w:hint="eastAsia"/>
          <w:bCs/>
          <w:szCs w:val="21"/>
        </w:rPr>
        <w:t>活动开始前，蒙版提示“活动尚未开始”，</w:t>
      </w:r>
    </w:p>
    <w:p w:rsidR="00B33D41" w:rsidRDefault="00B33D41" w:rsidP="00B33D41">
      <w:pPr>
        <w:pStyle w:val="1"/>
        <w:ind w:firstLineChars="400" w:firstLine="84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hint="eastAsia"/>
          <w:bCs/>
          <w:szCs w:val="21"/>
        </w:rPr>
        <w:t>2018.10.31 23:59:59</w:t>
      </w:r>
      <w:r w:rsidRPr="00B33D41">
        <w:rPr>
          <w:rFonts w:ascii="微软雅黑" w:eastAsia="微软雅黑" w:hAnsi="微软雅黑" w:hint="eastAsia"/>
          <w:bCs/>
          <w:szCs w:val="21"/>
        </w:rPr>
        <w:t>活动结束后</w:t>
      </w:r>
      <w:r>
        <w:rPr>
          <w:rFonts w:ascii="微软雅黑" w:eastAsia="微软雅黑" w:hAnsi="微软雅黑" w:hint="eastAsia"/>
          <w:bCs/>
          <w:szCs w:val="21"/>
        </w:rPr>
        <w:t>，</w:t>
      </w:r>
      <w:r w:rsidRPr="00B33D41">
        <w:rPr>
          <w:rFonts w:ascii="微软雅黑" w:eastAsia="微软雅黑" w:hAnsi="微软雅黑" w:hint="eastAsia"/>
          <w:bCs/>
          <w:szCs w:val="21"/>
        </w:rPr>
        <w:t>蒙版提示“抱歉，活动已结束”；</w:t>
      </w:r>
      <w:ins w:id="834" w:author="SZ_00_50" w:date="2018-10-08T16:43:00Z">
        <w:r w:rsidR="003F1C3C">
          <w:rPr>
            <w:rFonts w:ascii="微软雅黑" w:eastAsia="微软雅黑" w:hAnsi="微软雅黑" w:hint="eastAsia"/>
            <w:bCs/>
            <w:szCs w:val="21"/>
          </w:rPr>
          <w:t xml:space="preserve"> </w:t>
        </w:r>
      </w:ins>
    </w:p>
    <w:p w:rsidR="00305163" w:rsidRPr="00565C8F" w:rsidRDefault="00B33D41" w:rsidP="00517EAB">
      <w:pPr>
        <w:pStyle w:val="1"/>
        <w:ind w:firstLineChars="0"/>
        <w:outlineLvl w:val="1"/>
        <w:rPr>
          <w:rFonts w:ascii="微软雅黑" w:eastAsia="微软雅黑" w:hAnsi="微软雅黑"/>
          <w:b/>
          <w:bCs/>
          <w:szCs w:val="21"/>
        </w:rPr>
      </w:pPr>
      <w:r w:rsidRPr="00565C8F">
        <w:rPr>
          <w:rFonts w:ascii="微软雅黑" w:eastAsia="微软雅黑" w:hAnsi="微软雅黑"/>
          <w:b/>
          <w:bCs/>
          <w:szCs w:val="21"/>
        </w:rPr>
        <w:t xml:space="preserve">6.4 </w:t>
      </w:r>
      <w:r w:rsidR="00305163" w:rsidRPr="00565C8F">
        <w:rPr>
          <w:rFonts w:ascii="微软雅黑" w:eastAsia="微软雅黑" w:hAnsi="微软雅黑" w:hint="eastAsia"/>
          <w:b/>
          <w:bCs/>
          <w:szCs w:val="21"/>
        </w:rPr>
        <w:t>分享文案</w:t>
      </w:r>
    </w:p>
    <w:p w:rsidR="00B33D41" w:rsidRDefault="00B33D41" w:rsidP="00B33D41">
      <w:pPr>
        <w:numPr>
          <w:ilvl w:val="0"/>
          <w:numId w:val="39"/>
        </w:numPr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微信好友分享</w:t>
      </w:r>
    </w:p>
    <w:p w:rsidR="00B33D41" w:rsidRDefault="00B33D41" w:rsidP="00B33D41">
      <w:pPr>
        <w:ind w:left="840"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题目：</w:t>
      </w:r>
      <w:ins w:id="835" w:author="SZ_00_50" w:date="2018-10-08T18:41:00Z">
        <w:r w:rsidR="00C421BB" w:rsidRPr="00C421BB">
          <w:rPr>
            <w:rFonts w:ascii="微软雅黑" w:eastAsia="微软雅黑" w:hAnsi="微软雅黑" w:cs="微软雅黑" w:hint="eastAsia"/>
            <w:szCs w:val="21"/>
          </w:rPr>
          <w:t>友金周年庆，全年最嗨四重礼</w:t>
        </w:r>
      </w:ins>
      <w:del w:id="836" w:author="SZ_00_50" w:date="2018-10-08T16:42:00Z">
        <w:r w:rsidR="00D14AB9" w:rsidRPr="00D14AB9" w:rsidDel="003F1C3C">
          <w:rPr>
            <w:rFonts w:ascii="微软雅黑" w:eastAsia="微软雅黑" w:hAnsi="微软雅黑" w:cs="微软雅黑" w:hint="eastAsia"/>
          </w:rPr>
          <w:delText>繁花</w:delText>
        </w:r>
      </w:del>
      <w:del w:id="837" w:author="SZ_00_50" w:date="2018-09-28T14:10:00Z">
        <w:r w:rsidR="00D14AB9" w:rsidRPr="00D14AB9" w:rsidDel="00B72DB9">
          <w:rPr>
            <w:rFonts w:ascii="微软雅黑" w:eastAsia="微软雅黑" w:hAnsi="微软雅黑" w:cs="微软雅黑" w:hint="eastAsia"/>
          </w:rPr>
          <w:delText>似</w:delText>
        </w:r>
      </w:del>
      <w:del w:id="838" w:author="SZ_00_50" w:date="2018-10-08T16:42:00Z">
        <w:r w:rsidR="00D14AB9" w:rsidRPr="00D14AB9" w:rsidDel="003F1C3C">
          <w:rPr>
            <w:rFonts w:ascii="微软雅黑" w:eastAsia="微软雅黑" w:hAnsi="微软雅黑" w:cs="微软雅黑" w:hint="eastAsia"/>
          </w:rPr>
          <w:delText>锦四周年</w:delText>
        </w:r>
        <w:r w:rsidR="00D14AB9" w:rsidDel="003F1C3C">
          <w:rPr>
            <w:rFonts w:ascii="微软雅黑" w:eastAsia="微软雅黑" w:hAnsi="微软雅黑" w:cs="微软雅黑" w:hint="eastAsia"/>
          </w:rPr>
          <w:delText>，</w:delText>
        </w:r>
        <w:r w:rsidR="00D14AB9" w:rsidRPr="00D14AB9" w:rsidDel="003F1C3C">
          <w:rPr>
            <w:rFonts w:ascii="微软雅黑" w:eastAsia="微软雅黑" w:hAnsi="微软雅黑" w:cs="微软雅黑" w:hint="eastAsia"/>
          </w:rPr>
          <w:delText>全年最嗨四重礼</w:delText>
        </w:r>
        <w:r w:rsidR="00D14AB9" w:rsidDel="003F1C3C">
          <w:rPr>
            <w:rFonts w:ascii="微软雅黑" w:eastAsia="微软雅黑" w:hAnsi="微软雅黑" w:cs="微软雅黑" w:hint="eastAsia"/>
          </w:rPr>
          <w:delText>！</w:delText>
        </w:r>
      </w:del>
    </w:p>
    <w:p w:rsidR="00B33D41" w:rsidRDefault="00D14AB9" w:rsidP="00B33D41">
      <w:pPr>
        <w:pStyle w:val="ac"/>
        <w:ind w:left="840" w:firstLine="420"/>
        <w:rPr>
          <w:rFonts w:ascii="微软雅黑" w:eastAsia="微软雅黑" w:hAnsi="微软雅黑" w:cs="微软雅黑"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lastRenderedPageBreak/>
        <w:t>摘要：</w:t>
      </w:r>
      <w:ins w:id="839" w:author="SZ_00_50" w:date="2018-10-08T16:44:00Z">
        <w:r w:rsidR="003F1C3C" w:rsidRPr="003F1C3C">
          <w:rPr>
            <w:rFonts w:ascii="微软雅黑" w:eastAsia="微软雅黑" w:hAnsi="微软雅黑" w:cs="微软雅黑" w:hint="eastAsia"/>
            <w:szCs w:val="21"/>
          </w:rPr>
          <w:t>这么豪！还是第一次见！再不来要错过大奖了~</w:t>
        </w:r>
      </w:ins>
      <w:del w:id="840" w:author="SZ_00_50" w:date="2018-10-08T16:43:00Z">
        <w:r w:rsidRPr="00D14AB9" w:rsidDel="003F1C3C">
          <w:rPr>
            <w:rFonts w:ascii="微软雅黑" w:eastAsia="微软雅黑" w:hAnsi="微软雅黑" w:cs="微软雅黑" w:hint="eastAsia"/>
            <w:szCs w:val="21"/>
          </w:rPr>
          <w:delText>这么豪！还是第一次见！再不来要错过大奖了</w:delText>
        </w:r>
        <w:r w:rsidR="00B33D41" w:rsidDel="003F1C3C">
          <w:rPr>
            <w:rFonts w:ascii="微软雅黑" w:eastAsia="微软雅黑" w:hAnsi="微软雅黑" w:cs="微软雅黑" w:hint="eastAsia"/>
            <w:szCs w:val="21"/>
          </w:rPr>
          <w:delText>~</w:delText>
        </w:r>
      </w:del>
    </w:p>
    <w:p w:rsidR="00B25B9F" w:rsidRPr="00B33D41" w:rsidRDefault="00B33D41" w:rsidP="00B33D41">
      <w:pPr>
        <w:pStyle w:val="1"/>
        <w:numPr>
          <w:ilvl w:val="0"/>
          <w:numId w:val="39"/>
        </w:numPr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 w:cs="微软雅黑" w:hint="eastAsia"/>
          <w:szCs w:val="21"/>
        </w:rPr>
        <w:t>微信朋友圈分享文案：</w:t>
      </w:r>
    </w:p>
    <w:p w:rsidR="00B33D41" w:rsidRPr="00B33D41" w:rsidRDefault="00C421BB" w:rsidP="00C421BB">
      <w:pPr>
        <w:pStyle w:val="1"/>
        <w:ind w:left="1260" w:firstLineChars="0" w:firstLine="0"/>
        <w:rPr>
          <w:rFonts w:ascii="微软雅黑" w:eastAsia="微软雅黑" w:hAnsi="微软雅黑"/>
          <w:bCs/>
          <w:szCs w:val="21"/>
        </w:rPr>
        <w:pPrChange w:id="841" w:author="SZ_00_50" w:date="2018-10-08T18:41:00Z">
          <w:pPr>
            <w:pStyle w:val="1"/>
            <w:numPr>
              <w:numId w:val="39"/>
            </w:numPr>
            <w:ind w:left="1260" w:firstLineChars="0" w:hanging="420"/>
          </w:pPr>
        </w:pPrChange>
      </w:pPr>
      <w:bookmarkStart w:id="842" w:name="_GoBack"/>
      <w:bookmarkEnd w:id="842"/>
      <w:ins w:id="843" w:author="SZ_00_50" w:date="2018-10-08T18:41:00Z">
        <w:r w:rsidRPr="00C421BB">
          <w:rPr>
            <w:rFonts w:ascii="微软雅黑" w:eastAsia="微软雅黑" w:hAnsi="微软雅黑" w:cs="微软雅黑" w:hint="eastAsia"/>
          </w:rPr>
          <w:t>友金周年庆，全年最嗨四重礼</w:t>
        </w:r>
      </w:ins>
      <w:del w:id="844" w:author="SZ_00_50" w:date="2018-10-08T16:43:00Z">
        <w:r w:rsidR="00D14AB9" w:rsidDel="003F1C3C">
          <w:rPr>
            <w:rFonts w:ascii="微软雅黑" w:eastAsia="微软雅黑" w:hAnsi="微软雅黑" w:cs="微软雅黑" w:hint="eastAsia"/>
          </w:rPr>
          <w:delText>繁花</w:delText>
        </w:r>
      </w:del>
      <w:del w:id="845" w:author="SZ_00_50" w:date="2018-09-28T14:10:00Z">
        <w:r w:rsidR="00D14AB9" w:rsidDel="00B72DB9">
          <w:rPr>
            <w:rFonts w:ascii="微软雅黑" w:eastAsia="微软雅黑" w:hAnsi="微软雅黑" w:cs="微软雅黑" w:hint="eastAsia"/>
          </w:rPr>
          <w:delText>似</w:delText>
        </w:r>
      </w:del>
      <w:del w:id="846" w:author="SZ_00_50" w:date="2018-10-08T16:43:00Z">
        <w:r w:rsidR="00D14AB9" w:rsidDel="003F1C3C">
          <w:rPr>
            <w:rFonts w:ascii="微软雅黑" w:eastAsia="微软雅黑" w:hAnsi="微软雅黑" w:cs="微软雅黑" w:hint="eastAsia"/>
          </w:rPr>
          <w:delText>锦四周年，全年最嗨四重礼</w:delText>
        </w:r>
        <w:r w:rsidR="008E301C" w:rsidDel="003F1C3C">
          <w:rPr>
            <w:rFonts w:ascii="微软雅黑" w:eastAsia="微软雅黑" w:hAnsi="微软雅黑" w:cs="微软雅黑" w:hint="eastAsia"/>
            <w:szCs w:val="21"/>
          </w:rPr>
          <w:delText>！</w:delText>
        </w:r>
      </w:del>
    </w:p>
    <w:p w:rsidR="00305163" w:rsidRPr="00565C8F" w:rsidRDefault="00B33D41" w:rsidP="00517EAB">
      <w:pPr>
        <w:pStyle w:val="1"/>
        <w:ind w:firstLineChars="0"/>
        <w:outlineLvl w:val="1"/>
        <w:rPr>
          <w:rFonts w:ascii="微软雅黑" w:eastAsia="微软雅黑" w:hAnsi="微软雅黑"/>
          <w:b/>
          <w:bCs/>
          <w:szCs w:val="21"/>
        </w:rPr>
      </w:pPr>
      <w:r w:rsidRPr="00565C8F">
        <w:rPr>
          <w:rFonts w:ascii="微软雅黑" w:eastAsia="微软雅黑" w:hAnsi="微软雅黑" w:hint="eastAsia"/>
          <w:b/>
          <w:bCs/>
          <w:szCs w:val="21"/>
        </w:rPr>
        <w:t>6.5</w:t>
      </w:r>
      <w:r w:rsidR="00305163" w:rsidRPr="00565C8F">
        <w:rPr>
          <w:rFonts w:ascii="微软雅黑" w:eastAsia="微软雅黑" w:hAnsi="微软雅黑" w:hint="eastAsia"/>
          <w:b/>
          <w:bCs/>
          <w:szCs w:val="21"/>
        </w:rPr>
        <w:t xml:space="preserve"> 站内信</w:t>
      </w:r>
    </w:p>
    <w:tbl>
      <w:tblPr>
        <w:tblW w:w="852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6"/>
        <w:gridCol w:w="1530"/>
        <w:gridCol w:w="4215"/>
        <w:gridCol w:w="2281"/>
      </w:tblGrid>
      <w:tr w:rsidR="008E301C" w:rsidTr="00734AC5">
        <w:trPr>
          <w:jc w:val="center"/>
        </w:trPr>
        <w:tc>
          <w:tcPr>
            <w:tcW w:w="496" w:type="dxa"/>
            <w:shd w:val="clear" w:color="auto" w:fill="auto"/>
            <w:vAlign w:val="center"/>
          </w:tcPr>
          <w:p w:rsidR="008E301C" w:rsidRPr="002B4D61" w:rsidRDefault="00B33D41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bCs/>
                <w:szCs w:val="21"/>
              </w:rPr>
              <w:t xml:space="preserve">    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8E301C" w:rsidRPr="002B4D61" w:rsidRDefault="008E301C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触发条件</w:t>
            </w:r>
          </w:p>
        </w:tc>
        <w:tc>
          <w:tcPr>
            <w:tcW w:w="4215" w:type="dxa"/>
            <w:shd w:val="clear" w:color="auto" w:fill="auto"/>
            <w:vAlign w:val="center"/>
          </w:tcPr>
          <w:p w:rsidR="008E301C" w:rsidRPr="002B4D61" w:rsidRDefault="008E301C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内容</w:t>
            </w:r>
          </w:p>
        </w:tc>
        <w:tc>
          <w:tcPr>
            <w:tcW w:w="2281" w:type="dxa"/>
            <w:shd w:val="clear" w:color="auto" w:fill="auto"/>
            <w:vAlign w:val="center"/>
          </w:tcPr>
          <w:p w:rsidR="008E301C" w:rsidRPr="002B4D61" w:rsidRDefault="008E301C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备注</w:t>
            </w:r>
          </w:p>
        </w:tc>
      </w:tr>
      <w:tr w:rsidR="001647E0" w:rsidTr="00734AC5">
        <w:trPr>
          <w:jc w:val="center"/>
        </w:trPr>
        <w:tc>
          <w:tcPr>
            <w:tcW w:w="496" w:type="dxa"/>
            <w:vMerge w:val="restart"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天天领神券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获得Y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code</w:t>
            </w:r>
          </w:p>
        </w:tc>
        <w:tc>
          <w:tcPr>
            <w:tcW w:w="4215" w:type="dxa"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标题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：</w:t>
            </w:r>
            <w:r w:rsidR="00D14AB9" w:rsidRPr="00D14AB9">
              <w:rPr>
                <w:rFonts w:ascii="微软雅黑" w:eastAsia="微软雅黑" w:hAnsi="微软雅黑" w:hint="eastAsia"/>
                <w:sz w:val="18"/>
                <w:szCs w:val="20"/>
              </w:rPr>
              <w:t>四周年Ycode获取通知</w:t>
            </w:r>
          </w:p>
          <w:p w:rsidR="001647E0" w:rsidRPr="002B4D61" w:rsidRDefault="001647E0" w:rsidP="00D14AB9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文案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：尊敬的用户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，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恭喜您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通过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四周年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活动</w:t>
            </w:r>
            <w:r w:rsidR="00D14AB9">
              <w:rPr>
                <w:rFonts w:ascii="微软雅黑" w:eastAsia="微软雅黑" w:hAnsi="微软雅黑" w:hint="eastAsia"/>
                <w:sz w:val="18"/>
                <w:szCs w:val="20"/>
              </w:rPr>
              <w:t>中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获得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了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${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percent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}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Ycode，赶紧去使用哦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。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如需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帮助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请致电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400-99-55855</w:t>
            </w:r>
          </w:p>
        </w:tc>
        <w:tc>
          <w:tcPr>
            <w:tcW w:w="2281" w:type="dxa"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/>
                <w:sz w:val="18"/>
                <w:szCs w:val="20"/>
              </w:rPr>
              <w:t>Percent=对应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Y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code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加息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比例</w:t>
            </w:r>
          </w:p>
        </w:tc>
      </w:tr>
      <w:tr w:rsidR="001647E0" w:rsidTr="00734AC5">
        <w:trPr>
          <w:jc w:val="center"/>
        </w:trPr>
        <w:tc>
          <w:tcPr>
            <w:tcW w:w="496" w:type="dxa"/>
            <w:vMerge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获得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红包</w:t>
            </w:r>
          </w:p>
        </w:tc>
        <w:tc>
          <w:tcPr>
            <w:tcW w:w="4215" w:type="dxa"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标题：</w:t>
            </w:r>
            <w:r w:rsidR="00D14AB9">
              <w:rPr>
                <w:rFonts w:ascii="微软雅黑" w:eastAsia="微软雅黑" w:hAnsi="微软雅黑" w:hint="eastAsia"/>
                <w:sz w:val="18"/>
                <w:szCs w:val="20"/>
              </w:rPr>
              <w:t>四周年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红包</w:t>
            </w:r>
            <w:r w:rsidR="00D14AB9">
              <w:rPr>
                <w:rFonts w:ascii="微软雅黑" w:eastAsia="微软雅黑" w:hAnsi="微软雅黑" w:hint="eastAsia"/>
                <w:sz w:val="18"/>
                <w:szCs w:val="20"/>
              </w:rPr>
              <w:t>获取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通知</w:t>
            </w:r>
          </w:p>
          <w:p w:rsidR="001647E0" w:rsidRPr="002B4D61" w:rsidRDefault="001647E0" w:rsidP="00D14AB9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文案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：尊敬的用户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，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恭喜您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通过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四周年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活动</w:t>
            </w:r>
            <w:r w:rsidR="00D14AB9">
              <w:rPr>
                <w:rFonts w:ascii="微软雅黑" w:eastAsia="微软雅黑" w:hAnsi="微软雅黑" w:hint="eastAsia"/>
                <w:sz w:val="18"/>
                <w:szCs w:val="20"/>
              </w:rPr>
              <w:t>中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获得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了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${value}元红包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，赶紧去使用哦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。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如需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帮助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请致电</w:t>
            </w: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400-99-55855</w:t>
            </w:r>
          </w:p>
        </w:tc>
        <w:tc>
          <w:tcPr>
            <w:tcW w:w="2281" w:type="dxa"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Value=对应红包金额</w:t>
            </w:r>
          </w:p>
        </w:tc>
      </w:tr>
      <w:tr w:rsidR="001647E0" w:rsidTr="00734AC5">
        <w:trPr>
          <w:jc w:val="center"/>
        </w:trPr>
        <w:tc>
          <w:tcPr>
            <w:tcW w:w="496" w:type="dxa"/>
            <w:vMerge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获得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积分</w:t>
            </w:r>
          </w:p>
        </w:tc>
        <w:tc>
          <w:tcPr>
            <w:tcW w:w="4215" w:type="dxa"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标题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：</w:t>
            </w:r>
            <w:r w:rsidR="00D14AB9" w:rsidRPr="00D14AB9">
              <w:rPr>
                <w:rFonts w:ascii="微软雅黑" w:eastAsia="微软雅黑" w:hAnsi="微软雅黑" w:hint="eastAsia"/>
                <w:sz w:val="18"/>
                <w:szCs w:val="20"/>
              </w:rPr>
              <w:t>四周年</w:t>
            </w:r>
            <w:r w:rsidR="00D14AB9">
              <w:rPr>
                <w:rFonts w:ascii="微软雅黑" w:eastAsia="微软雅黑" w:hAnsi="微软雅黑" w:hint="eastAsia"/>
                <w:sz w:val="18"/>
                <w:szCs w:val="20"/>
              </w:rPr>
              <w:t>积分获取通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知</w:t>
            </w:r>
          </w:p>
          <w:p w:rsidR="001647E0" w:rsidRPr="002B4D61" w:rsidRDefault="001647E0" w:rsidP="00D14AB9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文案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：</w:t>
            </w:r>
            <w:r w:rsidR="00D14AB9" w:rsidRPr="00D14AB9">
              <w:rPr>
                <w:rFonts w:ascii="微软雅黑" w:eastAsia="微软雅黑" w:hAnsi="微软雅黑" w:hint="eastAsia"/>
                <w:sz w:val="18"/>
                <w:szCs w:val="20"/>
              </w:rPr>
              <w:t>尊敬的用户，恭喜您在四周年活动中获得了${score}积分，赶紧去及【积分中心】查看吧。如需帮助请致电400-99-55855。</w:t>
            </w:r>
          </w:p>
        </w:tc>
        <w:tc>
          <w:tcPr>
            <w:tcW w:w="2281" w:type="dxa"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score=对应积分额度</w:t>
            </w:r>
          </w:p>
        </w:tc>
      </w:tr>
      <w:tr w:rsidR="001647E0" w:rsidTr="00734AC5">
        <w:trPr>
          <w:jc w:val="center"/>
        </w:trPr>
        <w:tc>
          <w:tcPr>
            <w:tcW w:w="496" w:type="dxa"/>
            <w:vMerge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获得5元</w:t>
            </w:r>
            <w:r>
              <w:rPr>
                <w:rFonts w:ascii="微软雅黑" w:eastAsia="微软雅黑" w:hAnsi="微软雅黑"/>
                <w:sz w:val="18"/>
                <w:szCs w:val="20"/>
              </w:rPr>
              <w:t>现金</w:t>
            </w:r>
          </w:p>
        </w:tc>
        <w:tc>
          <w:tcPr>
            <w:tcW w:w="4215" w:type="dxa"/>
            <w:shd w:val="clear" w:color="auto" w:fill="auto"/>
            <w:vAlign w:val="center"/>
          </w:tcPr>
          <w:p w:rsidR="001647E0" w:rsidRPr="002B4D61" w:rsidRDefault="001647E0" w:rsidP="008E301C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标题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：</w:t>
            </w:r>
            <w:r w:rsidR="00D14AB9">
              <w:rPr>
                <w:rFonts w:ascii="微软雅黑" w:eastAsia="微软雅黑" w:hAnsi="微软雅黑" w:hint="eastAsia"/>
                <w:sz w:val="18"/>
                <w:szCs w:val="20"/>
              </w:rPr>
              <w:t>四周年</w:t>
            </w:r>
            <w:r>
              <w:rPr>
                <w:rFonts w:ascii="微软雅黑" w:eastAsia="微软雅黑" w:hAnsi="微软雅黑"/>
                <w:sz w:val="18"/>
                <w:szCs w:val="20"/>
              </w:rPr>
              <w:t>现金</w:t>
            </w:r>
            <w:r w:rsidR="00D14AB9">
              <w:rPr>
                <w:rFonts w:ascii="微软雅黑" w:eastAsia="微软雅黑" w:hAnsi="微软雅黑" w:hint="eastAsia"/>
                <w:sz w:val="18"/>
                <w:szCs w:val="20"/>
              </w:rPr>
              <w:t>获取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通知</w:t>
            </w:r>
          </w:p>
          <w:p w:rsidR="001647E0" w:rsidRPr="002B4D61" w:rsidRDefault="001647E0" w:rsidP="008E301C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文案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：</w:t>
            </w:r>
            <w:r w:rsidR="00D14AB9" w:rsidRPr="00D14AB9">
              <w:rPr>
                <w:rFonts w:ascii="微软雅黑" w:eastAsia="微软雅黑" w:hAnsi="微软雅黑" w:hint="eastAsia"/>
                <w:sz w:val="18"/>
                <w:szCs w:val="20"/>
              </w:rPr>
              <w:t>尊敬的用户，您在四周年活动中使用${score}积分兑换了${value}元现金，奖励已充入您的银行存管账户，请留意查收。如需帮助请致电400-99-55855。</w:t>
            </w:r>
          </w:p>
        </w:tc>
        <w:tc>
          <w:tcPr>
            <w:tcW w:w="2281" w:type="dxa"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</w:p>
        </w:tc>
      </w:tr>
      <w:tr w:rsidR="001647E0" w:rsidTr="00734AC5">
        <w:trPr>
          <w:jc w:val="center"/>
        </w:trPr>
        <w:tc>
          <w:tcPr>
            <w:tcW w:w="496" w:type="dxa"/>
            <w:vMerge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</w:p>
        </w:tc>
        <w:tc>
          <w:tcPr>
            <w:tcW w:w="1530" w:type="dxa"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获得</w:t>
            </w:r>
            <w:del w:id="847" w:author="SZ_00_50" w:date="2018-09-19T16:41:00Z">
              <w:r w:rsidDel="00341339">
                <w:rPr>
                  <w:rFonts w:ascii="微软雅黑" w:eastAsia="微软雅黑" w:hAnsi="微软雅黑"/>
                  <w:sz w:val="18"/>
                  <w:szCs w:val="20"/>
                </w:rPr>
                <w:delText>腾讯</w:delText>
              </w:r>
            </w:del>
            <w:ins w:id="848" w:author="SZ_00_50" w:date="2018-09-19T16:41:00Z">
              <w:r w:rsidR="00341339">
                <w:rPr>
                  <w:rFonts w:ascii="微软雅黑" w:eastAsia="微软雅黑" w:hAnsi="微软雅黑"/>
                  <w:sz w:val="18"/>
                  <w:szCs w:val="20"/>
                </w:rPr>
                <w:t>爱奇艺</w:t>
              </w:r>
            </w:ins>
            <w:r>
              <w:rPr>
                <w:rFonts w:ascii="微软雅黑" w:eastAsia="微软雅黑" w:hAnsi="微软雅黑"/>
                <w:sz w:val="18"/>
                <w:szCs w:val="20"/>
              </w:rPr>
              <w:t>月卡</w:t>
            </w:r>
          </w:p>
        </w:tc>
        <w:tc>
          <w:tcPr>
            <w:tcW w:w="4215" w:type="dxa"/>
            <w:shd w:val="clear" w:color="auto" w:fill="auto"/>
            <w:vAlign w:val="center"/>
          </w:tcPr>
          <w:p w:rsidR="001647E0" w:rsidRPr="002B4D61" w:rsidRDefault="001647E0" w:rsidP="008E301C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标题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：获取</w:t>
            </w:r>
            <w:del w:id="849" w:author="SZ_00_50" w:date="2018-09-19T16:41:00Z">
              <w:r w:rsidDel="00341339">
                <w:rPr>
                  <w:rFonts w:ascii="微软雅黑" w:eastAsia="微软雅黑" w:hAnsi="微软雅黑" w:hint="eastAsia"/>
                  <w:sz w:val="18"/>
                  <w:szCs w:val="20"/>
                </w:rPr>
                <w:delText>腾讯</w:delText>
              </w:r>
            </w:del>
            <w:ins w:id="850" w:author="SZ_00_50" w:date="2018-09-19T16:41:00Z">
              <w:r w:rsidR="00341339">
                <w:rPr>
                  <w:rFonts w:ascii="微软雅黑" w:eastAsia="微软雅黑" w:hAnsi="微软雅黑" w:hint="eastAsia"/>
                  <w:sz w:val="18"/>
                  <w:szCs w:val="20"/>
                </w:rPr>
                <w:t>爱奇艺</w:t>
              </w:r>
            </w:ins>
            <w:r>
              <w:rPr>
                <w:rFonts w:ascii="微软雅黑" w:eastAsia="微软雅黑" w:hAnsi="微软雅黑" w:hint="eastAsia"/>
                <w:sz w:val="18"/>
                <w:szCs w:val="20"/>
              </w:rPr>
              <w:t>月卡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通知</w:t>
            </w:r>
          </w:p>
          <w:p w:rsidR="001647E0" w:rsidRPr="002B4D61" w:rsidRDefault="001647E0" w:rsidP="008E301C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文案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：</w:t>
            </w:r>
            <w:r w:rsidR="00D14AB9">
              <w:rPr>
                <w:rFonts w:ascii="微软雅黑" w:eastAsia="微软雅黑" w:hAnsi="微软雅黑"/>
                <w:sz w:val="18"/>
                <w:szCs w:val="20"/>
              </w:rPr>
              <w:t>尊敬的用户</w:t>
            </w:r>
            <w:r w:rsidR="00D14AB9">
              <w:rPr>
                <w:rFonts w:ascii="微软雅黑" w:eastAsia="微软雅黑" w:hAnsi="微软雅黑" w:hint="eastAsia"/>
                <w:sz w:val="18"/>
                <w:szCs w:val="20"/>
              </w:rPr>
              <w:t>，</w:t>
            </w:r>
            <w:r w:rsidR="00D14AB9">
              <w:rPr>
                <w:rFonts w:ascii="微软雅黑" w:eastAsia="微软雅黑" w:hAnsi="微软雅黑"/>
                <w:sz w:val="18"/>
                <w:szCs w:val="20"/>
              </w:rPr>
              <w:t>您</w:t>
            </w:r>
            <w:r w:rsidR="00D14AB9">
              <w:rPr>
                <w:rFonts w:ascii="微软雅黑" w:eastAsia="微软雅黑" w:hAnsi="微软雅黑" w:hint="eastAsia"/>
                <w:sz w:val="18"/>
                <w:szCs w:val="20"/>
              </w:rPr>
              <w:t>在</w:t>
            </w:r>
            <w:r w:rsidR="00D14AB9">
              <w:rPr>
                <w:rFonts w:ascii="微软雅黑" w:eastAsia="微软雅黑" w:hAnsi="微软雅黑"/>
                <w:sz w:val="18"/>
                <w:szCs w:val="20"/>
              </w:rPr>
              <w:t>四周年</w:t>
            </w:r>
            <w:r w:rsidR="00D14AB9">
              <w:rPr>
                <w:rFonts w:ascii="微软雅黑" w:eastAsia="微软雅黑" w:hAnsi="微软雅黑" w:hint="eastAsia"/>
                <w:sz w:val="18"/>
                <w:szCs w:val="20"/>
              </w:rPr>
              <w:t>活动中使用${score}积分兑换了</w:t>
            </w:r>
            <w:del w:id="851" w:author="SZ_00_50" w:date="2018-09-19T16:41:00Z">
              <w:r w:rsidR="00D14AB9" w:rsidDel="00341339">
                <w:rPr>
                  <w:rFonts w:ascii="微软雅黑" w:eastAsia="微软雅黑" w:hAnsi="微软雅黑" w:hint="eastAsia"/>
                  <w:sz w:val="18"/>
                  <w:szCs w:val="20"/>
                </w:rPr>
                <w:delText>腾讯</w:delText>
              </w:r>
            </w:del>
            <w:ins w:id="852" w:author="SZ_00_50" w:date="2018-09-19T16:41:00Z">
              <w:r w:rsidR="00341339">
                <w:rPr>
                  <w:rFonts w:ascii="微软雅黑" w:eastAsia="微软雅黑" w:hAnsi="微软雅黑" w:hint="eastAsia"/>
                  <w:sz w:val="18"/>
                  <w:szCs w:val="20"/>
                </w:rPr>
                <w:t>爱奇艺</w:t>
              </w:r>
            </w:ins>
            <w:r w:rsidR="00D14AB9">
              <w:rPr>
                <w:rFonts w:ascii="微软雅黑" w:eastAsia="微软雅黑" w:hAnsi="微软雅黑" w:hint="eastAsia"/>
                <w:sz w:val="18"/>
                <w:szCs w:val="20"/>
              </w:rPr>
              <w:t>视频月卡</w:t>
            </w:r>
            <w:r w:rsidR="00D14AB9">
              <w:rPr>
                <w:rFonts w:ascii="微软雅黑" w:eastAsia="微软雅黑" w:hAnsi="微软雅黑"/>
                <w:sz w:val="18"/>
                <w:szCs w:val="20"/>
              </w:rPr>
              <w:t>，</w:t>
            </w:r>
            <w:ins w:id="853" w:author="SZ_00_50" w:date="2018-09-19T18:04:00Z">
              <w:r w:rsidR="0015436D">
                <w:rPr>
                  <w:rFonts w:ascii="微软雅黑" w:eastAsia="微软雅黑" w:hAnsi="微软雅黑" w:hint="eastAsia"/>
                  <w:sz w:val="18"/>
                  <w:szCs w:val="20"/>
                </w:rPr>
                <w:t>激活码</w:t>
              </w:r>
            </w:ins>
            <w:del w:id="854" w:author="SZ_00_50" w:date="2018-09-19T18:04:00Z">
              <w:r w:rsidR="00D14AB9" w:rsidDel="0015436D">
                <w:rPr>
                  <w:rFonts w:ascii="微软雅黑" w:eastAsia="微软雅黑" w:hAnsi="微软雅黑" w:hint="eastAsia"/>
                  <w:sz w:val="18"/>
                  <w:szCs w:val="20"/>
                </w:rPr>
                <w:delText>卡号</w:delText>
              </w:r>
            </w:del>
            <w:r w:rsidR="00D14AB9">
              <w:rPr>
                <w:rFonts w:ascii="微软雅黑" w:eastAsia="微软雅黑" w:hAnsi="微软雅黑" w:hint="eastAsia"/>
                <w:sz w:val="18"/>
                <w:szCs w:val="20"/>
              </w:rPr>
              <w:t>为：XXX，请及时使用。</w:t>
            </w:r>
            <w:r w:rsidR="00D14AB9">
              <w:rPr>
                <w:rFonts w:ascii="微软雅黑" w:eastAsia="微软雅黑" w:hAnsi="微软雅黑"/>
                <w:sz w:val="18"/>
                <w:szCs w:val="20"/>
              </w:rPr>
              <w:t>如</w:t>
            </w:r>
            <w:r w:rsidR="00D14AB9">
              <w:rPr>
                <w:rFonts w:ascii="微软雅黑" w:eastAsia="微软雅黑" w:hAnsi="微软雅黑" w:hint="eastAsia"/>
                <w:sz w:val="18"/>
                <w:szCs w:val="20"/>
              </w:rPr>
              <w:t>有疑问，请在3个工作日内联系客服热线400-99-55855。</w:t>
            </w:r>
          </w:p>
        </w:tc>
        <w:tc>
          <w:tcPr>
            <w:tcW w:w="2281" w:type="dxa"/>
            <w:shd w:val="clear" w:color="auto" w:fill="auto"/>
            <w:vAlign w:val="center"/>
          </w:tcPr>
          <w:p w:rsidR="001647E0" w:rsidRPr="002B4D61" w:rsidRDefault="00D14AB9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XXX</w:t>
            </w:r>
            <w:r>
              <w:rPr>
                <w:rFonts w:ascii="微软雅黑" w:eastAsia="微软雅黑" w:hAnsi="微软雅黑"/>
                <w:sz w:val="18"/>
                <w:szCs w:val="20"/>
              </w:rPr>
              <w:t>=</w:t>
            </w:r>
            <w:r>
              <w:rPr>
                <w:rFonts w:ascii="微软雅黑" w:eastAsia="微软雅黑" w:hAnsi="微软雅黑" w:hint="eastAsia"/>
                <w:sz w:val="18"/>
                <w:szCs w:val="20"/>
              </w:rPr>
              <w:t>对应</w:t>
            </w:r>
            <w:r>
              <w:rPr>
                <w:rFonts w:ascii="微软雅黑" w:eastAsia="微软雅黑" w:hAnsi="微软雅黑"/>
                <w:sz w:val="18"/>
                <w:szCs w:val="20"/>
              </w:rPr>
              <w:t>会员</w:t>
            </w:r>
            <w:del w:id="855" w:author="SZ_00_50" w:date="2018-09-19T18:04:00Z">
              <w:r w:rsidDel="0015436D">
                <w:rPr>
                  <w:rFonts w:ascii="微软雅黑" w:eastAsia="微软雅黑" w:hAnsi="微软雅黑"/>
                  <w:sz w:val="18"/>
                  <w:szCs w:val="20"/>
                </w:rPr>
                <w:delText>卡号</w:delText>
              </w:r>
            </w:del>
            <w:ins w:id="856" w:author="SZ_00_50" w:date="2018-09-19T18:04:00Z">
              <w:r w:rsidR="0015436D">
                <w:rPr>
                  <w:rFonts w:ascii="微软雅黑" w:eastAsia="微软雅黑" w:hAnsi="微软雅黑"/>
                  <w:sz w:val="18"/>
                  <w:szCs w:val="20"/>
                </w:rPr>
                <w:t>激活码</w:t>
              </w:r>
            </w:ins>
            <w:r>
              <w:rPr>
                <w:rFonts w:ascii="微软雅黑" w:eastAsia="微软雅黑" w:hAnsi="微软雅黑"/>
                <w:sz w:val="18"/>
                <w:szCs w:val="20"/>
              </w:rPr>
              <w:t>信息</w:t>
            </w:r>
          </w:p>
        </w:tc>
      </w:tr>
      <w:tr w:rsidR="001647E0" w:rsidTr="00734AC5">
        <w:trPr>
          <w:jc w:val="center"/>
        </w:trPr>
        <w:tc>
          <w:tcPr>
            <w:tcW w:w="496" w:type="dxa"/>
            <w:shd w:val="clear" w:color="auto" w:fill="auto"/>
            <w:vAlign w:val="center"/>
          </w:tcPr>
          <w:p w:rsidR="001647E0" w:rsidRPr="002B4D61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豪送</w:t>
            </w:r>
            <w:r>
              <w:rPr>
                <w:rFonts w:ascii="微软雅黑" w:eastAsia="微软雅黑" w:hAnsi="微软雅黑"/>
                <w:sz w:val="18"/>
                <w:szCs w:val="20"/>
              </w:rPr>
              <w:t>iPhone 9</w:t>
            </w:r>
          </w:p>
        </w:tc>
        <w:tc>
          <w:tcPr>
            <w:tcW w:w="1530" w:type="dxa"/>
            <w:shd w:val="clear" w:color="auto" w:fill="auto"/>
            <w:vAlign w:val="center"/>
          </w:tcPr>
          <w:p w:rsidR="001647E0" w:rsidRDefault="001647E0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 xml:space="preserve">获得 </w:t>
            </w:r>
            <w:r>
              <w:rPr>
                <w:rFonts w:ascii="微软雅黑" w:eastAsia="微软雅黑" w:hAnsi="微软雅黑"/>
                <w:sz w:val="18"/>
                <w:szCs w:val="20"/>
              </w:rPr>
              <w:t>iPhone 9</w:t>
            </w:r>
          </w:p>
        </w:tc>
        <w:tc>
          <w:tcPr>
            <w:tcW w:w="4215" w:type="dxa"/>
            <w:shd w:val="clear" w:color="auto" w:fill="auto"/>
            <w:vAlign w:val="center"/>
          </w:tcPr>
          <w:p w:rsidR="001647E0" w:rsidRPr="002B4D61" w:rsidRDefault="001647E0" w:rsidP="001647E0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标题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：</w:t>
            </w:r>
            <w:r w:rsidR="00D14AB9" w:rsidRPr="00D14AB9">
              <w:rPr>
                <w:rFonts w:ascii="微软雅黑" w:eastAsia="微软雅黑" w:hAnsi="微软雅黑" w:hint="eastAsia"/>
                <w:sz w:val="18"/>
                <w:szCs w:val="20"/>
              </w:rPr>
              <w:t>四周年</w:t>
            </w:r>
            <w:ins w:id="857" w:author="SZ_00_50" w:date="2018-09-14T10:01:00Z">
              <w:r w:rsidR="00F838EF" w:rsidRPr="009668C1">
                <w:rPr>
                  <w:rFonts w:ascii="微软雅黑" w:eastAsia="微软雅黑" w:hAnsi="微软雅黑" w:cs="微软雅黑"/>
                  <w:szCs w:val="21"/>
                </w:rPr>
                <w:t>iPhone Xs Max</w:t>
              </w:r>
            </w:ins>
            <w:del w:id="858" w:author="SZ_00_50" w:date="2018-09-14T10:01:00Z">
              <w:r w:rsidR="00D14AB9" w:rsidRPr="00D14AB9" w:rsidDel="00F838EF">
                <w:rPr>
                  <w:rFonts w:ascii="微软雅黑" w:eastAsia="微软雅黑" w:hAnsi="微软雅黑" w:hint="eastAsia"/>
                  <w:sz w:val="18"/>
                  <w:szCs w:val="20"/>
                </w:rPr>
                <w:delText>iPhone9</w:delText>
              </w:r>
            </w:del>
            <w:r w:rsidR="00D14AB9" w:rsidRPr="00D14AB9">
              <w:rPr>
                <w:rFonts w:ascii="微软雅黑" w:eastAsia="微软雅黑" w:hAnsi="微软雅黑" w:hint="eastAsia"/>
                <w:sz w:val="18"/>
                <w:szCs w:val="20"/>
              </w:rPr>
              <w:t>获取通知</w:t>
            </w:r>
          </w:p>
          <w:p w:rsidR="001647E0" w:rsidRPr="002B4D61" w:rsidRDefault="001647E0" w:rsidP="001647E0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2B4D61">
              <w:rPr>
                <w:rFonts w:ascii="微软雅黑" w:eastAsia="微软雅黑" w:hAnsi="微软雅黑" w:hint="eastAsia"/>
                <w:sz w:val="18"/>
                <w:szCs w:val="20"/>
              </w:rPr>
              <w:t>文案</w:t>
            </w:r>
            <w:r w:rsidRPr="002B4D61">
              <w:rPr>
                <w:rFonts w:ascii="微软雅黑" w:eastAsia="微软雅黑" w:hAnsi="微软雅黑"/>
                <w:sz w:val="18"/>
                <w:szCs w:val="20"/>
              </w:rPr>
              <w:t>：</w:t>
            </w:r>
            <w:r w:rsidR="00D14AB9" w:rsidRPr="00D14AB9">
              <w:rPr>
                <w:rFonts w:ascii="微软雅黑" w:eastAsia="微软雅黑" w:hAnsi="微软雅黑" w:hint="eastAsia"/>
                <w:sz w:val="18"/>
                <w:szCs w:val="20"/>
              </w:rPr>
              <w:t>尊敬的用户，恭喜您在四周年活动中获得了</w:t>
            </w:r>
            <w:ins w:id="859" w:author="SZ_00_50" w:date="2018-09-14T10:01:00Z">
              <w:r w:rsidR="00F838EF" w:rsidRPr="009668C1">
                <w:rPr>
                  <w:rFonts w:ascii="微软雅黑" w:eastAsia="微软雅黑" w:hAnsi="微软雅黑" w:cs="微软雅黑"/>
                  <w:szCs w:val="21"/>
                </w:rPr>
                <w:t>iPhone Xs Max</w:t>
              </w:r>
            </w:ins>
            <w:del w:id="860" w:author="SZ_00_50" w:date="2018-09-14T10:01:00Z">
              <w:r w:rsidR="00D14AB9" w:rsidRPr="00D14AB9" w:rsidDel="00F838EF">
                <w:rPr>
                  <w:rFonts w:ascii="微软雅黑" w:eastAsia="微软雅黑" w:hAnsi="微软雅黑" w:hint="eastAsia"/>
                  <w:sz w:val="18"/>
                  <w:szCs w:val="20"/>
                </w:rPr>
                <w:delText>iPhone9</w:delText>
              </w:r>
            </w:del>
            <w:r w:rsidR="00D14AB9" w:rsidRPr="00D14AB9">
              <w:rPr>
                <w:rFonts w:ascii="微软雅黑" w:eastAsia="微软雅黑" w:hAnsi="微软雅黑" w:hint="eastAsia"/>
                <w:sz w:val="18"/>
                <w:szCs w:val="20"/>
              </w:rPr>
              <w:t>，工作人员将于活动结束后的15个工作日内联系兑奖，领取奖品需在【账户-设置-我的地址】中登记地址，请您及时登记。如需帮助</w:t>
            </w:r>
            <w:r w:rsidR="00D14AB9" w:rsidRPr="00D14AB9">
              <w:rPr>
                <w:rFonts w:ascii="微软雅黑" w:eastAsia="微软雅黑" w:hAnsi="微软雅黑" w:hint="eastAsia"/>
                <w:sz w:val="18"/>
                <w:szCs w:val="20"/>
              </w:rPr>
              <w:lastRenderedPageBreak/>
              <w:t>请致电400-99-55855。</w:t>
            </w:r>
          </w:p>
        </w:tc>
        <w:tc>
          <w:tcPr>
            <w:tcW w:w="2281" w:type="dxa"/>
            <w:shd w:val="clear" w:color="auto" w:fill="auto"/>
            <w:vAlign w:val="center"/>
          </w:tcPr>
          <w:p w:rsidR="001647E0" w:rsidRPr="001647E0" w:rsidRDefault="006269EB" w:rsidP="00734AC5">
            <w:pPr>
              <w:spacing w:line="400" w:lineRule="exact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ins w:id="861" w:author="SZ_00_50" w:date="2018-09-29T10:42:00Z">
              <w:r>
                <w:rPr>
                  <w:rFonts w:ascii="微软雅黑" w:eastAsia="微软雅黑" w:hAnsi="微软雅黑" w:hint="eastAsia"/>
                  <w:sz w:val="18"/>
                  <w:szCs w:val="20"/>
                </w:rPr>
                <w:lastRenderedPageBreak/>
                <w:t>备注</w:t>
              </w:r>
              <w:r>
                <w:rPr>
                  <w:rFonts w:ascii="微软雅黑" w:eastAsia="微软雅黑" w:hAnsi="微软雅黑"/>
                  <w:sz w:val="18"/>
                  <w:szCs w:val="20"/>
                </w:rPr>
                <w:t>：活动结束后统一提数</w:t>
              </w:r>
              <w:r>
                <w:rPr>
                  <w:rFonts w:ascii="微软雅黑" w:eastAsia="微软雅黑" w:hAnsi="微软雅黑" w:hint="eastAsia"/>
                  <w:sz w:val="18"/>
                  <w:szCs w:val="20"/>
                </w:rPr>
                <w:t>发</w:t>
              </w:r>
            </w:ins>
          </w:p>
        </w:tc>
      </w:tr>
    </w:tbl>
    <w:p w:rsidR="008E301C" w:rsidRDefault="00D14AB9" w:rsidP="00722852">
      <w:pPr>
        <w:pStyle w:val="1"/>
        <w:ind w:firstLineChars="0"/>
        <w:outlineLvl w:val="1"/>
        <w:rPr>
          <w:rFonts w:ascii="微软雅黑" w:eastAsia="微软雅黑" w:hAnsi="微软雅黑"/>
          <w:b/>
          <w:bCs/>
          <w:szCs w:val="21"/>
        </w:rPr>
      </w:pPr>
      <w:r w:rsidRPr="00D14AB9">
        <w:rPr>
          <w:rFonts w:ascii="微软雅黑" w:eastAsia="微软雅黑" w:hAnsi="微软雅黑" w:hint="eastAsia"/>
          <w:b/>
          <w:bCs/>
          <w:szCs w:val="21"/>
        </w:rPr>
        <w:lastRenderedPageBreak/>
        <w:t>6.6 短信</w:t>
      </w:r>
    </w:p>
    <w:tbl>
      <w:tblPr>
        <w:tblW w:w="8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30"/>
        <w:gridCol w:w="4215"/>
        <w:gridCol w:w="2281"/>
      </w:tblGrid>
      <w:tr w:rsidR="00150B20" w:rsidTr="00150B20">
        <w:tc>
          <w:tcPr>
            <w:tcW w:w="1530" w:type="dxa"/>
            <w:shd w:val="clear" w:color="auto" w:fill="auto"/>
            <w:vAlign w:val="center"/>
          </w:tcPr>
          <w:p w:rsidR="00722852" w:rsidRPr="00150B20" w:rsidRDefault="00722852" w:rsidP="00150B20">
            <w:pPr>
              <w:spacing w:line="400" w:lineRule="exact"/>
              <w:ind w:firstLine="360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领券获得</w:t>
            </w:r>
            <w:del w:id="862" w:author="SZ_00_50" w:date="2018-09-19T16:41:00Z">
              <w:r w:rsidRPr="00150B20" w:rsidDel="00341339">
                <w:rPr>
                  <w:rFonts w:ascii="微软雅黑" w:eastAsia="微软雅黑" w:hAnsi="微软雅黑" w:hint="eastAsia"/>
                  <w:sz w:val="18"/>
                  <w:szCs w:val="20"/>
                </w:rPr>
                <w:delText>腾讯</w:delText>
              </w:r>
            </w:del>
            <w:ins w:id="863" w:author="SZ_00_50" w:date="2018-09-19T16:41:00Z">
              <w:r w:rsidR="00341339">
                <w:rPr>
                  <w:rFonts w:ascii="微软雅黑" w:eastAsia="微软雅黑" w:hAnsi="微软雅黑" w:hint="eastAsia"/>
                  <w:sz w:val="18"/>
                  <w:szCs w:val="20"/>
                </w:rPr>
                <w:t>爱奇艺</w:t>
              </w:r>
            </w:ins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卡</w:t>
            </w:r>
          </w:p>
        </w:tc>
        <w:tc>
          <w:tcPr>
            <w:tcW w:w="4215" w:type="dxa"/>
            <w:shd w:val="clear" w:color="auto" w:fill="auto"/>
            <w:vAlign w:val="center"/>
          </w:tcPr>
          <w:p w:rsidR="00722852" w:rsidRPr="00150B20" w:rsidRDefault="00722852" w:rsidP="00150B20">
            <w:pPr>
              <w:spacing w:line="400" w:lineRule="exact"/>
              <w:ind w:firstLine="360"/>
              <w:jc w:val="left"/>
              <w:rPr>
                <w:rFonts w:ascii="微软雅黑" w:eastAsia="微软雅黑" w:hAnsi="微软雅黑"/>
                <w:sz w:val="18"/>
                <w:szCs w:val="20"/>
              </w:rPr>
            </w:pPr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尊敬的用户，恭喜您在</w:t>
            </w:r>
            <w:r w:rsidRPr="00150B20">
              <w:rPr>
                <w:rFonts w:ascii="微软雅黑" w:eastAsia="微软雅黑" w:hAnsi="微软雅黑"/>
                <w:sz w:val="18"/>
                <w:szCs w:val="20"/>
              </w:rPr>
              <w:t>四周年</w:t>
            </w:r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活动中获得</w:t>
            </w:r>
            <w:del w:id="864" w:author="SZ_00_50" w:date="2018-09-19T16:41:00Z">
              <w:r w:rsidRPr="00150B20" w:rsidDel="00341339">
                <w:rPr>
                  <w:rFonts w:ascii="微软雅黑" w:eastAsia="微软雅黑" w:hAnsi="微软雅黑" w:hint="eastAsia"/>
                  <w:sz w:val="18"/>
                  <w:szCs w:val="20"/>
                </w:rPr>
                <w:delText>腾讯</w:delText>
              </w:r>
            </w:del>
            <w:ins w:id="865" w:author="SZ_00_50" w:date="2018-09-19T16:41:00Z">
              <w:r w:rsidR="00341339">
                <w:rPr>
                  <w:rFonts w:ascii="微软雅黑" w:eastAsia="微软雅黑" w:hAnsi="微软雅黑" w:hint="eastAsia"/>
                  <w:sz w:val="18"/>
                  <w:szCs w:val="20"/>
                </w:rPr>
                <w:t>爱奇艺</w:t>
              </w:r>
            </w:ins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视频月卡，</w:t>
            </w:r>
            <w:del w:id="866" w:author="SZ_00_50" w:date="2018-09-19T18:04:00Z">
              <w:r w:rsidRPr="00150B20" w:rsidDel="0015436D">
                <w:rPr>
                  <w:rFonts w:ascii="微软雅黑" w:eastAsia="微软雅黑" w:hAnsi="微软雅黑" w:hint="eastAsia"/>
                  <w:sz w:val="18"/>
                  <w:szCs w:val="20"/>
                </w:rPr>
                <w:delText>卡号</w:delText>
              </w:r>
            </w:del>
            <w:ins w:id="867" w:author="SZ_00_50" w:date="2018-09-19T18:04:00Z">
              <w:r w:rsidR="0015436D">
                <w:rPr>
                  <w:rFonts w:ascii="微软雅黑" w:eastAsia="微软雅黑" w:hAnsi="微软雅黑" w:hint="eastAsia"/>
                  <w:sz w:val="18"/>
                  <w:szCs w:val="20"/>
                </w:rPr>
                <w:t>激活码</w:t>
              </w:r>
            </w:ins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为：XXX，请您及时使用。</w:t>
            </w:r>
            <w:r w:rsidRPr="00150B20">
              <w:rPr>
                <w:rFonts w:ascii="微软雅黑" w:eastAsia="微软雅黑" w:hAnsi="微软雅黑"/>
                <w:sz w:val="18"/>
                <w:szCs w:val="20"/>
              </w:rPr>
              <w:t>如</w:t>
            </w:r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 xml:space="preserve">有疑问，请在3个工作日内联系客服热线4009955855！ </w:t>
            </w:r>
          </w:p>
        </w:tc>
        <w:tc>
          <w:tcPr>
            <w:tcW w:w="2281" w:type="dxa"/>
            <w:shd w:val="clear" w:color="auto" w:fill="auto"/>
            <w:vAlign w:val="center"/>
          </w:tcPr>
          <w:p w:rsidR="00722852" w:rsidRPr="00150B20" w:rsidRDefault="00722852" w:rsidP="00150B20">
            <w:pPr>
              <w:spacing w:line="400" w:lineRule="exact"/>
              <w:ind w:firstLine="360"/>
              <w:jc w:val="left"/>
              <w:rPr>
                <w:rFonts w:ascii="微软雅黑" w:eastAsia="微软雅黑" w:hAnsi="微软雅黑"/>
                <w:sz w:val="18"/>
                <w:szCs w:val="20"/>
              </w:rPr>
            </w:pPr>
          </w:p>
        </w:tc>
      </w:tr>
      <w:tr w:rsidR="00150B20" w:rsidTr="00150B20">
        <w:tc>
          <w:tcPr>
            <w:tcW w:w="1530" w:type="dxa"/>
            <w:shd w:val="clear" w:color="auto" w:fill="auto"/>
            <w:vAlign w:val="center"/>
          </w:tcPr>
          <w:p w:rsidR="00722852" w:rsidRPr="00150B20" w:rsidRDefault="00722852" w:rsidP="00150B20">
            <w:pPr>
              <w:spacing w:line="400" w:lineRule="exact"/>
              <w:ind w:firstLine="360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获得苹果手机</w:t>
            </w:r>
          </w:p>
        </w:tc>
        <w:tc>
          <w:tcPr>
            <w:tcW w:w="4215" w:type="dxa"/>
            <w:shd w:val="clear" w:color="auto" w:fill="auto"/>
            <w:vAlign w:val="center"/>
          </w:tcPr>
          <w:p w:rsidR="00722852" w:rsidRPr="00150B20" w:rsidRDefault="00722852" w:rsidP="00150B20">
            <w:pPr>
              <w:spacing w:line="400" w:lineRule="exact"/>
              <w:ind w:firstLine="360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150B20">
              <w:rPr>
                <w:rFonts w:ascii="微软雅黑" w:eastAsia="微软雅黑" w:hAnsi="微软雅黑"/>
                <w:sz w:val="18"/>
                <w:szCs w:val="20"/>
              </w:rPr>
              <w:t>尊敬的用户</w:t>
            </w:r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，</w:t>
            </w:r>
            <w:r w:rsidRPr="00150B20">
              <w:rPr>
                <w:rFonts w:ascii="微软雅黑" w:eastAsia="微软雅黑" w:hAnsi="微软雅黑"/>
                <w:sz w:val="18"/>
                <w:szCs w:val="20"/>
              </w:rPr>
              <w:t>恭喜您</w:t>
            </w:r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在</w:t>
            </w:r>
            <w:r w:rsidRPr="00150B20">
              <w:rPr>
                <w:rFonts w:ascii="微软雅黑" w:eastAsia="微软雅黑" w:hAnsi="微软雅黑"/>
                <w:sz w:val="18"/>
                <w:szCs w:val="20"/>
              </w:rPr>
              <w:t>四周年</w:t>
            </w:r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活动中获得</w:t>
            </w:r>
            <w:ins w:id="868" w:author="SZ_00_50" w:date="2018-09-14T10:01:00Z">
              <w:r w:rsidR="00F838EF" w:rsidRPr="009668C1">
                <w:rPr>
                  <w:rFonts w:ascii="微软雅黑" w:eastAsia="微软雅黑" w:hAnsi="微软雅黑" w:cs="微软雅黑"/>
                  <w:szCs w:val="21"/>
                </w:rPr>
                <w:t>iPhone Xs Max</w:t>
              </w:r>
            </w:ins>
            <w:del w:id="869" w:author="SZ_00_50" w:date="2018-09-14T10:01:00Z">
              <w:r w:rsidRPr="00150B20" w:rsidDel="00F838EF">
                <w:rPr>
                  <w:rFonts w:ascii="微软雅黑" w:eastAsia="微软雅黑" w:hAnsi="微软雅黑" w:hint="eastAsia"/>
                  <w:sz w:val="18"/>
                  <w:szCs w:val="20"/>
                </w:rPr>
                <w:delText>iPhone9</w:delText>
              </w:r>
            </w:del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，</w:t>
            </w:r>
            <w:r w:rsidRPr="00150B20">
              <w:rPr>
                <w:rFonts w:ascii="微软雅黑" w:eastAsia="微软雅黑" w:hAnsi="微软雅黑" w:cs="微软雅黑" w:hint="eastAsia"/>
                <w:szCs w:val="21"/>
              </w:rPr>
              <w:t>请您尽快在APP【账户-设置-我的地址】中登记或更新地址，工作人员将于活动结束后的15个工作日内联系兑奖。</w:t>
            </w:r>
            <w:r w:rsidRPr="00150B20">
              <w:rPr>
                <w:rFonts w:ascii="微软雅黑" w:eastAsia="微软雅黑" w:hAnsi="微软雅黑"/>
                <w:sz w:val="18"/>
                <w:szCs w:val="20"/>
              </w:rPr>
              <w:t>如</w:t>
            </w:r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有疑问，</w:t>
            </w:r>
            <w:r w:rsidRPr="00150B20">
              <w:rPr>
                <w:rFonts w:ascii="微软雅黑" w:eastAsia="微软雅黑" w:hAnsi="微软雅黑"/>
                <w:sz w:val="18"/>
                <w:szCs w:val="20"/>
              </w:rPr>
              <w:t>请</w:t>
            </w:r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联系客服热线4009955855！</w:t>
            </w:r>
          </w:p>
        </w:tc>
        <w:tc>
          <w:tcPr>
            <w:tcW w:w="2281" w:type="dxa"/>
            <w:shd w:val="clear" w:color="auto" w:fill="auto"/>
            <w:vAlign w:val="center"/>
          </w:tcPr>
          <w:p w:rsidR="00722852" w:rsidRPr="00150B20" w:rsidRDefault="00722852" w:rsidP="00695F33">
            <w:pPr>
              <w:spacing w:line="400" w:lineRule="exact"/>
              <w:jc w:val="left"/>
              <w:rPr>
                <w:rFonts w:ascii="微软雅黑" w:eastAsia="微软雅黑" w:hAnsi="微软雅黑"/>
                <w:sz w:val="18"/>
                <w:szCs w:val="20"/>
              </w:rPr>
            </w:pPr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活动结束后1日的9：00</w:t>
            </w:r>
          </w:p>
          <w:p w:rsidR="00722852" w:rsidRPr="00150B20" w:rsidRDefault="00722852" w:rsidP="00150B20">
            <w:pPr>
              <w:spacing w:line="400" w:lineRule="exact"/>
              <w:ind w:firstLine="360"/>
              <w:jc w:val="left"/>
              <w:rPr>
                <w:rFonts w:ascii="微软雅黑" w:eastAsia="微软雅黑" w:hAnsi="微软雅黑"/>
                <w:sz w:val="18"/>
                <w:szCs w:val="20"/>
              </w:rPr>
            </w:pPr>
          </w:p>
        </w:tc>
      </w:tr>
      <w:tr w:rsidR="00150B20" w:rsidTr="00150B20">
        <w:tc>
          <w:tcPr>
            <w:tcW w:w="1530" w:type="dxa"/>
            <w:shd w:val="clear" w:color="auto" w:fill="auto"/>
            <w:vAlign w:val="center"/>
          </w:tcPr>
          <w:p w:rsidR="00722852" w:rsidRPr="00150B20" w:rsidRDefault="00722852" w:rsidP="00150B20">
            <w:pPr>
              <w:spacing w:line="400" w:lineRule="exact"/>
              <w:ind w:firstLine="360"/>
              <w:jc w:val="center"/>
              <w:rPr>
                <w:rFonts w:ascii="微软雅黑" w:eastAsia="微软雅黑" w:hAnsi="微软雅黑"/>
                <w:sz w:val="18"/>
                <w:szCs w:val="20"/>
              </w:rPr>
            </w:pPr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活动结束前提示获得实物奖品未填写地址用户填地址</w:t>
            </w:r>
          </w:p>
        </w:tc>
        <w:tc>
          <w:tcPr>
            <w:tcW w:w="4215" w:type="dxa"/>
            <w:shd w:val="clear" w:color="auto" w:fill="auto"/>
            <w:vAlign w:val="center"/>
          </w:tcPr>
          <w:p w:rsidR="00722852" w:rsidRPr="00150B20" w:rsidRDefault="003367C3" w:rsidP="00150B20">
            <w:pPr>
              <w:spacing w:line="400" w:lineRule="exact"/>
              <w:ind w:firstLine="360"/>
              <w:jc w:val="left"/>
              <w:rPr>
                <w:rFonts w:ascii="微软雅黑" w:eastAsia="微软雅黑" w:hAnsi="微软雅黑"/>
                <w:sz w:val="18"/>
                <w:szCs w:val="20"/>
              </w:rPr>
            </w:pPr>
            <w:r>
              <w:rPr>
                <w:rFonts w:ascii="微软雅黑" w:eastAsia="微软雅黑" w:hAnsi="微软雅黑" w:hint="eastAsia"/>
                <w:sz w:val="18"/>
                <w:szCs w:val="20"/>
              </w:rPr>
              <w:t>尊敬的用户，您在四周年活动中获得</w:t>
            </w:r>
            <w:ins w:id="870" w:author="SZ_00_50" w:date="2018-09-14T10:01:00Z">
              <w:r w:rsidR="00F838EF" w:rsidRPr="009668C1">
                <w:rPr>
                  <w:rFonts w:ascii="微软雅黑" w:eastAsia="微软雅黑" w:hAnsi="微软雅黑" w:cs="微软雅黑"/>
                  <w:szCs w:val="21"/>
                </w:rPr>
                <w:t>iPhone Xs Max</w:t>
              </w:r>
            </w:ins>
            <w:del w:id="871" w:author="SZ_00_50" w:date="2018-09-14T10:01:00Z">
              <w:r w:rsidDel="00F838EF">
                <w:rPr>
                  <w:rFonts w:ascii="微软雅黑" w:eastAsia="微软雅黑" w:hAnsi="微软雅黑" w:hint="eastAsia"/>
                  <w:sz w:val="18"/>
                  <w:szCs w:val="20"/>
                </w:rPr>
                <w:delText>iPhone9</w:delText>
              </w:r>
            </w:del>
            <w:r>
              <w:rPr>
                <w:rFonts w:ascii="微软雅黑" w:eastAsia="微软雅黑" w:hAnsi="微软雅黑" w:hint="eastAsia"/>
                <w:sz w:val="18"/>
                <w:szCs w:val="20"/>
              </w:rPr>
              <w:t>，活动已结束，您尚未填写收货地址。</w:t>
            </w:r>
            <w:r>
              <w:rPr>
                <w:rFonts w:ascii="微软雅黑" w:eastAsia="微软雅黑" w:hAnsi="微软雅黑" w:cs="微软雅黑" w:hint="eastAsia"/>
                <w:szCs w:val="21"/>
              </w:rPr>
              <w:t>请您尽快在APP【账户-设置-我的地址】中填写收货信息，</w:t>
            </w:r>
            <w:r>
              <w:rPr>
                <w:rFonts w:ascii="微软雅黑" w:eastAsia="微软雅黑" w:hAnsi="微软雅黑" w:hint="eastAsia"/>
                <w:sz w:val="18"/>
                <w:szCs w:val="20"/>
              </w:rPr>
              <w:t>如需帮助，请咨询客服电话4009955855！</w:t>
            </w:r>
          </w:p>
        </w:tc>
        <w:tc>
          <w:tcPr>
            <w:tcW w:w="2281" w:type="dxa"/>
            <w:shd w:val="clear" w:color="auto" w:fill="auto"/>
            <w:vAlign w:val="center"/>
          </w:tcPr>
          <w:p w:rsidR="00722852" w:rsidRPr="00150B20" w:rsidRDefault="00722852" w:rsidP="00695F33">
            <w:pPr>
              <w:spacing w:line="400" w:lineRule="exact"/>
              <w:jc w:val="left"/>
              <w:rPr>
                <w:rFonts w:ascii="微软雅黑" w:eastAsia="微软雅黑" w:hAnsi="微软雅黑"/>
                <w:sz w:val="18"/>
                <w:szCs w:val="20"/>
              </w:rPr>
            </w:pPr>
            <w:r w:rsidRPr="00150B20">
              <w:rPr>
                <w:rFonts w:ascii="微软雅黑" w:eastAsia="微软雅黑" w:hAnsi="微软雅黑" w:hint="eastAsia"/>
                <w:sz w:val="18"/>
                <w:szCs w:val="20"/>
              </w:rPr>
              <w:t>活动结束后2日的15:00</w:t>
            </w:r>
          </w:p>
          <w:p w:rsidR="00722852" w:rsidRPr="00150B20" w:rsidRDefault="00722852" w:rsidP="00150B20">
            <w:pPr>
              <w:spacing w:line="400" w:lineRule="exact"/>
              <w:ind w:firstLine="360"/>
              <w:jc w:val="left"/>
              <w:rPr>
                <w:rFonts w:ascii="微软雅黑" w:eastAsia="微软雅黑" w:hAnsi="微软雅黑"/>
                <w:sz w:val="18"/>
                <w:szCs w:val="20"/>
              </w:rPr>
            </w:pPr>
          </w:p>
        </w:tc>
      </w:tr>
    </w:tbl>
    <w:p w:rsidR="00305163" w:rsidRPr="00565C8F" w:rsidRDefault="00D14AB9" w:rsidP="00517EAB">
      <w:pPr>
        <w:pStyle w:val="1"/>
        <w:ind w:firstLineChars="0"/>
        <w:outlineLvl w:val="1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6.7</w:t>
      </w:r>
      <w:r w:rsidR="00305163" w:rsidRPr="00565C8F">
        <w:rPr>
          <w:rFonts w:ascii="微软雅黑" w:eastAsia="微软雅黑" w:hAnsi="微软雅黑" w:hint="eastAsia"/>
          <w:b/>
          <w:bCs/>
          <w:szCs w:val="21"/>
        </w:rPr>
        <w:t xml:space="preserve"> 流程图</w:t>
      </w:r>
    </w:p>
    <w:p w:rsidR="008E301C" w:rsidRPr="00676F85" w:rsidRDefault="00C421BB" w:rsidP="00C576D1">
      <w:pPr>
        <w:pStyle w:val="1"/>
        <w:ind w:firstLineChars="0"/>
        <w:rPr>
          <w:rFonts w:ascii="微软雅黑" w:eastAsia="微软雅黑" w:hAnsi="微软雅黑"/>
          <w:bCs/>
          <w:szCs w:val="21"/>
        </w:rPr>
      </w:pPr>
      <w:r>
        <w:rPr>
          <w:rFonts w:ascii="微软雅黑" w:eastAsia="微软雅黑" w:hAnsi="微软雅黑"/>
          <w:bCs/>
          <w:szCs w:val="21"/>
        </w:rPr>
        <w:lastRenderedPageBreak/>
        <w:pict>
          <v:shape id="_x0000_i1049" type="#_x0000_t75" style="width:408.75pt;height:429.75pt">
            <v:imagedata r:id="rId33" o:title="未命名文件"/>
          </v:shape>
        </w:pict>
      </w:r>
    </w:p>
    <w:p w:rsidR="00B12FAA" w:rsidRDefault="009432C7" w:rsidP="00676F85">
      <w:pPr>
        <w:pStyle w:val="1"/>
        <w:numPr>
          <w:ilvl w:val="0"/>
          <w:numId w:val="1"/>
        </w:numPr>
        <w:ind w:firstLineChars="0"/>
        <w:outlineLvl w:val="0"/>
        <w:rPr>
          <w:rFonts w:ascii="微软雅黑" w:eastAsia="微软雅黑" w:hAnsi="微软雅黑"/>
          <w:b/>
          <w:szCs w:val="21"/>
        </w:rPr>
      </w:pPr>
      <w:r>
        <w:rPr>
          <w:rFonts w:ascii="微软雅黑" w:eastAsia="微软雅黑" w:hAnsi="微软雅黑" w:hint="eastAsia"/>
          <w:b/>
          <w:szCs w:val="21"/>
        </w:rPr>
        <w:t>其他(此部分视具体</w:t>
      </w:r>
      <w:r>
        <w:rPr>
          <w:rFonts w:ascii="微软雅黑" w:eastAsia="微软雅黑" w:hAnsi="微软雅黑"/>
          <w:b/>
          <w:szCs w:val="21"/>
        </w:rPr>
        <w:t>情况填写，若无则不需填写</w:t>
      </w:r>
      <w:r>
        <w:rPr>
          <w:rFonts w:ascii="微软雅黑" w:eastAsia="微软雅黑" w:hAnsi="微软雅黑" w:hint="eastAsia"/>
          <w:b/>
          <w:szCs w:val="21"/>
        </w:rPr>
        <w:t>)</w:t>
      </w:r>
    </w:p>
    <w:p w:rsidR="00B12FAA" w:rsidRDefault="009432C7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历史数据处理</w:t>
      </w:r>
      <w:r>
        <w:rPr>
          <w:rFonts w:ascii="微软雅黑" w:eastAsia="微软雅黑" w:hAnsi="微软雅黑" w:hint="eastAsia"/>
          <w:szCs w:val="21"/>
        </w:rPr>
        <w:t>（</w:t>
      </w:r>
      <w:r>
        <w:rPr>
          <w:rFonts w:ascii="微软雅黑" w:eastAsia="微软雅黑" w:hAnsi="微软雅黑" w:hint="eastAsia"/>
          <w:b/>
          <w:bCs/>
          <w:szCs w:val="21"/>
        </w:rPr>
        <w:t>选填，没有则填写无</w:t>
      </w:r>
      <w:r>
        <w:rPr>
          <w:rFonts w:ascii="微软雅黑" w:eastAsia="微软雅黑" w:hAnsi="微软雅黑" w:hint="eastAsia"/>
          <w:szCs w:val="21"/>
        </w:rPr>
        <w:t>）：</w:t>
      </w:r>
    </w:p>
    <w:p w:rsidR="00B12FAA" w:rsidRDefault="009432C7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是否需要后台运维支撑</w:t>
      </w:r>
      <w:r>
        <w:rPr>
          <w:rFonts w:ascii="微软雅黑" w:eastAsia="微软雅黑" w:hAnsi="微软雅黑" w:hint="eastAsia"/>
          <w:szCs w:val="21"/>
        </w:rPr>
        <w:t>（</w:t>
      </w:r>
      <w:r>
        <w:rPr>
          <w:rFonts w:ascii="微软雅黑" w:eastAsia="微软雅黑" w:hAnsi="微软雅黑" w:hint="eastAsia"/>
          <w:b/>
          <w:bCs/>
          <w:szCs w:val="21"/>
        </w:rPr>
        <w:t>选填，没有则填写无</w:t>
      </w:r>
      <w:r>
        <w:rPr>
          <w:rFonts w:ascii="微软雅黑" w:eastAsia="微软雅黑" w:hAnsi="微软雅黑" w:hint="eastAsia"/>
          <w:szCs w:val="21"/>
        </w:rPr>
        <w:t>）：</w:t>
      </w:r>
    </w:p>
    <w:p w:rsidR="00B12FAA" w:rsidRDefault="009432C7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szCs w:val="21"/>
        </w:rPr>
        <w:t>是否影响其他功能</w:t>
      </w:r>
      <w:r>
        <w:rPr>
          <w:rFonts w:ascii="微软雅黑" w:eastAsia="微软雅黑" w:hAnsi="微软雅黑" w:hint="eastAsia"/>
          <w:szCs w:val="21"/>
        </w:rPr>
        <w:t>（</w:t>
      </w:r>
      <w:r>
        <w:rPr>
          <w:rFonts w:ascii="微软雅黑" w:eastAsia="微软雅黑" w:hAnsi="微软雅黑" w:hint="eastAsia"/>
          <w:b/>
          <w:bCs/>
          <w:szCs w:val="21"/>
        </w:rPr>
        <w:t>选填，没有则填写无</w:t>
      </w:r>
      <w:r>
        <w:rPr>
          <w:rFonts w:ascii="微软雅黑" w:eastAsia="微软雅黑" w:hAnsi="微软雅黑" w:hint="eastAsia"/>
          <w:szCs w:val="21"/>
        </w:rPr>
        <w:t>）：</w:t>
      </w:r>
    </w:p>
    <w:p w:rsidR="00B12FAA" w:rsidRDefault="00B12FAA">
      <w:pPr>
        <w:pStyle w:val="1"/>
        <w:ind w:left="420" w:firstLineChars="0" w:firstLine="0"/>
        <w:rPr>
          <w:rFonts w:ascii="微软雅黑" w:eastAsia="微软雅黑" w:hAnsi="微软雅黑"/>
          <w:szCs w:val="21"/>
        </w:rPr>
      </w:pPr>
    </w:p>
    <w:sectPr w:rsidR="00B12F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06868" w:rsidRDefault="00306868" w:rsidP="00ED6C8F">
      <w:r>
        <w:separator/>
      </w:r>
    </w:p>
  </w:endnote>
  <w:endnote w:type="continuationSeparator" w:id="0">
    <w:p w:rsidR="00306868" w:rsidRDefault="00306868" w:rsidP="00ED6C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06868" w:rsidRDefault="00306868" w:rsidP="00ED6C8F">
      <w:r>
        <w:separator/>
      </w:r>
    </w:p>
  </w:footnote>
  <w:footnote w:type="continuationSeparator" w:id="0">
    <w:p w:rsidR="00306868" w:rsidRDefault="00306868" w:rsidP="00ED6C8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80C1F2A"/>
    <w:multiLevelType w:val="multilevel"/>
    <w:tmpl w:val="880C1F2A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1">
    <w:nsid w:val="9768046E"/>
    <w:multiLevelType w:val="singleLevel"/>
    <w:tmpl w:val="9768046E"/>
    <w:lvl w:ilvl="0">
      <w:start w:val="1"/>
      <w:numFmt w:val="decimal"/>
      <w:suff w:val="nothing"/>
      <w:lvlText w:val="%1、"/>
      <w:lvlJc w:val="left"/>
    </w:lvl>
  </w:abstractNum>
  <w:abstractNum w:abstractNumId="2">
    <w:nsid w:val="9B1FBBCE"/>
    <w:multiLevelType w:val="multilevel"/>
    <w:tmpl w:val="9B1FBBCE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">
    <w:nsid w:val="A5691823"/>
    <w:multiLevelType w:val="singleLevel"/>
    <w:tmpl w:val="A5691823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FB962642"/>
    <w:multiLevelType w:val="multilevel"/>
    <w:tmpl w:val="FB962642"/>
    <w:lvl w:ilvl="0">
      <w:start w:val="1"/>
      <w:numFmt w:val="bullet"/>
      <w:lvlText w:val=""/>
      <w:lvlJc w:val="left"/>
      <w:pPr>
        <w:ind w:left="-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0"/>
        </w:tabs>
        <w:ind w:left="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</w:abstractNum>
  <w:abstractNum w:abstractNumId="5">
    <w:nsid w:val="047644C5"/>
    <w:multiLevelType w:val="hybridMultilevel"/>
    <w:tmpl w:val="D3B0B2AA"/>
    <w:lvl w:ilvl="0" w:tplc="0409000B">
      <w:start w:val="1"/>
      <w:numFmt w:val="bullet"/>
      <w:lvlText w:val=""/>
      <w:lvlJc w:val="left"/>
      <w:pPr>
        <w:ind w:left="16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7" w:hanging="420"/>
      </w:pPr>
      <w:rPr>
        <w:rFonts w:ascii="Wingdings" w:hAnsi="Wingdings" w:hint="default"/>
      </w:rPr>
    </w:lvl>
  </w:abstractNum>
  <w:abstractNum w:abstractNumId="6">
    <w:nsid w:val="06ED5F71"/>
    <w:multiLevelType w:val="hybridMultilevel"/>
    <w:tmpl w:val="5F1C497A"/>
    <w:lvl w:ilvl="0" w:tplc="04090003">
      <w:start w:val="1"/>
      <w:numFmt w:val="bullet"/>
      <w:lvlText w:val=""/>
      <w:lvlJc w:val="left"/>
      <w:pPr>
        <w:ind w:left="125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7" w:hanging="420"/>
      </w:pPr>
      <w:rPr>
        <w:rFonts w:ascii="Wingdings" w:hAnsi="Wingdings" w:hint="default"/>
      </w:rPr>
    </w:lvl>
  </w:abstractNum>
  <w:abstractNum w:abstractNumId="7">
    <w:nsid w:val="072F52B7"/>
    <w:multiLevelType w:val="multilevel"/>
    <w:tmpl w:val="072F52B7"/>
    <w:lvl w:ilvl="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C4D1F3E"/>
    <w:multiLevelType w:val="hybridMultilevel"/>
    <w:tmpl w:val="8DB60F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0CC05613"/>
    <w:multiLevelType w:val="hybridMultilevel"/>
    <w:tmpl w:val="C5F4B52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119656A8"/>
    <w:multiLevelType w:val="hybridMultilevel"/>
    <w:tmpl w:val="CF1271B4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1CF59ED"/>
    <w:multiLevelType w:val="hybridMultilevel"/>
    <w:tmpl w:val="D8281D88"/>
    <w:lvl w:ilvl="0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12">
    <w:nsid w:val="125F6B5B"/>
    <w:multiLevelType w:val="hybridMultilevel"/>
    <w:tmpl w:val="75BE843E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3">
    <w:nsid w:val="13683FB4"/>
    <w:multiLevelType w:val="hybridMultilevel"/>
    <w:tmpl w:val="1A383502"/>
    <w:lvl w:ilvl="0" w:tplc="04090003">
      <w:start w:val="1"/>
      <w:numFmt w:val="bullet"/>
      <w:lvlText w:val=""/>
      <w:lvlJc w:val="left"/>
      <w:pPr>
        <w:ind w:left="13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6" w:hanging="420"/>
      </w:pPr>
      <w:rPr>
        <w:rFonts w:ascii="Wingdings" w:hAnsi="Wingdings" w:hint="default"/>
      </w:rPr>
    </w:lvl>
  </w:abstractNum>
  <w:abstractNum w:abstractNumId="14">
    <w:nsid w:val="13C21DA9"/>
    <w:multiLevelType w:val="hybridMultilevel"/>
    <w:tmpl w:val="118457B0"/>
    <w:lvl w:ilvl="0" w:tplc="0409000B">
      <w:start w:val="1"/>
      <w:numFmt w:val="bullet"/>
      <w:lvlText w:val="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15">
    <w:nsid w:val="20B27F36"/>
    <w:multiLevelType w:val="hybridMultilevel"/>
    <w:tmpl w:val="43A696CA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215A1F48"/>
    <w:multiLevelType w:val="hybridMultilevel"/>
    <w:tmpl w:val="8E88939E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7">
    <w:nsid w:val="226A6265"/>
    <w:multiLevelType w:val="hybridMultilevel"/>
    <w:tmpl w:val="C4F6B2A6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>
    <w:nsid w:val="243003AB"/>
    <w:multiLevelType w:val="hybridMultilevel"/>
    <w:tmpl w:val="B224C0F6"/>
    <w:lvl w:ilvl="0" w:tplc="04090003">
      <w:start w:val="1"/>
      <w:numFmt w:val="bullet"/>
      <w:lvlText w:val=""/>
      <w:lvlJc w:val="left"/>
      <w:pPr>
        <w:ind w:left="125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4" w:hanging="420"/>
      </w:pPr>
      <w:rPr>
        <w:rFonts w:ascii="Wingdings" w:hAnsi="Wingdings" w:hint="default"/>
      </w:rPr>
    </w:lvl>
  </w:abstractNum>
  <w:abstractNum w:abstractNumId="19">
    <w:nsid w:val="27A95C3C"/>
    <w:multiLevelType w:val="multilevel"/>
    <w:tmpl w:val="27A95C3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0">
    <w:nsid w:val="27C01A1C"/>
    <w:multiLevelType w:val="hybridMultilevel"/>
    <w:tmpl w:val="926A7670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1">
    <w:nsid w:val="2B342B46"/>
    <w:multiLevelType w:val="hybridMultilevel"/>
    <w:tmpl w:val="CEA671F2"/>
    <w:lvl w:ilvl="0" w:tplc="0409000B">
      <w:start w:val="1"/>
      <w:numFmt w:val="bullet"/>
      <w:lvlText w:val=""/>
      <w:lvlJc w:val="left"/>
      <w:pPr>
        <w:ind w:left="13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22">
    <w:nsid w:val="311779D2"/>
    <w:multiLevelType w:val="hybridMultilevel"/>
    <w:tmpl w:val="E4669E0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3">
    <w:nsid w:val="316F2617"/>
    <w:multiLevelType w:val="multilevel"/>
    <w:tmpl w:val="316F2617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4">
    <w:nsid w:val="3341002D"/>
    <w:multiLevelType w:val="hybridMultilevel"/>
    <w:tmpl w:val="C0C24900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5">
    <w:nsid w:val="37767A76"/>
    <w:multiLevelType w:val="hybridMultilevel"/>
    <w:tmpl w:val="7F4263D0"/>
    <w:lvl w:ilvl="0" w:tplc="EB43D48F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>
    <w:nsid w:val="37A62539"/>
    <w:multiLevelType w:val="hybridMultilevel"/>
    <w:tmpl w:val="97A4F9CC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7">
    <w:nsid w:val="37BC68D6"/>
    <w:multiLevelType w:val="hybridMultilevel"/>
    <w:tmpl w:val="A118A306"/>
    <w:lvl w:ilvl="0" w:tplc="0409000B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28">
    <w:nsid w:val="3C71F56D"/>
    <w:multiLevelType w:val="singleLevel"/>
    <w:tmpl w:val="3C71F56D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9">
    <w:nsid w:val="42FA2937"/>
    <w:multiLevelType w:val="hybridMultilevel"/>
    <w:tmpl w:val="A5204062"/>
    <w:lvl w:ilvl="0" w:tplc="04090005">
      <w:start w:val="1"/>
      <w:numFmt w:val="bullet"/>
      <w:lvlText w:val=""/>
      <w:lvlJc w:val="left"/>
      <w:pPr>
        <w:ind w:left="209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51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3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5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7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19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1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3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8" w:hanging="420"/>
      </w:pPr>
      <w:rPr>
        <w:rFonts w:ascii="Wingdings" w:hAnsi="Wingdings" w:hint="default"/>
      </w:rPr>
    </w:lvl>
  </w:abstractNum>
  <w:abstractNum w:abstractNumId="30">
    <w:nsid w:val="4E530FB4"/>
    <w:multiLevelType w:val="hybridMultilevel"/>
    <w:tmpl w:val="46C69B62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31">
    <w:nsid w:val="4EF428CB"/>
    <w:multiLevelType w:val="multilevel"/>
    <w:tmpl w:val="52E4540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2">
    <w:nsid w:val="4FFB0503"/>
    <w:multiLevelType w:val="hybridMultilevel"/>
    <w:tmpl w:val="F6AE240C"/>
    <w:lvl w:ilvl="0" w:tplc="04090003">
      <w:start w:val="1"/>
      <w:numFmt w:val="bullet"/>
      <w:lvlText w:val=""/>
      <w:lvlJc w:val="left"/>
      <w:pPr>
        <w:ind w:left="105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7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1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3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5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7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10" w:hanging="420"/>
      </w:pPr>
      <w:rPr>
        <w:rFonts w:ascii="Wingdings" w:hAnsi="Wingdings" w:hint="default"/>
      </w:rPr>
    </w:lvl>
  </w:abstractNum>
  <w:abstractNum w:abstractNumId="33">
    <w:nsid w:val="510151B6"/>
    <w:multiLevelType w:val="hybridMultilevel"/>
    <w:tmpl w:val="E85CD24A"/>
    <w:lvl w:ilvl="0" w:tplc="04090003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5" w:hanging="420"/>
      </w:pPr>
      <w:rPr>
        <w:rFonts w:ascii="Wingdings" w:hAnsi="Wingdings" w:hint="default"/>
      </w:rPr>
    </w:lvl>
  </w:abstractNum>
  <w:abstractNum w:abstractNumId="34">
    <w:nsid w:val="52804EFA"/>
    <w:multiLevelType w:val="hybridMultilevel"/>
    <w:tmpl w:val="28D0300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5">
    <w:nsid w:val="55DC2F0A"/>
    <w:multiLevelType w:val="hybridMultilevel"/>
    <w:tmpl w:val="BDDAD6C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6">
    <w:nsid w:val="5A0C34CD"/>
    <w:multiLevelType w:val="multilevel"/>
    <w:tmpl w:val="5A0C34C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37">
    <w:nsid w:val="5CA44FF0"/>
    <w:multiLevelType w:val="hybridMultilevel"/>
    <w:tmpl w:val="679C4728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8">
    <w:nsid w:val="5CF2740B"/>
    <w:multiLevelType w:val="hybridMultilevel"/>
    <w:tmpl w:val="5EA40DEC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39">
    <w:nsid w:val="5D846AC9"/>
    <w:multiLevelType w:val="hybridMultilevel"/>
    <w:tmpl w:val="EC643578"/>
    <w:lvl w:ilvl="0" w:tplc="0409000B">
      <w:start w:val="1"/>
      <w:numFmt w:val="bullet"/>
      <w:lvlText w:val=""/>
      <w:lvlJc w:val="left"/>
      <w:pPr>
        <w:ind w:left="167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4" w:hanging="420"/>
      </w:pPr>
      <w:rPr>
        <w:rFonts w:ascii="Wingdings" w:hAnsi="Wingdings" w:hint="default"/>
      </w:rPr>
    </w:lvl>
  </w:abstractNum>
  <w:abstractNum w:abstractNumId="40">
    <w:nsid w:val="5FE3621B"/>
    <w:multiLevelType w:val="hybridMultilevel"/>
    <w:tmpl w:val="CD84D876"/>
    <w:lvl w:ilvl="0" w:tplc="04090001">
      <w:start w:val="1"/>
      <w:numFmt w:val="bullet"/>
      <w:lvlText w:val=""/>
      <w:lvlJc w:val="left"/>
      <w:pPr>
        <w:ind w:left="7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4" w:hanging="420"/>
      </w:pPr>
      <w:rPr>
        <w:rFonts w:ascii="Wingdings" w:hAnsi="Wingdings" w:hint="default"/>
      </w:rPr>
    </w:lvl>
  </w:abstractNum>
  <w:abstractNum w:abstractNumId="41">
    <w:nsid w:val="62EB1271"/>
    <w:multiLevelType w:val="hybridMultilevel"/>
    <w:tmpl w:val="943C25CA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2">
    <w:nsid w:val="64CF316D"/>
    <w:multiLevelType w:val="hybridMultilevel"/>
    <w:tmpl w:val="055E4ECA"/>
    <w:lvl w:ilvl="0" w:tplc="0409000B">
      <w:start w:val="1"/>
      <w:numFmt w:val="bullet"/>
      <w:lvlText w:val=""/>
      <w:lvlJc w:val="left"/>
      <w:pPr>
        <w:ind w:left="136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2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6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0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6" w:hanging="420"/>
      </w:pPr>
      <w:rPr>
        <w:rFonts w:ascii="Wingdings" w:hAnsi="Wingdings" w:hint="default"/>
      </w:rPr>
    </w:lvl>
  </w:abstractNum>
  <w:abstractNum w:abstractNumId="43">
    <w:nsid w:val="65536182"/>
    <w:multiLevelType w:val="hybridMultilevel"/>
    <w:tmpl w:val="EC4EFBB0"/>
    <w:lvl w:ilvl="0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44">
    <w:nsid w:val="66134110"/>
    <w:multiLevelType w:val="hybridMultilevel"/>
    <w:tmpl w:val="22F0C180"/>
    <w:lvl w:ilvl="0" w:tplc="0409000B">
      <w:start w:val="1"/>
      <w:numFmt w:val="bullet"/>
      <w:lvlText w:val=""/>
      <w:lvlJc w:val="left"/>
      <w:pPr>
        <w:ind w:left="1678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98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18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38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58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78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98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18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38" w:hanging="420"/>
      </w:pPr>
      <w:rPr>
        <w:rFonts w:ascii="Wingdings" w:hAnsi="Wingdings" w:hint="default"/>
      </w:rPr>
    </w:lvl>
  </w:abstractNum>
  <w:abstractNum w:abstractNumId="45">
    <w:nsid w:val="66A04CCD"/>
    <w:multiLevelType w:val="hybridMultilevel"/>
    <w:tmpl w:val="B784C3A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6">
    <w:nsid w:val="6733662A"/>
    <w:multiLevelType w:val="hybridMultilevel"/>
    <w:tmpl w:val="37AC409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7">
    <w:nsid w:val="68D173CE"/>
    <w:multiLevelType w:val="hybridMultilevel"/>
    <w:tmpl w:val="136C9764"/>
    <w:lvl w:ilvl="0" w:tplc="04090001">
      <w:start w:val="1"/>
      <w:numFmt w:val="bullet"/>
      <w:lvlText w:val=""/>
      <w:lvlJc w:val="left"/>
      <w:pPr>
        <w:ind w:left="125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7" w:hanging="420"/>
      </w:pPr>
      <w:rPr>
        <w:rFonts w:ascii="Wingdings" w:hAnsi="Wingdings" w:hint="default"/>
      </w:rPr>
    </w:lvl>
  </w:abstractNum>
  <w:abstractNum w:abstractNumId="48">
    <w:nsid w:val="69BE7E96"/>
    <w:multiLevelType w:val="hybridMultilevel"/>
    <w:tmpl w:val="8A60FD04"/>
    <w:lvl w:ilvl="0" w:tplc="04090003">
      <w:start w:val="1"/>
      <w:numFmt w:val="bullet"/>
      <w:lvlText w:val=""/>
      <w:lvlJc w:val="left"/>
      <w:pPr>
        <w:ind w:left="125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9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1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3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9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17" w:hanging="420"/>
      </w:pPr>
      <w:rPr>
        <w:rFonts w:ascii="Wingdings" w:hAnsi="Wingdings" w:hint="default"/>
      </w:rPr>
    </w:lvl>
  </w:abstractNum>
  <w:abstractNum w:abstractNumId="49">
    <w:nsid w:val="6B0D1F20"/>
    <w:multiLevelType w:val="multilevel"/>
    <w:tmpl w:val="6B0D1F2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50">
    <w:nsid w:val="6C48557D"/>
    <w:multiLevelType w:val="hybridMultilevel"/>
    <w:tmpl w:val="5CE8BC64"/>
    <w:lvl w:ilvl="0" w:tplc="0409000D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0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4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880" w:hanging="420"/>
      </w:pPr>
      <w:rPr>
        <w:rFonts w:ascii="Wingdings" w:hAnsi="Wingdings" w:hint="default"/>
      </w:rPr>
    </w:lvl>
  </w:abstractNum>
  <w:abstractNum w:abstractNumId="51">
    <w:nsid w:val="6D565B45"/>
    <w:multiLevelType w:val="hybridMultilevel"/>
    <w:tmpl w:val="3F087072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2">
    <w:nsid w:val="712C79BF"/>
    <w:multiLevelType w:val="hybridMultilevel"/>
    <w:tmpl w:val="C840DECE"/>
    <w:lvl w:ilvl="0" w:tplc="0409000D">
      <w:start w:val="1"/>
      <w:numFmt w:val="bullet"/>
      <w:lvlText w:val=""/>
      <w:lvlJc w:val="left"/>
      <w:pPr>
        <w:ind w:left="16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53">
    <w:nsid w:val="72C36FA2"/>
    <w:multiLevelType w:val="hybridMultilevel"/>
    <w:tmpl w:val="E4E83BB4"/>
    <w:lvl w:ilvl="0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54">
    <w:nsid w:val="75337270"/>
    <w:multiLevelType w:val="hybridMultilevel"/>
    <w:tmpl w:val="99222B58"/>
    <w:lvl w:ilvl="0" w:tplc="0409000B">
      <w:start w:val="1"/>
      <w:numFmt w:val="bullet"/>
      <w:lvlText w:val="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46"/>
  </w:num>
  <w:num w:numId="3">
    <w:abstractNumId w:val="23"/>
  </w:num>
  <w:num w:numId="4">
    <w:abstractNumId w:val="0"/>
  </w:num>
  <w:num w:numId="5">
    <w:abstractNumId w:val="31"/>
  </w:num>
  <w:num w:numId="6">
    <w:abstractNumId w:val="36"/>
  </w:num>
  <w:num w:numId="7">
    <w:abstractNumId w:val="19"/>
  </w:num>
  <w:num w:numId="8">
    <w:abstractNumId w:val="49"/>
  </w:num>
  <w:num w:numId="9">
    <w:abstractNumId w:val="9"/>
  </w:num>
  <w:num w:numId="10">
    <w:abstractNumId w:val="34"/>
  </w:num>
  <w:num w:numId="11">
    <w:abstractNumId w:val="22"/>
  </w:num>
  <w:num w:numId="12">
    <w:abstractNumId w:val="16"/>
  </w:num>
  <w:num w:numId="13">
    <w:abstractNumId w:val="38"/>
  </w:num>
  <w:num w:numId="14">
    <w:abstractNumId w:val="45"/>
  </w:num>
  <w:num w:numId="15">
    <w:abstractNumId w:val="4"/>
  </w:num>
  <w:num w:numId="16">
    <w:abstractNumId w:val="2"/>
  </w:num>
  <w:num w:numId="17">
    <w:abstractNumId w:val="3"/>
  </w:num>
  <w:num w:numId="18">
    <w:abstractNumId w:val="54"/>
  </w:num>
  <w:num w:numId="19">
    <w:abstractNumId w:val="52"/>
  </w:num>
  <w:num w:numId="20">
    <w:abstractNumId w:val="37"/>
  </w:num>
  <w:num w:numId="21">
    <w:abstractNumId w:val="33"/>
  </w:num>
  <w:num w:numId="22">
    <w:abstractNumId w:val="25"/>
  </w:num>
  <w:num w:numId="23">
    <w:abstractNumId w:val="8"/>
  </w:num>
  <w:num w:numId="24">
    <w:abstractNumId w:val="15"/>
  </w:num>
  <w:num w:numId="25">
    <w:abstractNumId w:val="35"/>
  </w:num>
  <w:num w:numId="26">
    <w:abstractNumId w:val="1"/>
  </w:num>
  <w:num w:numId="27">
    <w:abstractNumId w:val="51"/>
  </w:num>
  <w:num w:numId="28">
    <w:abstractNumId w:val="24"/>
  </w:num>
  <w:num w:numId="29">
    <w:abstractNumId w:val="17"/>
  </w:num>
  <w:num w:numId="30">
    <w:abstractNumId w:val="53"/>
  </w:num>
  <w:num w:numId="31">
    <w:abstractNumId w:val="10"/>
  </w:num>
  <w:num w:numId="32">
    <w:abstractNumId w:val="47"/>
  </w:num>
  <w:num w:numId="33">
    <w:abstractNumId w:val="28"/>
  </w:num>
  <w:num w:numId="34">
    <w:abstractNumId w:val="42"/>
  </w:num>
  <w:num w:numId="35">
    <w:abstractNumId w:val="26"/>
  </w:num>
  <w:num w:numId="36">
    <w:abstractNumId w:val="13"/>
  </w:num>
  <w:num w:numId="37">
    <w:abstractNumId w:val="20"/>
  </w:num>
  <w:num w:numId="38">
    <w:abstractNumId w:val="32"/>
  </w:num>
  <w:num w:numId="39">
    <w:abstractNumId w:val="41"/>
  </w:num>
  <w:num w:numId="40">
    <w:abstractNumId w:val="44"/>
  </w:num>
  <w:num w:numId="41">
    <w:abstractNumId w:val="29"/>
  </w:num>
  <w:num w:numId="42">
    <w:abstractNumId w:val="18"/>
  </w:num>
  <w:num w:numId="43">
    <w:abstractNumId w:val="39"/>
  </w:num>
  <w:num w:numId="44">
    <w:abstractNumId w:val="43"/>
  </w:num>
  <w:num w:numId="45">
    <w:abstractNumId w:val="21"/>
  </w:num>
  <w:num w:numId="46">
    <w:abstractNumId w:val="6"/>
  </w:num>
  <w:num w:numId="47">
    <w:abstractNumId w:val="5"/>
  </w:num>
  <w:num w:numId="48">
    <w:abstractNumId w:val="11"/>
  </w:num>
  <w:num w:numId="49">
    <w:abstractNumId w:val="48"/>
  </w:num>
  <w:num w:numId="50">
    <w:abstractNumId w:val="12"/>
  </w:num>
  <w:num w:numId="51">
    <w:abstractNumId w:val="14"/>
  </w:num>
  <w:num w:numId="52">
    <w:abstractNumId w:val="30"/>
  </w:num>
  <w:num w:numId="53">
    <w:abstractNumId w:val="40"/>
  </w:num>
  <w:num w:numId="54">
    <w:abstractNumId w:val="27"/>
  </w:num>
  <w:num w:numId="55">
    <w:abstractNumId w:val="50"/>
  </w:num>
  <w:numIdMacAtCleanup w:val="51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SZ_00_50">
    <w15:presenceInfo w15:providerId="None" w15:userId="SZ_00_5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9"/>
  <w:doNotDisplayPageBoundaries/>
  <w:bordersDoNotSurroundHeader/>
  <w:bordersDoNotSurroundFooter/>
  <w:trackRevisions/>
  <w:doNotTrackMove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515C42"/>
    <w:rsid w:val="00006A13"/>
    <w:rsid w:val="000071E9"/>
    <w:rsid w:val="00010371"/>
    <w:rsid w:val="00024DFC"/>
    <w:rsid w:val="000259BE"/>
    <w:rsid w:val="00031275"/>
    <w:rsid w:val="00033F99"/>
    <w:rsid w:val="00041BAD"/>
    <w:rsid w:val="0004263F"/>
    <w:rsid w:val="00055C24"/>
    <w:rsid w:val="00066718"/>
    <w:rsid w:val="00067D67"/>
    <w:rsid w:val="000707AB"/>
    <w:rsid w:val="00070F53"/>
    <w:rsid w:val="000E6F73"/>
    <w:rsid w:val="00116080"/>
    <w:rsid w:val="001509A0"/>
    <w:rsid w:val="00150B20"/>
    <w:rsid w:val="0015436D"/>
    <w:rsid w:val="001640F7"/>
    <w:rsid w:val="001647E0"/>
    <w:rsid w:val="001A15A3"/>
    <w:rsid w:val="001F0B67"/>
    <w:rsid w:val="00200EF8"/>
    <w:rsid w:val="00202157"/>
    <w:rsid w:val="0021159B"/>
    <w:rsid w:val="002300A4"/>
    <w:rsid w:val="00232691"/>
    <w:rsid w:val="00244DEF"/>
    <w:rsid w:val="00260B0A"/>
    <w:rsid w:val="00262345"/>
    <w:rsid w:val="00267F7C"/>
    <w:rsid w:val="00287CD8"/>
    <w:rsid w:val="002B5CDC"/>
    <w:rsid w:val="002C6EA5"/>
    <w:rsid w:val="002E6DFC"/>
    <w:rsid w:val="00302EF2"/>
    <w:rsid w:val="00305163"/>
    <w:rsid w:val="00306868"/>
    <w:rsid w:val="003124B7"/>
    <w:rsid w:val="003201E0"/>
    <w:rsid w:val="0032430B"/>
    <w:rsid w:val="00331C8F"/>
    <w:rsid w:val="003339E9"/>
    <w:rsid w:val="003367C3"/>
    <w:rsid w:val="00341339"/>
    <w:rsid w:val="00364BFA"/>
    <w:rsid w:val="003728EF"/>
    <w:rsid w:val="0037579D"/>
    <w:rsid w:val="00382940"/>
    <w:rsid w:val="00392515"/>
    <w:rsid w:val="00396D07"/>
    <w:rsid w:val="003B2012"/>
    <w:rsid w:val="003B3EBE"/>
    <w:rsid w:val="003B77CD"/>
    <w:rsid w:val="003C2B87"/>
    <w:rsid w:val="003D31D7"/>
    <w:rsid w:val="003E4A75"/>
    <w:rsid w:val="003E6DCA"/>
    <w:rsid w:val="003F1C3C"/>
    <w:rsid w:val="003F383F"/>
    <w:rsid w:val="00422603"/>
    <w:rsid w:val="00450916"/>
    <w:rsid w:val="00450FB0"/>
    <w:rsid w:val="004627D6"/>
    <w:rsid w:val="0047268F"/>
    <w:rsid w:val="004744AD"/>
    <w:rsid w:val="00475B3B"/>
    <w:rsid w:val="00476321"/>
    <w:rsid w:val="004839D6"/>
    <w:rsid w:val="00490161"/>
    <w:rsid w:val="00491DA7"/>
    <w:rsid w:val="00493BF3"/>
    <w:rsid w:val="00497FE9"/>
    <w:rsid w:val="004A1C0C"/>
    <w:rsid w:val="004A6E3A"/>
    <w:rsid w:val="004D2B0D"/>
    <w:rsid w:val="004E5EC4"/>
    <w:rsid w:val="005025DE"/>
    <w:rsid w:val="005038B4"/>
    <w:rsid w:val="00515C42"/>
    <w:rsid w:val="00517EAB"/>
    <w:rsid w:val="005241E2"/>
    <w:rsid w:val="0054387A"/>
    <w:rsid w:val="00550674"/>
    <w:rsid w:val="00552E9C"/>
    <w:rsid w:val="00554486"/>
    <w:rsid w:val="00557423"/>
    <w:rsid w:val="005574D0"/>
    <w:rsid w:val="005579D1"/>
    <w:rsid w:val="00561634"/>
    <w:rsid w:val="00565C8F"/>
    <w:rsid w:val="0056652A"/>
    <w:rsid w:val="00571BFD"/>
    <w:rsid w:val="0057328D"/>
    <w:rsid w:val="005A070E"/>
    <w:rsid w:val="005B10FA"/>
    <w:rsid w:val="005C3325"/>
    <w:rsid w:val="005C6A3A"/>
    <w:rsid w:val="00600611"/>
    <w:rsid w:val="006269EB"/>
    <w:rsid w:val="00652FE3"/>
    <w:rsid w:val="00675CE7"/>
    <w:rsid w:val="00676F85"/>
    <w:rsid w:val="00681550"/>
    <w:rsid w:val="0068409A"/>
    <w:rsid w:val="006853D4"/>
    <w:rsid w:val="00695F33"/>
    <w:rsid w:val="0069726D"/>
    <w:rsid w:val="006A519B"/>
    <w:rsid w:val="006B36FC"/>
    <w:rsid w:val="006B50B7"/>
    <w:rsid w:val="006C7D12"/>
    <w:rsid w:val="006F5895"/>
    <w:rsid w:val="006F5B3B"/>
    <w:rsid w:val="007016DB"/>
    <w:rsid w:val="007136D8"/>
    <w:rsid w:val="00722852"/>
    <w:rsid w:val="0072728E"/>
    <w:rsid w:val="007318BE"/>
    <w:rsid w:val="0073384F"/>
    <w:rsid w:val="00734AC5"/>
    <w:rsid w:val="0073544B"/>
    <w:rsid w:val="0073569A"/>
    <w:rsid w:val="007367DA"/>
    <w:rsid w:val="007752BB"/>
    <w:rsid w:val="00780689"/>
    <w:rsid w:val="007863BF"/>
    <w:rsid w:val="007904A5"/>
    <w:rsid w:val="00796A90"/>
    <w:rsid w:val="007A1102"/>
    <w:rsid w:val="007A22A6"/>
    <w:rsid w:val="007E228E"/>
    <w:rsid w:val="007E40A6"/>
    <w:rsid w:val="00833A53"/>
    <w:rsid w:val="008440F9"/>
    <w:rsid w:val="00856697"/>
    <w:rsid w:val="00870DB0"/>
    <w:rsid w:val="00871787"/>
    <w:rsid w:val="0087708E"/>
    <w:rsid w:val="00895501"/>
    <w:rsid w:val="008B2609"/>
    <w:rsid w:val="008B5BA3"/>
    <w:rsid w:val="008E301C"/>
    <w:rsid w:val="008E4B71"/>
    <w:rsid w:val="009071FE"/>
    <w:rsid w:val="009229B5"/>
    <w:rsid w:val="00931A74"/>
    <w:rsid w:val="009432C7"/>
    <w:rsid w:val="0095633E"/>
    <w:rsid w:val="009668C1"/>
    <w:rsid w:val="00972640"/>
    <w:rsid w:val="009A0573"/>
    <w:rsid w:val="009F1A33"/>
    <w:rsid w:val="009F5519"/>
    <w:rsid w:val="009F5C87"/>
    <w:rsid w:val="00A22207"/>
    <w:rsid w:val="00A37B22"/>
    <w:rsid w:val="00A5204E"/>
    <w:rsid w:val="00A52281"/>
    <w:rsid w:val="00A5345A"/>
    <w:rsid w:val="00A565F5"/>
    <w:rsid w:val="00A730D1"/>
    <w:rsid w:val="00A81D5F"/>
    <w:rsid w:val="00AC2B95"/>
    <w:rsid w:val="00AD12B2"/>
    <w:rsid w:val="00AD726E"/>
    <w:rsid w:val="00AF2C08"/>
    <w:rsid w:val="00B01EAF"/>
    <w:rsid w:val="00B12FAA"/>
    <w:rsid w:val="00B25B9F"/>
    <w:rsid w:val="00B31203"/>
    <w:rsid w:val="00B33D41"/>
    <w:rsid w:val="00B422B3"/>
    <w:rsid w:val="00B72DB9"/>
    <w:rsid w:val="00B740AA"/>
    <w:rsid w:val="00BC20F2"/>
    <w:rsid w:val="00BC6CEA"/>
    <w:rsid w:val="00BE46F6"/>
    <w:rsid w:val="00C152A0"/>
    <w:rsid w:val="00C17FFC"/>
    <w:rsid w:val="00C421BB"/>
    <w:rsid w:val="00C576D1"/>
    <w:rsid w:val="00C72336"/>
    <w:rsid w:val="00C72513"/>
    <w:rsid w:val="00C8734A"/>
    <w:rsid w:val="00CA204B"/>
    <w:rsid w:val="00CC6DD4"/>
    <w:rsid w:val="00CD0605"/>
    <w:rsid w:val="00CD0F65"/>
    <w:rsid w:val="00CD79D8"/>
    <w:rsid w:val="00CE7996"/>
    <w:rsid w:val="00D046C9"/>
    <w:rsid w:val="00D14AB9"/>
    <w:rsid w:val="00D2795B"/>
    <w:rsid w:val="00D30313"/>
    <w:rsid w:val="00D460D8"/>
    <w:rsid w:val="00D54880"/>
    <w:rsid w:val="00D632BD"/>
    <w:rsid w:val="00D80B3E"/>
    <w:rsid w:val="00D8558E"/>
    <w:rsid w:val="00DA23FD"/>
    <w:rsid w:val="00DB49EF"/>
    <w:rsid w:val="00DB6513"/>
    <w:rsid w:val="00DE4D29"/>
    <w:rsid w:val="00DE628B"/>
    <w:rsid w:val="00DF3D72"/>
    <w:rsid w:val="00E3570A"/>
    <w:rsid w:val="00E4372A"/>
    <w:rsid w:val="00E447A3"/>
    <w:rsid w:val="00E466FE"/>
    <w:rsid w:val="00E47FB0"/>
    <w:rsid w:val="00E50BCD"/>
    <w:rsid w:val="00E550F6"/>
    <w:rsid w:val="00E661F9"/>
    <w:rsid w:val="00E66D9E"/>
    <w:rsid w:val="00E74D89"/>
    <w:rsid w:val="00EA5CD0"/>
    <w:rsid w:val="00EC12CA"/>
    <w:rsid w:val="00EC4743"/>
    <w:rsid w:val="00ED62C7"/>
    <w:rsid w:val="00ED6C8F"/>
    <w:rsid w:val="00EF0B95"/>
    <w:rsid w:val="00EF5901"/>
    <w:rsid w:val="00F052F9"/>
    <w:rsid w:val="00F149A5"/>
    <w:rsid w:val="00F838EF"/>
    <w:rsid w:val="00F922AF"/>
    <w:rsid w:val="00FA3E8F"/>
    <w:rsid w:val="00FA5B43"/>
    <w:rsid w:val="00FB0026"/>
    <w:rsid w:val="00FC5F5B"/>
    <w:rsid w:val="00FD401D"/>
    <w:rsid w:val="00FD7DA9"/>
    <w:rsid w:val="00FF0BC8"/>
    <w:rsid w:val="01271DB8"/>
    <w:rsid w:val="024937CF"/>
    <w:rsid w:val="064A5EDE"/>
    <w:rsid w:val="0C10178A"/>
    <w:rsid w:val="0EE63C63"/>
    <w:rsid w:val="100B0950"/>
    <w:rsid w:val="113A34ED"/>
    <w:rsid w:val="17045852"/>
    <w:rsid w:val="25C63D87"/>
    <w:rsid w:val="29C50A14"/>
    <w:rsid w:val="38D538D2"/>
    <w:rsid w:val="39794D41"/>
    <w:rsid w:val="40AE2AA8"/>
    <w:rsid w:val="472A3BF1"/>
    <w:rsid w:val="56723427"/>
    <w:rsid w:val="5A16585E"/>
    <w:rsid w:val="653C0F22"/>
    <w:rsid w:val="6CDD617D"/>
    <w:rsid w:val="6D6005AA"/>
    <w:rsid w:val="7175410B"/>
    <w:rsid w:val="79FA3F2A"/>
    <w:rsid w:val="7CCA23BF"/>
    <w:rsid w:val="7F2807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06AE350-4382-4596-BA10-0C1DA2104E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qFormat="1"/>
    <w:lsdException w:name="footnote text" w:semiHidden="1" w:unhideWhenUsed="1"/>
    <w:lsdException w:name="annotation text" w:semiHidden="1" w:unhideWhenUsed="1" w:qFormat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9726D"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17EAB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81D5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basedOn w:val="a"/>
    <w:qFormat/>
    <w:pPr>
      <w:ind w:firstLine="420"/>
    </w:pPr>
    <w:rPr>
      <w:rFonts w:ascii="Times New Roman" w:hAnsi="Times New Roman"/>
      <w:szCs w:val="20"/>
    </w:rPr>
  </w:style>
  <w:style w:type="paragraph" w:customStyle="1" w:styleId="1">
    <w:name w:val="列出段落1"/>
    <w:basedOn w:val="a"/>
    <w:uiPriority w:val="99"/>
    <w:qFormat/>
    <w:pPr>
      <w:ind w:firstLineChars="200" w:firstLine="420"/>
    </w:pPr>
  </w:style>
  <w:style w:type="paragraph" w:styleId="a4">
    <w:name w:val="header"/>
    <w:basedOn w:val="a"/>
    <w:link w:val="Char"/>
    <w:unhideWhenUsed/>
    <w:rsid w:val="00ED6C8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link w:val="a4"/>
    <w:rsid w:val="00ED6C8F"/>
    <w:rPr>
      <w:rFonts w:ascii="Calibri" w:hAnsi="Calibri"/>
      <w:kern w:val="2"/>
      <w:sz w:val="18"/>
      <w:szCs w:val="18"/>
    </w:rPr>
  </w:style>
  <w:style w:type="paragraph" w:styleId="a5">
    <w:name w:val="footer"/>
    <w:basedOn w:val="a"/>
    <w:link w:val="Char0"/>
    <w:unhideWhenUsed/>
    <w:rsid w:val="00ED6C8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link w:val="a5"/>
    <w:rsid w:val="00ED6C8F"/>
    <w:rPr>
      <w:rFonts w:ascii="Calibri" w:hAnsi="Calibri"/>
      <w:kern w:val="2"/>
      <w:sz w:val="18"/>
      <w:szCs w:val="18"/>
    </w:rPr>
  </w:style>
  <w:style w:type="character" w:customStyle="1" w:styleId="2Char">
    <w:name w:val="标题 2 Char"/>
    <w:link w:val="2"/>
    <w:uiPriority w:val="9"/>
    <w:semiHidden/>
    <w:rsid w:val="00517EAB"/>
    <w:rPr>
      <w:rFonts w:ascii="Cambria" w:eastAsia="宋体" w:hAnsi="Cambria" w:cs="Times New Roman"/>
      <w:b/>
      <w:bCs/>
      <w:kern w:val="2"/>
      <w:sz w:val="32"/>
      <w:szCs w:val="32"/>
    </w:rPr>
  </w:style>
  <w:style w:type="table" w:styleId="a6">
    <w:name w:val="Table Grid"/>
    <w:basedOn w:val="a1"/>
    <w:qFormat/>
    <w:rsid w:val="00561634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7">
    <w:name w:val="annotation reference"/>
    <w:unhideWhenUsed/>
    <w:qFormat/>
    <w:rsid w:val="00E466FE"/>
    <w:rPr>
      <w:sz w:val="21"/>
      <w:szCs w:val="21"/>
    </w:rPr>
  </w:style>
  <w:style w:type="paragraph" w:customStyle="1" w:styleId="20">
    <w:name w:val="列出段落2"/>
    <w:basedOn w:val="a"/>
    <w:uiPriority w:val="99"/>
    <w:qFormat/>
    <w:rsid w:val="003C2B87"/>
    <w:pPr>
      <w:ind w:firstLineChars="200" w:firstLine="420"/>
    </w:pPr>
  </w:style>
  <w:style w:type="character" w:styleId="a8">
    <w:name w:val="Hyperlink"/>
    <w:unhideWhenUsed/>
    <w:rsid w:val="0056652A"/>
    <w:rPr>
      <w:color w:val="0000FF"/>
      <w:u w:val="single"/>
    </w:rPr>
  </w:style>
  <w:style w:type="paragraph" w:styleId="a9">
    <w:name w:val="endnote text"/>
    <w:basedOn w:val="a"/>
    <w:link w:val="Char1"/>
    <w:semiHidden/>
    <w:unhideWhenUsed/>
    <w:rsid w:val="004627D6"/>
    <w:pPr>
      <w:snapToGrid w:val="0"/>
      <w:jc w:val="left"/>
    </w:pPr>
  </w:style>
  <w:style w:type="character" w:customStyle="1" w:styleId="Char1">
    <w:name w:val="尾注文本 Char"/>
    <w:link w:val="a9"/>
    <w:semiHidden/>
    <w:rsid w:val="004627D6"/>
    <w:rPr>
      <w:rFonts w:ascii="Calibri" w:hAnsi="Calibri"/>
      <w:kern w:val="2"/>
      <w:sz w:val="21"/>
      <w:szCs w:val="22"/>
    </w:rPr>
  </w:style>
  <w:style w:type="character" w:styleId="aa">
    <w:name w:val="endnote reference"/>
    <w:semiHidden/>
    <w:unhideWhenUsed/>
    <w:rsid w:val="004627D6"/>
    <w:rPr>
      <w:vertAlign w:val="superscript"/>
    </w:rPr>
  </w:style>
  <w:style w:type="paragraph" w:styleId="ab">
    <w:name w:val="Date"/>
    <w:basedOn w:val="a"/>
    <w:next w:val="a"/>
    <w:link w:val="Char2"/>
    <w:semiHidden/>
    <w:unhideWhenUsed/>
    <w:rsid w:val="003D31D7"/>
    <w:pPr>
      <w:ind w:leftChars="2500" w:left="100"/>
    </w:pPr>
  </w:style>
  <w:style w:type="character" w:customStyle="1" w:styleId="Char2">
    <w:name w:val="日期 Char"/>
    <w:link w:val="ab"/>
    <w:semiHidden/>
    <w:rsid w:val="003D31D7"/>
    <w:rPr>
      <w:rFonts w:ascii="Calibri" w:hAnsi="Calibri"/>
      <w:kern w:val="2"/>
      <w:sz w:val="21"/>
      <w:szCs w:val="22"/>
    </w:rPr>
  </w:style>
  <w:style w:type="paragraph" w:styleId="ac">
    <w:name w:val="annotation text"/>
    <w:basedOn w:val="a"/>
    <w:link w:val="Char3"/>
    <w:semiHidden/>
    <w:unhideWhenUsed/>
    <w:qFormat/>
    <w:rsid w:val="00B33D41"/>
    <w:pPr>
      <w:jc w:val="left"/>
    </w:pPr>
  </w:style>
  <w:style w:type="character" w:customStyle="1" w:styleId="Char3">
    <w:name w:val="批注文字 Char"/>
    <w:link w:val="ac"/>
    <w:semiHidden/>
    <w:rsid w:val="00B33D41"/>
    <w:rPr>
      <w:rFonts w:ascii="Calibri" w:hAnsi="Calibri"/>
      <w:kern w:val="2"/>
      <w:sz w:val="21"/>
      <w:szCs w:val="22"/>
    </w:rPr>
  </w:style>
  <w:style w:type="character" w:customStyle="1" w:styleId="3Char">
    <w:name w:val="标题 3 Char"/>
    <w:link w:val="3"/>
    <w:uiPriority w:val="9"/>
    <w:semiHidden/>
    <w:rsid w:val="00A81D5F"/>
    <w:rPr>
      <w:rFonts w:ascii="Calibri" w:hAnsi="Calibri"/>
      <w:b/>
      <w:bCs/>
      <w:kern w:val="2"/>
      <w:sz w:val="32"/>
      <w:szCs w:val="32"/>
    </w:rPr>
  </w:style>
  <w:style w:type="paragraph" w:styleId="ad">
    <w:name w:val="Balloon Text"/>
    <w:basedOn w:val="a"/>
    <w:link w:val="Char4"/>
    <w:semiHidden/>
    <w:unhideWhenUsed/>
    <w:rsid w:val="00BC20F2"/>
    <w:rPr>
      <w:sz w:val="18"/>
      <w:szCs w:val="18"/>
    </w:rPr>
  </w:style>
  <w:style w:type="character" w:customStyle="1" w:styleId="Char4">
    <w:name w:val="批注框文本 Char"/>
    <w:link w:val="ad"/>
    <w:semiHidden/>
    <w:rsid w:val="00BC20F2"/>
    <w:rPr>
      <w:rFonts w:ascii="Calibri" w:hAnsi="Calibri"/>
      <w:kern w:val="2"/>
      <w:sz w:val="18"/>
      <w:szCs w:val="18"/>
    </w:rPr>
  </w:style>
  <w:style w:type="paragraph" w:styleId="ae">
    <w:name w:val="annotation subject"/>
    <w:basedOn w:val="ac"/>
    <w:next w:val="ac"/>
    <w:link w:val="Char5"/>
    <w:semiHidden/>
    <w:unhideWhenUsed/>
    <w:rsid w:val="00FF0BC8"/>
    <w:rPr>
      <w:b/>
      <w:bCs/>
    </w:rPr>
  </w:style>
  <w:style w:type="character" w:customStyle="1" w:styleId="Char5">
    <w:name w:val="批注主题 Char"/>
    <w:link w:val="ae"/>
    <w:semiHidden/>
    <w:rsid w:val="00FF0BC8"/>
    <w:rPr>
      <w:rFonts w:ascii="Calibri" w:hAnsi="Calibri"/>
      <w:b/>
      <w:bCs/>
      <w:kern w:val="2"/>
      <w:sz w:val="21"/>
      <w:szCs w:val="22"/>
    </w:rPr>
  </w:style>
  <w:style w:type="paragraph" w:styleId="af">
    <w:name w:val="List Paragraph"/>
    <w:basedOn w:val="a"/>
    <w:uiPriority w:val="99"/>
    <w:rsid w:val="006C7D1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18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9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2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yyfaxgroup.com/aboutUs/newUserGuide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www.yyfax.com/web/h5/toyyfax.html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0.png"/><Relationship Id="rId35" Type="http://schemas.microsoft.com/office/2011/relationships/people" Target="peop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0A600E6-D71F-4555-B258-4A2D6E9639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2022</TotalTime>
  <Pages>21</Pages>
  <Words>1683</Words>
  <Characters>9596</Characters>
  <Application>Microsoft Office Word</Application>
  <DocSecurity>0</DocSecurity>
  <Lines>79</Lines>
  <Paragraphs>22</Paragraphs>
  <ScaleCrop>false</ScaleCrop>
  <Company/>
  <LinksUpToDate>false</LinksUpToDate>
  <CharactersWithSpaces>11257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XXX需求（微软雅黑加粗，小三，居中）</dc:title>
  <dc:creator>lenovo</dc:creator>
  <cp:lastModifiedBy>SZ_00_50</cp:lastModifiedBy>
  <cp:revision>208</cp:revision>
  <dcterms:created xsi:type="dcterms:W3CDTF">2016-04-05T07:18:00Z</dcterms:created>
  <dcterms:modified xsi:type="dcterms:W3CDTF">2018-10-08T10:41:00Z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