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2EFD9" w:themeColor="accent6" w:themeTint="33"/>
  <w:body>
    <w:p w:rsidR="00190E79" w:rsidRPr="00B274D9" w:rsidRDefault="00503F58" w:rsidP="00190E79">
      <w:pPr>
        <w:pStyle w:val="a5"/>
        <w:jc w:val="center"/>
      </w:pPr>
      <w:r>
        <w:rPr>
          <w:rFonts w:hint="eastAsia"/>
        </w:rPr>
        <w:t>友</w:t>
      </w:r>
      <w:r w:rsidR="00810BF1">
        <w:rPr>
          <w:rFonts w:hint="eastAsia"/>
        </w:rPr>
        <w:t>好文</w:t>
      </w:r>
      <w:r w:rsidR="00C60530">
        <w:rPr>
          <w:rFonts w:hint="eastAsia"/>
        </w:rPr>
        <w:t>资讯</w:t>
      </w:r>
      <w:r w:rsidR="00C60530">
        <w:t>模块</w:t>
      </w:r>
      <w:r w:rsidR="007E622D">
        <w:rPr>
          <w:rFonts w:hint="eastAsia"/>
        </w:rPr>
        <w:t>前端</w:t>
      </w:r>
      <w:r w:rsidR="00190E79" w:rsidRPr="00B274D9">
        <w:t>需求</w:t>
      </w:r>
    </w:p>
    <w:p w:rsidR="00190E79" w:rsidRDefault="00332EA3" w:rsidP="00190E79">
      <w:pPr>
        <w:pStyle w:val="a6"/>
        <w:jc w:val="center"/>
      </w:pPr>
      <w:r>
        <w:rPr>
          <w:rFonts w:hint="eastAsia"/>
        </w:rPr>
        <w:t xml:space="preserve">曾晓强 </w:t>
      </w:r>
    </w:p>
    <w:p w:rsidR="00332EA3" w:rsidRPr="00332EA3" w:rsidRDefault="00332EA3" w:rsidP="00332EA3">
      <w:r>
        <w:rPr>
          <w:rFonts w:hint="eastAsia"/>
        </w:rPr>
        <w:t>修订</w:t>
      </w:r>
      <w:r>
        <w:t>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5670"/>
        <w:gridCol w:w="1405"/>
      </w:tblGrid>
      <w:tr w:rsidR="00332EA3" w:rsidTr="00332EA3">
        <w:tc>
          <w:tcPr>
            <w:tcW w:w="1555" w:type="dxa"/>
          </w:tcPr>
          <w:p w:rsidR="00332EA3" w:rsidRDefault="00332EA3" w:rsidP="00332EA3">
            <w:r>
              <w:rPr>
                <w:rFonts w:hint="eastAsia"/>
              </w:rPr>
              <w:t>修订</w:t>
            </w:r>
            <w:r>
              <w:t>时间</w:t>
            </w:r>
          </w:p>
        </w:tc>
        <w:tc>
          <w:tcPr>
            <w:tcW w:w="5670" w:type="dxa"/>
          </w:tcPr>
          <w:p w:rsidR="00332EA3" w:rsidRDefault="00332EA3" w:rsidP="00332EA3">
            <w:r>
              <w:rPr>
                <w:rFonts w:hint="eastAsia"/>
              </w:rPr>
              <w:t>说明</w:t>
            </w:r>
          </w:p>
        </w:tc>
        <w:tc>
          <w:tcPr>
            <w:tcW w:w="1405" w:type="dxa"/>
          </w:tcPr>
          <w:p w:rsidR="00332EA3" w:rsidRDefault="00332EA3" w:rsidP="00332EA3">
            <w:r>
              <w:rPr>
                <w:rFonts w:hint="eastAsia"/>
              </w:rPr>
              <w:t>版本</w:t>
            </w:r>
          </w:p>
        </w:tc>
      </w:tr>
      <w:tr w:rsidR="00332EA3" w:rsidTr="00332EA3">
        <w:tc>
          <w:tcPr>
            <w:tcW w:w="1555" w:type="dxa"/>
          </w:tcPr>
          <w:p w:rsidR="00332EA3" w:rsidRDefault="00004FD9" w:rsidP="00332EA3">
            <w:r>
              <w:t>2018-7-5 13:42:22</w:t>
            </w:r>
          </w:p>
        </w:tc>
        <w:tc>
          <w:tcPr>
            <w:tcW w:w="5670" w:type="dxa"/>
          </w:tcPr>
          <w:p w:rsidR="00332EA3" w:rsidRDefault="00D40BD4" w:rsidP="00332EA3">
            <w:r>
              <w:rPr>
                <w:rFonts w:hint="eastAsia"/>
              </w:rPr>
              <w:t>创建</w:t>
            </w:r>
            <w:r>
              <w:t>文档</w:t>
            </w:r>
          </w:p>
        </w:tc>
        <w:tc>
          <w:tcPr>
            <w:tcW w:w="1405" w:type="dxa"/>
          </w:tcPr>
          <w:p w:rsidR="00332EA3" w:rsidRDefault="00D40BD4" w:rsidP="00332EA3">
            <w:r>
              <w:t>V1.0</w:t>
            </w:r>
          </w:p>
        </w:tc>
      </w:tr>
      <w:tr w:rsidR="00E77E6E" w:rsidTr="00332EA3">
        <w:tc>
          <w:tcPr>
            <w:tcW w:w="1555" w:type="dxa"/>
          </w:tcPr>
          <w:p w:rsidR="00E77E6E" w:rsidRDefault="00E77E6E" w:rsidP="00332EA3">
            <w:r>
              <w:t>2018-7-12 11:49:41</w:t>
            </w:r>
          </w:p>
        </w:tc>
        <w:tc>
          <w:tcPr>
            <w:tcW w:w="5670" w:type="dxa"/>
          </w:tcPr>
          <w:p w:rsidR="00E77E6E" w:rsidRDefault="00E77E6E" w:rsidP="00332EA3">
            <w:r>
              <w:rPr>
                <w:rFonts w:hint="eastAsia"/>
              </w:rPr>
              <w:t>文章</w:t>
            </w:r>
            <w:r>
              <w:t>详情页、话题详情页</w:t>
            </w:r>
            <w:r>
              <w:rPr>
                <w:rFonts w:hint="eastAsia"/>
              </w:rPr>
              <w:t>新增“不显示</w:t>
            </w:r>
            <w:r>
              <w:t>评论”</w:t>
            </w:r>
            <w:r>
              <w:rPr>
                <w:rFonts w:hint="eastAsia"/>
              </w:rPr>
              <w:t>逻辑</w:t>
            </w:r>
          </w:p>
        </w:tc>
        <w:tc>
          <w:tcPr>
            <w:tcW w:w="1405" w:type="dxa"/>
          </w:tcPr>
          <w:p w:rsidR="00E77E6E" w:rsidRDefault="00E77E6E" w:rsidP="00332EA3">
            <w:r>
              <w:t>V1.1</w:t>
            </w:r>
          </w:p>
        </w:tc>
      </w:tr>
      <w:tr w:rsidR="00BA77B2" w:rsidTr="00332EA3">
        <w:tc>
          <w:tcPr>
            <w:tcW w:w="1555" w:type="dxa"/>
          </w:tcPr>
          <w:p w:rsidR="00BA77B2" w:rsidRDefault="00BA77B2" w:rsidP="00332EA3">
            <w:r>
              <w:t>2018-7-13 14:57:41</w:t>
            </w:r>
          </w:p>
        </w:tc>
        <w:tc>
          <w:tcPr>
            <w:tcW w:w="5670" w:type="dxa"/>
          </w:tcPr>
          <w:p w:rsidR="00BA77B2" w:rsidRDefault="00BA77B2" w:rsidP="004612C8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刷新</w:t>
            </w:r>
            <w:r>
              <w:t>按钮调整；</w:t>
            </w:r>
          </w:p>
          <w:p w:rsidR="00BA77B2" w:rsidRDefault="00BA77B2" w:rsidP="004612C8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消息</w:t>
            </w:r>
            <w:r>
              <w:t>中心点赞消息提示模板修改；</w:t>
            </w:r>
          </w:p>
          <w:p w:rsidR="00BA77B2" w:rsidRDefault="00BA77B2" w:rsidP="004612C8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调整</w:t>
            </w:r>
            <w:r>
              <w:t>评论排序规则；</w:t>
            </w:r>
          </w:p>
          <w:p w:rsidR="00BA77B2" w:rsidRDefault="00BA77B2" w:rsidP="004612C8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分享</w:t>
            </w:r>
            <w:r>
              <w:t>按钮位置调整</w:t>
            </w:r>
            <w:r>
              <w:rPr>
                <w:rFonts w:hint="eastAsia"/>
              </w:rPr>
              <w:t>等</w:t>
            </w:r>
            <w:r>
              <w:t>其它交互调整；</w:t>
            </w:r>
          </w:p>
        </w:tc>
        <w:tc>
          <w:tcPr>
            <w:tcW w:w="1405" w:type="dxa"/>
          </w:tcPr>
          <w:p w:rsidR="00BA77B2" w:rsidRDefault="00F16A80" w:rsidP="00332EA3">
            <w:r>
              <w:t>V1.2</w:t>
            </w:r>
          </w:p>
        </w:tc>
      </w:tr>
      <w:tr w:rsidR="00635D26" w:rsidTr="00332EA3">
        <w:trPr>
          <w:ins w:id="0" w:author="xiaoqiang zeng" w:date="2018-07-24T09:54:00Z"/>
        </w:trPr>
        <w:tc>
          <w:tcPr>
            <w:tcW w:w="1555" w:type="dxa"/>
          </w:tcPr>
          <w:p w:rsidR="00635D26" w:rsidRDefault="00635D26" w:rsidP="00332EA3">
            <w:pPr>
              <w:rPr>
                <w:ins w:id="1" w:author="xiaoqiang zeng" w:date="2018-07-24T09:54:00Z"/>
              </w:rPr>
            </w:pPr>
            <w:ins w:id="2" w:author="xiaoqiang zeng" w:date="2018-07-24T09:54:00Z">
              <w:r>
                <w:rPr>
                  <w:rFonts w:hint="eastAsia"/>
                </w:rPr>
                <w:t>2018-7-24 09:54:37</w:t>
              </w:r>
            </w:ins>
          </w:p>
        </w:tc>
        <w:tc>
          <w:tcPr>
            <w:tcW w:w="5670" w:type="dxa"/>
          </w:tcPr>
          <w:p w:rsidR="00635D26" w:rsidRDefault="00635D26">
            <w:pPr>
              <w:pStyle w:val="a7"/>
              <w:numPr>
                <w:ilvl w:val="0"/>
                <w:numId w:val="48"/>
              </w:numPr>
              <w:rPr>
                <w:ins w:id="3" w:author="xiaoqiang zeng" w:date="2018-07-24T09:54:00Z"/>
              </w:rPr>
              <w:pPrChange w:id="4" w:author="xiaoqiang zeng" w:date="2018-07-24T09:54:00Z">
                <w:pPr>
                  <w:pStyle w:val="a7"/>
                  <w:numPr>
                    <w:numId w:val="46"/>
                  </w:numPr>
                  <w:ind w:hanging="360"/>
                </w:pPr>
              </w:pPrChange>
            </w:pPr>
            <w:ins w:id="5" w:author="xiaoqiang zeng" w:date="2018-07-24T09:55:00Z">
              <w:r>
                <w:fldChar w:fldCharType="begin"/>
              </w:r>
              <w:r>
                <w:instrText xml:space="preserve"> HYPERLINK  \l "_积分变动文案" </w:instrText>
              </w:r>
              <w:r>
                <w:fldChar w:fldCharType="separate"/>
              </w:r>
              <w:r w:rsidRPr="00635D26">
                <w:rPr>
                  <w:rStyle w:val="a9"/>
                </w:rPr>
                <w:t>积分</w:t>
              </w:r>
              <w:r w:rsidRPr="00635D26">
                <w:rPr>
                  <w:rStyle w:val="a9"/>
                  <w:rFonts w:hint="eastAsia"/>
                </w:rPr>
                <w:t>中心增加投票</w:t>
              </w:r>
              <w:r w:rsidRPr="00635D26">
                <w:rPr>
                  <w:rStyle w:val="a9"/>
                </w:rPr>
                <w:t>相关的积分变动记录</w:t>
              </w:r>
              <w:r w:rsidRPr="00635D26">
                <w:rPr>
                  <w:rStyle w:val="a9"/>
                  <w:rFonts w:hint="eastAsia"/>
                </w:rPr>
                <w:t>；</w:t>
              </w:r>
              <w:r>
                <w:fldChar w:fldCharType="end"/>
              </w:r>
            </w:ins>
          </w:p>
        </w:tc>
        <w:tc>
          <w:tcPr>
            <w:tcW w:w="1405" w:type="dxa"/>
          </w:tcPr>
          <w:p w:rsidR="00635D26" w:rsidRDefault="00635D26" w:rsidP="00332EA3">
            <w:pPr>
              <w:rPr>
                <w:ins w:id="6" w:author="xiaoqiang zeng" w:date="2018-07-24T09:54:00Z"/>
              </w:rPr>
            </w:pPr>
            <w:ins w:id="7" w:author="xiaoqiang zeng" w:date="2018-07-24T09:55:00Z">
              <w:r>
                <w:t>V1.3</w:t>
              </w:r>
            </w:ins>
          </w:p>
        </w:tc>
      </w:tr>
    </w:tbl>
    <w:p w:rsidR="00332EA3" w:rsidRPr="00332EA3" w:rsidRDefault="00332EA3" w:rsidP="00332EA3"/>
    <w:p w:rsidR="00FF427C" w:rsidRDefault="00EA2F1C" w:rsidP="00EA2F1C">
      <w:pPr>
        <w:pStyle w:val="1"/>
        <w:numPr>
          <w:ilvl w:val="0"/>
          <w:numId w:val="1"/>
        </w:numPr>
      </w:pPr>
      <w:r w:rsidRPr="00B274D9">
        <w:rPr>
          <w:rFonts w:hint="eastAsia"/>
        </w:rPr>
        <w:t>需求</w:t>
      </w:r>
      <w:r w:rsidR="00B47698">
        <w:rPr>
          <w:rFonts w:hint="eastAsia"/>
        </w:rPr>
        <w:t>背景</w:t>
      </w:r>
    </w:p>
    <w:p w:rsidR="00810BF1" w:rsidRPr="00810BF1" w:rsidRDefault="00990884" w:rsidP="00810BF1">
      <w:r>
        <w:rPr>
          <w:rFonts w:hint="eastAsia"/>
        </w:rPr>
        <w:t>好文</w:t>
      </w:r>
      <w:r>
        <w:t>模块是独立于投资模块外的一个独立的资讯模块。目的是</w:t>
      </w:r>
      <w:r>
        <w:rPr>
          <w:rFonts w:hint="eastAsia"/>
        </w:rPr>
        <w:t>通过为</w:t>
      </w:r>
      <w:r>
        <w:t>用户提供</w:t>
      </w:r>
      <w:r>
        <w:rPr>
          <w:rFonts w:hint="eastAsia"/>
        </w:rPr>
        <w:t>优质</w:t>
      </w:r>
      <w:r>
        <w:t>资讯或独家资讯</w:t>
      </w:r>
      <w:r>
        <w:rPr>
          <w:rFonts w:hint="eastAsia"/>
        </w:rPr>
        <w:t>，</w:t>
      </w:r>
      <w:r>
        <w:t>来提高用户活跃和留存率</w:t>
      </w:r>
      <w:r w:rsidR="00B47698">
        <w:rPr>
          <w:rFonts w:hint="eastAsia"/>
        </w:rPr>
        <w:t>。</w:t>
      </w:r>
    </w:p>
    <w:p w:rsidR="00EA2F1C" w:rsidRDefault="007E622D" w:rsidP="00EA2F1C">
      <w:pPr>
        <w:pStyle w:val="1"/>
        <w:numPr>
          <w:ilvl w:val="0"/>
          <w:numId w:val="1"/>
        </w:numPr>
      </w:pPr>
      <w:r>
        <w:rPr>
          <w:rFonts w:hint="eastAsia"/>
        </w:rPr>
        <w:t>需求</w:t>
      </w:r>
      <w:r>
        <w:t>信息</w:t>
      </w:r>
    </w:p>
    <w:p w:rsidR="007E622D" w:rsidRDefault="007E622D" w:rsidP="00174C02">
      <w:pPr>
        <w:pStyle w:val="2"/>
        <w:numPr>
          <w:ilvl w:val="0"/>
          <w:numId w:val="4"/>
        </w:numPr>
      </w:pPr>
      <w:r>
        <w:rPr>
          <w:rFonts w:hint="eastAsia"/>
        </w:rPr>
        <w:t>影响</w:t>
      </w:r>
      <w:r>
        <w:t>平台</w:t>
      </w:r>
    </w:p>
    <w:p w:rsidR="007E622D" w:rsidRDefault="007E622D" w:rsidP="007E622D">
      <w:r>
        <w:rPr>
          <w:rFonts w:hint="eastAsia"/>
        </w:rPr>
        <w:t>友金所</w:t>
      </w:r>
      <w:r>
        <w:t>APP</w:t>
      </w:r>
      <w:r>
        <w:rPr>
          <w:rFonts w:hint="eastAsia"/>
        </w:rPr>
        <w:t>、</w:t>
      </w:r>
      <w:r>
        <w:t>友金所</w:t>
      </w:r>
      <w:r>
        <w:rPr>
          <w:rFonts w:hint="eastAsia"/>
        </w:rPr>
        <w:t>H5；</w:t>
      </w:r>
    </w:p>
    <w:p w:rsidR="00B47698" w:rsidRDefault="00B47698" w:rsidP="00174C02">
      <w:pPr>
        <w:pStyle w:val="2"/>
        <w:numPr>
          <w:ilvl w:val="0"/>
          <w:numId w:val="4"/>
        </w:numPr>
      </w:pPr>
      <w:r>
        <w:rPr>
          <w:rFonts w:hint="eastAsia"/>
        </w:rPr>
        <w:t>数据需求</w:t>
      </w:r>
    </w:p>
    <w:p w:rsidR="00B47698" w:rsidRDefault="00B47698" w:rsidP="00B47698">
      <w:r>
        <w:rPr>
          <w:rFonts w:hint="eastAsia"/>
        </w:rPr>
        <w:t>需要</w:t>
      </w:r>
      <w:r>
        <w:t>支持神策统计</w:t>
      </w:r>
      <w:r w:rsidR="00A346F8">
        <w:rPr>
          <w:rFonts w:hint="eastAsia"/>
        </w:rPr>
        <w:t>；</w:t>
      </w:r>
    </w:p>
    <w:p w:rsidR="0000335F" w:rsidRPr="00773210" w:rsidRDefault="0000335F" w:rsidP="003A76DF">
      <w:pPr>
        <w:pStyle w:val="3"/>
        <w:numPr>
          <w:ilvl w:val="0"/>
          <w:numId w:val="32"/>
        </w:numPr>
      </w:pPr>
      <w:r>
        <w:rPr>
          <w:rFonts w:hint="eastAsia"/>
        </w:rPr>
        <w:t>H5页面接入神策</w:t>
      </w:r>
      <w:r>
        <w:t>统计</w:t>
      </w:r>
    </w:p>
    <w:p w:rsidR="0000335F" w:rsidRDefault="0000335F" w:rsidP="0000335F">
      <w:r>
        <w:rPr>
          <w:rFonts w:hint="eastAsia"/>
        </w:rPr>
        <w:t>使用H5</w:t>
      </w:r>
      <w:r>
        <w:t>实现</w:t>
      </w:r>
      <w:r>
        <w:rPr>
          <w:rFonts w:hint="eastAsia"/>
        </w:rPr>
        <w:t>的：</w:t>
      </w:r>
    </w:p>
    <w:p w:rsidR="0000335F" w:rsidRDefault="0000335F" w:rsidP="003A76DF">
      <w:pPr>
        <w:pStyle w:val="a7"/>
        <w:numPr>
          <w:ilvl w:val="0"/>
          <w:numId w:val="33"/>
        </w:numPr>
      </w:pPr>
      <w:r>
        <w:rPr>
          <w:rFonts w:hint="eastAsia"/>
        </w:rPr>
        <w:t>话题/文章</w:t>
      </w:r>
      <w:r>
        <w:t>详情页</w:t>
      </w:r>
      <w:r>
        <w:rPr>
          <w:rFonts w:hint="eastAsia"/>
        </w:rPr>
        <w:t>；</w:t>
      </w:r>
    </w:p>
    <w:p w:rsidR="0000335F" w:rsidRDefault="0000335F" w:rsidP="003A76DF">
      <w:pPr>
        <w:pStyle w:val="a7"/>
        <w:numPr>
          <w:ilvl w:val="0"/>
          <w:numId w:val="33"/>
        </w:numPr>
      </w:pPr>
      <w:r>
        <w:rPr>
          <w:rFonts w:hint="eastAsia"/>
        </w:rPr>
        <w:lastRenderedPageBreak/>
        <w:t>消息</w:t>
      </w:r>
      <w:r>
        <w:t>中心页；</w:t>
      </w:r>
    </w:p>
    <w:p w:rsidR="0000335F" w:rsidRDefault="0000335F" w:rsidP="003A76DF">
      <w:pPr>
        <w:pStyle w:val="a7"/>
        <w:numPr>
          <w:ilvl w:val="0"/>
          <w:numId w:val="33"/>
        </w:numPr>
      </w:pPr>
      <w:r>
        <w:rPr>
          <w:rFonts w:hint="eastAsia"/>
        </w:rPr>
        <w:t>评论</w:t>
      </w:r>
      <w:r>
        <w:t>编辑页；</w:t>
      </w:r>
    </w:p>
    <w:p w:rsidR="0000335F" w:rsidRDefault="0000335F" w:rsidP="0000335F">
      <w:r>
        <w:rPr>
          <w:rFonts w:hint="eastAsia"/>
        </w:rPr>
        <w:t>都需要接入</w:t>
      </w:r>
      <w:r>
        <w:t>神策统计</w:t>
      </w:r>
      <w:r>
        <w:rPr>
          <w:rFonts w:hint="eastAsia"/>
        </w:rPr>
        <w:t>SDK；</w:t>
      </w:r>
    </w:p>
    <w:p w:rsidR="0000335F" w:rsidRPr="00773210" w:rsidRDefault="0000335F" w:rsidP="003A76DF">
      <w:pPr>
        <w:pStyle w:val="3"/>
        <w:numPr>
          <w:ilvl w:val="0"/>
          <w:numId w:val="32"/>
        </w:numPr>
      </w:pPr>
      <w:r>
        <w:rPr>
          <w:rFonts w:hint="eastAsia"/>
        </w:rPr>
        <w:t>H5页面</w:t>
      </w:r>
      <w:r>
        <w:t>交互按钮</w:t>
      </w:r>
    </w:p>
    <w:p w:rsidR="0000335F" w:rsidRPr="007E622D" w:rsidRDefault="0000335F" w:rsidP="00B47698">
      <w:pPr>
        <w:rPr>
          <w:noProof/>
        </w:rPr>
      </w:pPr>
      <w:r w:rsidRPr="00E31381">
        <w:rPr>
          <w:noProof/>
        </w:rPr>
        <w:t xml:space="preserve"> </w:t>
      </w:r>
      <w:r>
        <w:rPr>
          <w:noProof/>
        </w:rPr>
        <w:t>好文</w:t>
      </w:r>
      <w:r>
        <w:rPr>
          <w:rFonts w:hint="eastAsia"/>
          <w:noProof/>
        </w:rPr>
        <w:t>H5页面</w:t>
      </w:r>
      <w:r>
        <w:rPr>
          <w:noProof/>
        </w:rPr>
        <w:t>中的</w:t>
      </w:r>
      <w:r>
        <w:rPr>
          <w:rFonts w:hint="eastAsia"/>
          <w:noProof/>
        </w:rPr>
        <w:t>可</w:t>
      </w:r>
      <w:r>
        <w:rPr>
          <w:noProof/>
        </w:rPr>
        <w:t>点击交互按钮，需要用</w:t>
      </w:r>
      <w:r>
        <w:rPr>
          <w:rFonts w:hint="eastAsia"/>
          <w:noProof/>
        </w:rPr>
        <w:t>&lt;</w:t>
      </w:r>
      <w:r>
        <w:rPr>
          <w:noProof/>
        </w:rPr>
        <w:t>a</w:t>
      </w:r>
      <w:r>
        <w:rPr>
          <w:rFonts w:hint="eastAsia"/>
          <w:noProof/>
        </w:rPr>
        <w:t>&gt;、&lt;</w:t>
      </w:r>
      <w:r>
        <w:rPr>
          <w:noProof/>
        </w:rPr>
        <w:t>button</w:t>
      </w:r>
      <w:r>
        <w:rPr>
          <w:rFonts w:hint="eastAsia"/>
          <w:noProof/>
        </w:rPr>
        <w:t>&gt;、</w:t>
      </w:r>
      <w:r>
        <w:rPr>
          <w:noProof/>
        </w:rPr>
        <w:t>&lt;input&gt;</w:t>
      </w:r>
      <w:r>
        <w:rPr>
          <w:rFonts w:hint="eastAsia"/>
          <w:noProof/>
        </w:rPr>
        <w:t>这</w:t>
      </w:r>
      <w:r>
        <w:rPr>
          <w:noProof/>
        </w:rPr>
        <w:t>三种</w:t>
      </w:r>
      <w:r>
        <w:rPr>
          <w:rFonts w:hint="eastAsia"/>
          <w:noProof/>
        </w:rPr>
        <w:t>标签来</w:t>
      </w:r>
      <w:r>
        <w:rPr>
          <w:noProof/>
        </w:rPr>
        <w:t>实现，否则</w:t>
      </w:r>
      <w:r>
        <w:rPr>
          <w:rFonts w:hint="eastAsia"/>
          <w:noProof/>
        </w:rPr>
        <w:t>神策SDK的</w:t>
      </w:r>
      <w:r>
        <w:rPr>
          <w:noProof/>
        </w:rPr>
        <w:t>自动采集</w:t>
      </w:r>
      <w:r>
        <w:rPr>
          <w:rFonts w:hint="eastAsia"/>
          <w:noProof/>
        </w:rPr>
        <w:t>功能</w:t>
      </w:r>
      <w:r>
        <w:rPr>
          <w:noProof/>
        </w:rPr>
        <w:t>无法采集到</w:t>
      </w:r>
      <w:r>
        <w:rPr>
          <w:rFonts w:hint="eastAsia"/>
          <w:noProof/>
        </w:rPr>
        <w:t>点击</w:t>
      </w:r>
      <w:r>
        <w:rPr>
          <w:noProof/>
        </w:rPr>
        <w:t>事件。</w:t>
      </w:r>
    </w:p>
    <w:p w:rsidR="00EA2F1C" w:rsidRPr="00B274D9" w:rsidRDefault="00EA2F1C" w:rsidP="00EA2F1C">
      <w:pPr>
        <w:pStyle w:val="1"/>
        <w:numPr>
          <w:ilvl w:val="0"/>
          <w:numId w:val="1"/>
        </w:numPr>
      </w:pPr>
      <w:r w:rsidRPr="00B274D9">
        <w:lastRenderedPageBreak/>
        <w:t>需求</w:t>
      </w:r>
      <w:r w:rsidR="00524B8F">
        <w:rPr>
          <w:rFonts w:hint="eastAsia"/>
        </w:rPr>
        <w:t>概述</w:t>
      </w:r>
    </w:p>
    <w:p w:rsidR="00A772D7" w:rsidRDefault="001D269C" w:rsidP="00174C02">
      <w:pPr>
        <w:pStyle w:val="2"/>
        <w:numPr>
          <w:ilvl w:val="0"/>
          <w:numId w:val="2"/>
        </w:numPr>
      </w:pPr>
      <w:r>
        <w:rPr>
          <w:rFonts w:hint="eastAsia"/>
        </w:rPr>
        <w:t>界面</w:t>
      </w:r>
    </w:p>
    <w:p w:rsidR="001D269C" w:rsidRDefault="001D269C" w:rsidP="00174C02">
      <w:pPr>
        <w:pStyle w:val="3"/>
        <w:numPr>
          <w:ilvl w:val="0"/>
          <w:numId w:val="3"/>
        </w:numPr>
      </w:pPr>
      <w:r>
        <w:rPr>
          <w:rFonts w:hint="eastAsia"/>
        </w:rPr>
        <w:t>发现页</w:t>
      </w:r>
      <w:r>
        <w:t>入口</w:t>
      </w:r>
    </w:p>
    <w:p w:rsidR="001D269C" w:rsidRPr="001D269C" w:rsidRDefault="001E3C7D" w:rsidP="001D269C">
      <w:r>
        <w:rPr>
          <w:noProof/>
        </w:rPr>
        <w:lastRenderedPageBreak/>
        <w:drawing>
          <wp:inline distT="0" distB="0" distL="0" distR="0" wp14:anchorId="07CC0477" wp14:editId="38D40DDE">
            <wp:extent cx="2573020" cy="8229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6A" w:rsidRDefault="00F92D20" w:rsidP="00174C02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话题</w:t>
      </w:r>
      <w:r>
        <w:t>、文章</w:t>
      </w:r>
      <w:r w:rsidR="001D269C">
        <w:t>详情页</w:t>
      </w:r>
    </w:p>
    <w:p w:rsidR="001D269C" w:rsidRPr="001D269C" w:rsidRDefault="002D5126" w:rsidP="001D269C">
      <w:r>
        <w:rPr>
          <w:noProof/>
        </w:rPr>
        <w:drawing>
          <wp:inline distT="0" distB="0" distL="0" distR="0" wp14:anchorId="3A24BFD0" wp14:editId="2EDF50F3">
            <wp:extent cx="2600325" cy="570100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386" cy="57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D20">
        <w:t xml:space="preserve">   </w:t>
      </w:r>
      <w:r>
        <w:rPr>
          <w:noProof/>
        </w:rPr>
        <w:drawing>
          <wp:inline distT="0" distB="0" distL="0" distR="0" wp14:anchorId="48315192" wp14:editId="271318F8">
            <wp:extent cx="2298910" cy="56769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078" cy="56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DF" w:rsidRDefault="00664352" w:rsidP="00174C02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消息</w:t>
      </w:r>
      <w:r>
        <w:t>提示</w:t>
      </w:r>
      <w:r>
        <w:rPr>
          <w:rFonts w:hint="eastAsia"/>
        </w:rPr>
        <w:t>页</w:t>
      </w:r>
    </w:p>
    <w:p w:rsidR="00A35B3F" w:rsidRDefault="00EF2B9F" w:rsidP="00595221">
      <w:r>
        <w:rPr>
          <w:noProof/>
        </w:rPr>
        <w:drawing>
          <wp:inline distT="0" distB="0" distL="0" distR="0" wp14:anchorId="22B1AE26" wp14:editId="1572A94C">
            <wp:extent cx="2971800" cy="5283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635" cy="52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95" w:rsidRDefault="00225595" w:rsidP="00595221"/>
    <w:p w:rsidR="00225595" w:rsidRDefault="00225595" w:rsidP="00595221"/>
    <w:p w:rsidR="00225595" w:rsidRDefault="00225595" w:rsidP="00595221"/>
    <w:p w:rsidR="00225595" w:rsidRDefault="00225595" w:rsidP="00595221"/>
    <w:p w:rsidR="00225595" w:rsidRDefault="00225595" w:rsidP="00595221"/>
    <w:p w:rsidR="00225595" w:rsidRDefault="00225595" w:rsidP="00595221"/>
    <w:p w:rsidR="00EE2F07" w:rsidRDefault="00EE2F07" w:rsidP="00595221"/>
    <w:p w:rsidR="00EE2F07" w:rsidRDefault="00EE2F07" w:rsidP="00174C02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功能</w:t>
      </w:r>
      <w:r>
        <w:t>模块</w:t>
      </w:r>
    </w:p>
    <w:p w:rsidR="007E31EF" w:rsidRDefault="00CF48C0" w:rsidP="007E31EF">
      <w:r>
        <w:rPr>
          <w:noProof/>
        </w:rPr>
        <w:drawing>
          <wp:inline distT="0" distB="0" distL="0" distR="0" wp14:anchorId="6AD572A4" wp14:editId="199BF9F6">
            <wp:extent cx="5124450" cy="5229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7E" w:rsidRDefault="00671D7E" w:rsidP="007E31EF"/>
    <w:p w:rsidR="00524B8F" w:rsidRDefault="00524B8F" w:rsidP="00524B8F">
      <w:pPr>
        <w:pStyle w:val="1"/>
        <w:numPr>
          <w:ilvl w:val="0"/>
          <w:numId w:val="1"/>
        </w:numPr>
      </w:pPr>
      <w:r w:rsidRPr="00B274D9">
        <w:t>需求</w:t>
      </w:r>
      <w:r>
        <w:rPr>
          <w:rFonts w:hint="eastAsia"/>
        </w:rPr>
        <w:t>详述</w:t>
      </w:r>
    </w:p>
    <w:p w:rsidR="005431ED" w:rsidRDefault="005431ED" w:rsidP="00174C02">
      <w:pPr>
        <w:pStyle w:val="2"/>
        <w:numPr>
          <w:ilvl w:val="0"/>
          <w:numId w:val="5"/>
        </w:numPr>
      </w:pPr>
      <w:r>
        <w:rPr>
          <w:rFonts w:hint="eastAsia"/>
        </w:rPr>
        <w:t>发现页</w:t>
      </w:r>
      <w:r>
        <w:t>改造</w:t>
      </w:r>
    </w:p>
    <w:p w:rsidR="005431ED" w:rsidRPr="005431ED" w:rsidRDefault="005431ED" w:rsidP="005431ED">
      <w:r>
        <w:rPr>
          <w:rFonts w:hint="eastAsia"/>
        </w:rPr>
        <w:t>发现页</w:t>
      </w:r>
      <w:r>
        <w:t>的</w:t>
      </w:r>
      <w:r w:rsidR="002618F0">
        <w:rPr>
          <w:rFonts w:hint="eastAsia"/>
        </w:rPr>
        <w:t>网格视图</w:t>
      </w:r>
      <w:r w:rsidR="002618F0">
        <w:t>需要改造为可左右滑动的</w:t>
      </w:r>
      <w:r w:rsidR="002618F0">
        <w:rPr>
          <w:rFonts w:hint="eastAsia"/>
        </w:rPr>
        <w:t>控件。</w:t>
      </w:r>
      <w:r w:rsidR="002618F0">
        <w:t>共</w:t>
      </w:r>
      <w:r w:rsidR="002618F0">
        <w:rPr>
          <w:rFonts w:hint="eastAsia"/>
        </w:rPr>
        <w:t>两页</w:t>
      </w:r>
      <w:r w:rsidR="00231FD6">
        <w:t>，将原来的用户反馈、我的客服、风险偏好</w:t>
      </w:r>
      <w:r w:rsidR="00231FD6">
        <w:rPr>
          <w:rFonts w:hint="eastAsia"/>
        </w:rPr>
        <w:t>、</w:t>
      </w:r>
      <w:r w:rsidR="00231FD6">
        <w:t>中奖</w:t>
      </w:r>
      <w:r w:rsidR="00231FD6">
        <w:rPr>
          <w:rFonts w:hint="eastAsia"/>
        </w:rPr>
        <w:t>纪录</w:t>
      </w:r>
      <w:r w:rsidR="00231FD6">
        <w:t>、新手指引、关于版本</w:t>
      </w:r>
      <w:r w:rsidR="009874FC">
        <w:rPr>
          <w:rFonts w:hint="eastAsia"/>
        </w:rPr>
        <w:t>这</w:t>
      </w:r>
      <w:r w:rsidR="00231FD6">
        <w:rPr>
          <w:rFonts w:hint="eastAsia"/>
        </w:rPr>
        <w:t>6项</w:t>
      </w:r>
      <w:r w:rsidR="00231FD6">
        <w:t>，放置在第二页。</w:t>
      </w:r>
    </w:p>
    <w:p w:rsidR="00671D7E" w:rsidRDefault="00EF2B9F" w:rsidP="00524B8F">
      <w:r>
        <w:rPr>
          <w:noProof/>
        </w:rPr>
        <w:lastRenderedPageBreak/>
        <w:drawing>
          <wp:inline distT="0" distB="0" distL="0" distR="0" wp14:anchorId="0FD119ED" wp14:editId="63DC5E7B">
            <wp:extent cx="2495550" cy="423443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404" cy="42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71A" w:rsidRPr="0041171A">
        <w:rPr>
          <w:noProof/>
        </w:rPr>
        <w:t xml:space="preserve"> </w:t>
      </w:r>
    </w:p>
    <w:p w:rsidR="00615FBD" w:rsidRDefault="00615FBD" w:rsidP="00524B8F">
      <w:r>
        <w:rPr>
          <w:rFonts w:hint="eastAsia"/>
        </w:rPr>
        <w:t>在</w:t>
      </w:r>
      <w:r>
        <w:t>网格视图</w:t>
      </w:r>
      <w:r w:rsidR="00C922B7">
        <w:rPr>
          <w:rFonts w:hint="eastAsia"/>
        </w:rPr>
        <w:t>上方</w:t>
      </w:r>
      <w:r w:rsidR="00C922B7">
        <w:t>，是</w:t>
      </w:r>
      <w:r w:rsidR="00C922B7">
        <w:rPr>
          <w:rFonts w:hint="eastAsia"/>
        </w:rPr>
        <w:t>轮播</w:t>
      </w:r>
      <w:r w:rsidR="00C922B7">
        <w:t>图；</w:t>
      </w:r>
      <w:r>
        <w:t>下方，则是</w:t>
      </w:r>
      <w:r>
        <w:rPr>
          <w:rFonts w:hint="eastAsia"/>
        </w:rPr>
        <w:t>友</w:t>
      </w:r>
      <w:r>
        <w:t>好文</w:t>
      </w:r>
      <w:r>
        <w:rPr>
          <w:rFonts w:hint="eastAsia"/>
        </w:rPr>
        <w:t>模块</w:t>
      </w:r>
      <w:r>
        <w:t>的入口；</w:t>
      </w:r>
    </w:p>
    <w:p w:rsidR="002965EF" w:rsidRDefault="009C0B31" w:rsidP="00174C02">
      <w:pPr>
        <w:pStyle w:val="2"/>
        <w:numPr>
          <w:ilvl w:val="0"/>
          <w:numId w:val="5"/>
        </w:numPr>
      </w:pPr>
      <w:r>
        <w:rPr>
          <w:rFonts w:hint="eastAsia"/>
        </w:rPr>
        <w:t>好文</w:t>
      </w:r>
      <w:r>
        <w:t>入口</w:t>
      </w:r>
    </w:p>
    <w:p w:rsidR="00EE2F07" w:rsidRDefault="00DE7504" w:rsidP="00595221">
      <w:r>
        <w:t>好文</w:t>
      </w:r>
      <w:r>
        <w:rPr>
          <w:rFonts w:hint="eastAsia"/>
        </w:rPr>
        <w:t>的</w:t>
      </w:r>
      <w:r>
        <w:t>入口调整到网格下方</w:t>
      </w:r>
      <w:r w:rsidR="000E780A">
        <w:t>。</w:t>
      </w:r>
      <w:r w:rsidR="009C3957">
        <w:t>好文入口，</w:t>
      </w:r>
      <w:r w:rsidR="00CF0CC8">
        <w:t>需要</w:t>
      </w:r>
      <w:r w:rsidR="00F44A84">
        <w:rPr>
          <w:rFonts w:hint="eastAsia"/>
        </w:rPr>
        <w:t>通过</w:t>
      </w:r>
      <w:r w:rsidR="00F44A84">
        <w:t>后台参数控制是否显示。</w:t>
      </w:r>
    </w:p>
    <w:p w:rsidR="00F44A84" w:rsidRDefault="00F7164C" w:rsidP="00F44A84">
      <w:r>
        <w:rPr>
          <w:rFonts w:hint="eastAsia"/>
        </w:rPr>
        <w:t>好文模块</w:t>
      </w:r>
      <w:r w:rsidR="00F44A84">
        <w:rPr>
          <w:rFonts w:hint="eastAsia"/>
        </w:rPr>
        <w:t>分为3部分</w:t>
      </w:r>
      <w:r w:rsidR="00D6616D">
        <w:rPr>
          <w:rFonts w:hint="eastAsia"/>
        </w:rPr>
        <w:t>，</w:t>
      </w:r>
      <w:r w:rsidR="00D6616D">
        <w:t>下面分章节叙述；</w:t>
      </w:r>
    </w:p>
    <w:p w:rsidR="00A85DA7" w:rsidRDefault="00411417" w:rsidP="00174C02">
      <w:pPr>
        <w:pStyle w:val="2"/>
        <w:numPr>
          <w:ilvl w:val="0"/>
          <w:numId w:val="5"/>
        </w:numPr>
      </w:pPr>
      <w:r>
        <w:rPr>
          <w:rFonts w:hint="eastAsia"/>
        </w:rPr>
        <w:t>【</w:t>
      </w:r>
      <w:r w:rsidR="00A85DA7">
        <w:rPr>
          <w:rFonts w:hint="eastAsia"/>
        </w:rPr>
        <w:t>消息</w:t>
      </w:r>
      <w:r w:rsidR="00A85DA7">
        <w:t>入口</w:t>
      </w:r>
      <w:r>
        <w:rPr>
          <w:rFonts w:hint="eastAsia"/>
        </w:rPr>
        <w:t>】</w:t>
      </w:r>
      <w:r w:rsidR="00A85DA7">
        <w:t>与消息中心</w:t>
      </w:r>
    </w:p>
    <w:p w:rsidR="00857F59" w:rsidRDefault="00857F59" w:rsidP="00174C02">
      <w:pPr>
        <w:pStyle w:val="3"/>
        <w:numPr>
          <w:ilvl w:val="0"/>
          <w:numId w:val="6"/>
        </w:numPr>
      </w:pPr>
      <w:r>
        <w:rPr>
          <w:rFonts w:hint="eastAsia"/>
        </w:rPr>
        <w:t>操作权限</w:t>
      </w:r>
      <w:r>
        <w:t>说明</w:t>
      </w:r>
    </w:p>
    <w:p w:rsidR="003600F7" w:rsidRDefault="00411417" w:rsidP="00A85DA7">
      <w:r>
        <w:rPr>
          <w:rFonts w:hint="eastAsia"/>
        </w:rPr>
        <w:t>【</w:t>
      </w:r>
      <w:r w:rsidR="00A85DA7">
        <w:rPr>
          <w:rFonts w:hint="eastAsia"/>
        </w:rPr>
        <w:t>消息</w:t>
      </w:r>
      <w:r w:rsidR="00A85DA7">
        <w:t>入口</w:t>
      </w:r>
      <w:r>
        <w:rPr>
          <w:rFonts w:hint="eastAsia"/>
        </w:rPr>
        <w:t>】</w:t>
      </w:r>
      <w:r>
        <w:t>被</w:t>
      </w:r>
      <w:r w:rsidR="00A85DA7">
        <w:rPr>
          <w:rFonts w:hint="eastAsia"/>
        </w:rPr>
        <w:t>点击</w:t>
      </w:r>
      <w:r w:rsidR="00A85DA7">
        <w:t>后，需</w:t>
      </w:r>
      <w:r w:rsidR="00A85DA7">
        <w:rPr>
          <w:rFonts w:hint="eastAsia"/>
        </w:rPr>
        <w:t>要</w:t>
      </w:r>
      <w:r>
        <w:rPr>
          <w:rFonts w:hint="eastAsia"/>
        </w:rPr>
        <w:t>验证</w:t>
      </w:r>
      <w:r>
        <w:t>用户的</w:t>
      </w:r>
      <w:r w:rsidR="00A85DA7">
        <w:t>登录态</w:t>
      </w:r>
      <w:r w:rsidR="003600F7">
        <w:rPr>
          <w:rFonts w:hint="eastAsia"/>
        </w:rPr>
        <w:t>：</w:t>
      </w:r>
    </w:p>
    <w:p w:rsidR="00A85DA7" w:rsidRDefault="00A85DA7" w:rsidP="00A85DA7">
      <w:r>
        <w:t>若用户</w:t>
      </w:r>
      <w:r>
        <w:rPr>
          <w:rFonts w:hint="eastAsia"/>
        </w:rPr>
        <w:t>没有</w:t>
      </w:r>
      <w:r>
        <w:t>登录态</w:t>
      </w:r>
      <w:r>
        <w:rPr>
          <w:rFonts w:hint="eastAsia"/>
        </w:rPr>
        <w:t>或</w:t>
      </w:r>
      <w:r>
        <w:t>登录态失效，则进入登录页面</w:t>
      </w:r>
      <w:r>
        <w:rPr>
          <w:rFonts w:hint="eastAsia"/>
        </w:rPr>
        <w:t>，</w:t>
      </w:r>
      <w:r>
        <w:t>登录成功后</w:t>
      </w:r>
      <w:r>
        <w:rPr>
          <w:rFonts w:hint="eastAsia"/>
        </w:rPr>
        <w:t>跳转到</w:t>
      </w:r>
      <w:r w:rsidR="003600F7">
        <w:t>消息中心页</w:t>
      </w:r>
      <w:r w:rsidR="003600F7">
        <w:rPr>
          <w:rFonts w:hint="eastAsia"/>
        </w:rPr>
        <w:t>；</w:t>
      </w:r>
    </w:p>
    <w:p w:rsidR="003600F7" w:rsidRDefault="003600F7" w:rsidP="00A85DA7">
      <w:r>
        <w:rPr>
          <w:rFonts w:hint="eastAsia"/>
        </w:rPr>
        <w:t>若</w:t>
      </w:r>
      <w:r>
        <w:t>有登录态，则进入消息中心页；</w:t>
      </w:r>
    </w:p>
    <w:p w:rsidR="003600F7" w:rsidRDefault="003600F7" w:rsidP="00174C02">
      <w:pPr>
        <w:pStyle w:val="3"/>
        <w:numPr>
          <w:ilvl w:val="0"/>
          <w:numId w:val="6"/>
        </w:numPr>
      </w:pPr>
      <w:r>
        <w:rPr>
          <w:rFonts w:hint="eastAsia"/>
        </w:rPr>
        <w:t>消息</w:t>
      </w:r>
      <w:r>
        <w:t>数量提示逻辑</w:t>
      </w:r>
    </w:p>
    <w:p w:rsidR="00BA482A" w:rsidRDefault="00BA482A" w:rsidP="00BA482A">
      <w:r>
        <w:rPr>
          <w:rFonts w:hint="eastAsia"/>
        </w:rPr>
        <w:t>当</w:t>
      </w:r>
      <w:r>
        <w:t>用户有未读消息时，</w:t>
      </w:r>
      <w:r>
        <w:rPr>
          <w:rFonts w:hint="eastAsia"/>
        </w:rPr>
        <w:t>提示</w:t>
      </w:r>
      <w:r>
        <w:t>未读消息数给用户</w:t>
      </w:r>
      <w:r w:rsidR="000D320D">
        <w:rPr>
          <w:rFonts w:hint="eastAsia"/>
        </w:rPr>
        <w:t>，</w:t>
      </w:r>
      <w:r w:rsidR="000D320D">
        <w:t>如下图：</w:t>
      </w:r>
    </w:p>
    <w:p w:rsidR="000D320D" w:rsidRDefault="00BD3434" w:rsidP="00BA482A">
      <w:r>
        <w:rPr>
          <w:noProof/>
        </w:rPr>
        <w:lastRenderedPageBreak/>
        <w:drawing>
          <wp:inline distT="0" distB="0" distL="0" distR="0" wp14:anchorId="1821762B" wp14:editId="56BF0F29">
            <wp:extent cx="3390900" cy="323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0D" w:rsidRDefault="000D320D" w:rsidP="00174C02">
      <w:pPr>
        <w:pStyle w:val="4"/>
        <w:numPr>
          <w:ilvl w:val="0"/>
          <w:numId w:val="7"/>
        </w:numPr>
      </w:pPr>
      <w:r>
        <w:rPr>
          <w:rFonts w:hint="eastAsia"/>
        </w:rPr>
        <w:t>消息</w:t>
      </w:r>
      <w:r w:rsidR="00B854F0">
        <w:rPr>
          <w:rFonts w:hint="eastAsia"/>
        </w:rPr>
        <w:t>来源</w:t>
      </w:r>
      <w:r w:rsidR="00B854F0">
        <w:t>定义</w:t>
      </w:r>
    </w:p>
    <w:p w:rsidR="000D320D" w:rsidRDefault="000D320D" w:rsidP="000D320D">
      <w:r>
        <w:rPr>
          <w:rFonts w:hint="eastAsia"/>
        </w:rPr>
        <w:t>有</w:t>
      </w:r>
      <w:r>
        <w:t>两类消息：</w:t>
      </w:r>
    </w:p>
    <w:p w:rsidR="000D320D" w:rsidRDefault="000D320D" w:rsidP="00174C02">
      <w:pPr>
        <w:pStyle w:val="a7"/>
        <w:numPr>
          <w:ilvl w:val="0"/>
          <w:numId w:val="8"/>
        </w:numPr>
      </w:pPr>
      <w:r>
        <w:rPr>
          <w:rFonts w:hint="eastAsia"/>
        </w:rPr>
        <w:t>评论</w:t>
      </w:r>
      <w:r>
        <w:t>被点赞通知：当用户发布的评论被其它用户点赞了，</w:t>
      </w:r>
      <w:r>
        <w:rPr>
          <w:rFonts w:hint="eastAsia"/>
        </w:rPr>
        <w:t>触发</w:t>
      </w:r>
      <w:r>
        <w:t>一条消息通知；</w:t>
      </w:r>
    </w:p>
    <w:p w:rsidR="000D320D" w:rsidRPr="000D320D" w:rsidRDefault="006622C4" w:rsidP="00174C02">
      <w:pPr>
        <w:pStyle w:val="a7"/>
        <w:numPr>
          <w:ilvl w:val="0"/>
          <w:numId w:val="8"/>
        </w:numPr>
      </w:pPr>
      <w:r>
        <w:rPr>
          <w:rFonts w:hint="eastAsia"/>
        </w:rPr>
        <w:t>用户</w:t>
      </w:r>
      <w:r>
        <w:t>参与</w:t>
      </w:r>
      <w:r>
        <w:rPr>
          <w:rFonts w:hint="eastAsia"/>
        </w:rPr>
        <w:t>投票</w:t>
      </w:r>
      <w:r>
        <w:t>的</w:t>
      </w:r>
      <w:r>
        <w:rPr>
          <w:rFonts w:hint="eastAsia"/>
        </w:rPr>
        <w:t>PK话题</w:t>
      </w:r>
      <w:r>
        <w:t>判定了投票结果后，触发一条消息</w:t>
      </w:r>
      <w:r>
        <w:rPr>
          <w:rFonts w:hint="eastAsia"/>
        </w:rPr>
        <w:t>通知</w:t>
      </w:r>
      <w:r w:rsidR="000D320D">
        <w:t>；</w:t>
      </w:r>
    </w:p>
    <w:p w:rsidR="000D320D" w:rsidRDefault="000D320D" w:rsidP="00174C02">
      <w:pPr>
        <w:pStyle w:val="4"/>
        <w:numPr>
          <w:ilvl w:val="0"/>
          <w:numId w:val="7"/>
        </w:numPr>
      </w:pPr>
      <w:r>
        <w:rPr>
          <w:rFonts w:hint="eastAsia"/>
        </w:rPr>
        <w:t>未读</w:t>
      </w:r>
      <w:r>
        <w:t>消息</w:t>
      </w:r>
      <w:r>
        <w:rPr>
          <w:rFonts w:hint="eastAsia"/>
        </w:rPr>
        <w:t>的</w:t>
      </w:r>
      <w:r>
        <w:t>定义</w:t>
      </w:r>
    </w:p>
    <w:p w:rsidR="000D320D" w:rsidRDefault="000D320D" w:rsidP="000D320D">
      <w:r>
        <w:rPr>
          <w:rFonts w:hint="eastAsia"/>
        </w:rPr>
        <w:t>用户</w:t>
      </w:r>
      <w:r>
        <w:t>以登录态访问消息中心页时，会</w:t>
      </w:r>
      <w:r>
        <w:rPr>
          <w:rFonts w:hint="eastAsia"/>
        </w:rPr>
        <w:t>有一个</w:t>
      </w:r>
      <w:r>
        <w:t>访问时间。</w:t>
      </w:r>
      <w:r>
        <w:rPr>
          <w:rFonts w:hint="eastAsia"/>
        </w:rPr>
        <w:t>以用户</w:t>
      </w:r>
      <w:r>
        <w:t>最后一次访问消息中心的时间</w:t>
      </w:r>
      <w:r>
        <w:rPr>
          <w:rFonts w:hint="eastAsia"/>
        </w:rPr>
        <w:t>为区分点</w:t>
      </w:r>
      <w:r>
        <w:t>，在这个时间点之前产生的消息，</w:t>
      </w:r>
      <w:r>
        <w:rPr>
          <w:rFonts w:hint="eastAsia"/>
        </w:rPr>
        <w:t>定义为</w:t>
      </w:r>
      <w:r>
        <w:t>已读消息；在这个</w:t>
      </w:r>
      <w:r>
        <w:rPr>
          <w:rFonts w:hint="eastAsia"/>
        </w:rPr>
        <w:t>时间点</w:t>
      </w:r>
      <w:r>
        <w:t>之后产生的消息，定义为</w:t>
      </w:r>
      <w:r>
        <w:rPr>
          <w:rFonts w:hint="eastAsia"/>
        </w:rPr>
        <w:t>未读</w:t>
      </w:r>
      <w:r>
        <w:t>消息；</w:t>
      </w:r>
    </w:p>
    <w:p w:rsidR="000D320D" w:rsidRDefault="000D320D" w:rsidP="00174C02">
      <w:pPr>
        <w:pStyle w:val="4"/>
        <w:numPr>
          <w:ilvl w:val="0"/>
          <w:numId w:val="7"/>
        </w:numPr>
      </w:pPr>
      <w:r>
        <w:rPr>
          <w:rFonts w:hint="eastAsia"/>
        </w:rPr>
        <w:t>未读</w:t>
      </w:r>
      <w:r>
        <w:t>消息</w:t>
      </w:r>
      <w:r>
        <w:rPr>
          <w:rFonts w:hint="eastAsia"/>
        </w:rPr>
        <w:t>数量的显示</w:t>
      </w:r>
      <w:r>
        <w:t>规则</w:t>
      </w:r>
    </w:p>
    <w:p w:rsidR="000D320D" w:rsidRDefault="000D320D" w:rsidP="00174C02">
      <w:pPr>
        <w:pStyle w:val="a7"/>
        <w:numPr>
          <w:ilvl w:val="0"/>
          <w:numId w:val="9"/>
        </w:numPr>
      </w:pPr>
      <w:r>
        <w:rPr>
          <w:rFonts w:hint="eastAsia"/>
        </w:rPr>
        <w:t>当未读</w:t>
      </w:r>
      <w:r>
        <w:t>消息数为</w:t>
      </w:r>
      <w:r>
        <w:rPr>
          <w:rFonts w:hint="eastAsia"/>
        </w:rPr>
        <w:t>0时</w:t>
      </w:r>
      <w:r>
        <w:t>，则</w:t>
      </w:r>
      <w:r>
        <w:rPr>
          <w:rFonts w:hint="eastAsia"/>
        </w:rPr>
        <w:t>不显示</w:t>
      </w:r>
      <w:r>
        <w:t>消息数；</w:t>
      </w:r>
    </w:p>
    <w:p w:rsidR="000D320D" w:rsidRDefault="000D320D" w:rsidP="00174C02">
      <w:pPr>
        <w:pStyle w:val="a7"/>
        <w:numPr>
          <w:ilvl w:val="0"/>
          <w:numId w:val="9"/>
        </w:numPr>
      </w:pPr>
      <w:r>
        <w:rPr>
          <w:rFonts w:hint="eastAsia"/>
        </w:rPr>
        <w:t>当未读</w:t>
      </w:r>
      <w:r>
        <w:t>消息数大于等于</w:t>
      </w:r>
      <w:r>
        <w:rPr>
          <w:rFonts w:hint="eastAsia"/>
        </w:rPr>
        <w:t>1，</w:t>
      </w:r>
      <w:r>
        <w:t>小于等于</w:t>
      </w:r>
      <w:r>
        <w:rPr>
          <w:rFonts w:hint="eastAsia"/>
        </w:rPr>
        <w:t>99时</w:t>
      </w:r>
      <w:r>
        <w:t>，显示</w:t>
      </w:r>
      <w:r>
        <w:rPr>
          <w:rFonts w:hint="eastAsia"/>
        </w:rPr>
        <w:t>括号+具体</w:t>
      </w:r>
      <w:r>
        <w:t>的消息数字</w:t>
      </w:r>
      <w:r>
        <w:rPr>
          <w:rFonts w:hint="eastAsia"/>
        </w:rPr>
        <w:t>，</w:t>
      </w:r>
      <w:r>
        <w:t>如（</w:t>
      </w:r>
      <w:r>
        <w:rPr>
          <w:rFonts w:hint="eastAsia"/>
        </w:rPr>
        <w:t>20</w:t>
      </w:r>
      <w:r>
        <w:t>）</w:t>
      </w:r>
      <w:r>
        <w:rPr>
          <w:rFonts w:hint="eastAsia"/>
        </w:rPr>
        <w:t>；</w:t>
      </w:r>
    </w:p>
    <w:p w:rsidR="000D320D" w:rsidRDefault="000D320D" w:rsidP="00174C02">
      <w:pPr>
        <w:pStyle w:val="a7"/>
        <w:numPr>
          <w:ilvl w:val="0"/>
          <w:numId w:val="9"/>
        </w:numPr>
      </w:pPr>
      <w:r>
        <w:rPr>
          <w:rFonts w:hint="eastAsia"/>
        </w:rPr>
        <w:t>当未读消息</w:t>
      </w:r>
      <w:r>
        <w:t>数大于</w:t>
      </w:r>
      <w:r>
        <w:rPr>
          <w:rFonts w:hint="eastAsia"/>
        </w:rPr>
        <w:t>99时</w:t>
      </w:r>
      <w:r>
        <w:t>，显示</w:t>
      </w:r>
      <w:r>
        <w:rPr>
          <w:rFonts w:hint="eastAsia"/>
        </w:rPr>
        <w:t>：(</w:t>
      </w:r>
      <w:r>
        <w:t>99+</w:t>
      </w:r>
      <w:r>
        <w:rPr>
          <w:rFonts w:hint="eastAsia"/>
        </w:rPr>
        <w:t>)；</w:t>
      </w:r>
    </w:p>
    <w:p w:rsidR="00581A47" w:rsidRDefault="00581A47" w:rsidP="00174C02">
      <w:pPr>
        <w:pStyle w:val="4"/>
        <w:numPr>
          <w:ilvl w:val="0"/>
          <w:numId w:val="7"/>
        </w:numPr>
      </w:pPr>
      <w:r>
        <w:rPr>
          <w:rFonts w:hint="eastAsia"/>
        </w:rPr>
        <w:t>未读消息数量</w:t>
      </w:r>
      <w:r>
        <w:t>提醒的显示逻辑</w:t>
      </w:r>
    </w:p>
    <w:p w:rsidR="00581A47" w:rsidRPr="00581A47" w:rsidRDefault="00581A47" w:rsidP="00581A47">
      <w:r>
        <w:rPr>
          <w:rFonts w:hint="eastAsia"/>
        </w:rPr>
        <w:t>当</w:t>
      </w:r>
      <w:r>
        <w:t>用户登录成功</w:t>
      </w:r>
      <w:r>
        <w:rPr>
          <w:rFonts w:hint="eastAsia"/>
        </w:rPr>
        <w:t>或</w:t>
      </w:r>
      <w:r>
        <w:t>token登录成功后，拉取</w:t>
      </w:r>
      <w:r>
        <w:rPr>
          <w:rFonts w:hint="eastAsia"/>
        </w:rPr>
        <w:t>未读</w:t>
      </w:r>
      <w:r>
        <w:t>消息数</w:t>
      </w:r>
      <w:r>
        <w:rPr>
          <w:rFonts w:hint="eastAsia"/>
        </w:rPr>
        <w:t>，</w:t>
      </w:r>
      <w:r>
        <w:t>并在前端显示；</w:t>
      </w:r>
    </w:p>
    <w:p w:rsidR="0067244C" w:rsidRDefault="0067244C" w:rsidP="00174C02">
      <w:pPr>
        <w:pStyle w:val="4"/>
        <w:numPr>
          <w:ilvl w:val="0"/>
          <w:numId w:val="7"/>
        </w:numPr>
      </w:pPr>
      <w:r>
        <w:rPr>
          <w:rFonts w:hint="eastAsia"/>
        </w:rPr>
        <w:t>未读</w:t>
      </w:r>
      <w:r>
        <w:t>消息</w:t>
      </w:r>
      <w:r>
        <w:rPr>
          <w:rFonts w:hint="eastAsia"/>
        </w:rPr>
        <w:t>数量提醒</w:t>
      </w:r>
      <w:r>
        <w:t>的隐藏逻辑</w:t>
      </w:r>
    </w:p>
    <w:p w:rsidR="0067244C" w:rsidRPr="0067244C" w:rsidRDefault="0067244C" w:rsidP="0067244C">
      <w:r>
        <w:rPr>
          <w:rFonts w:hint="eastAsia"/>
        </w:rPr>
        <w:t>当</w:t>
      </w:r>
      <w:r>
        <w:t>用户点击</w:t>
      </w:r>
      <w:r w:rsidR="00411417">
        <w:rPr>
          <w:rFonts w:hint="eastAsia"/>
        </w:rPr>
        <w:t>【</w:t>
      </w:r>
      <w:r>
        <w:rPr>
          <w:rFonts w:hint="eastAsia"/>
        </w:rPr>
        <w:t>消息入口</w:t>
      </w:r>
      <w:r w:rsidR="00411417">
        <w:rPr>
          <w:rFonts w:hint="eastAsia"/>
        </w:rPr>
        <w:t>】</w:t>
      </w:r>
      <w:r>
        <w:t>后，前端即隐藏</w:t>
      </w:r>
      <w:r>
        <w:rPr>
          <w:rFonts w:hint="eastAsia"/>
        </w:rPr>
        <w:t>维度</w:t>
      </w:r>
      <w:r>
        <w:t>消息数字提示</w:t>
      </w:r>
      <w:r>
        <w:rPr>
          <w:rFonts w:hint="eastAsia"/>
        </w:rPr>
        <w:t>；</w:t>
      </w:r>
    </w:p>
    <w:p w:rsidR="003600F7" w:rsidRPr="003600F7" w:rsidRDefault="003600F7" w:rsidP="00A85DA7"/>
    <w:p w:rsidR="00857F59" w:rsidRDefault="003600F7" w:rsidP="00174C02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消息</w:t>
      </w:r>
      <w:r>
        <w:t>中心页</w:t>
      </w:r>
      <w:r w:rsidR="00FD6C8B">
        <w:rPr>
          <w:rFonts w:hint="eastAsia"/>
        </w:rPr>
        <w:t>（</w:t>
      </w:r>
      <w:r w:rsidR="001C093C">
        <w:rPr>
          <w:rFonts w:hint="eastAsia"/>
        </w:rPr>
        <w:t>H5页面</w:t>
      </w:r>
      <w:r w:rsidR="00FD6C8B">
        <w:t>）</w:t>
      </w:r>
    </w:p>
    <w:p w:rsidR="003600F7" w:rsidRDefault="00BD3434" w:rsidP="003600F7">
      <w:r>
        <w:rPr>
          <w:noProof/>
        </w:rPr>
        <w:drawing>
          <wp:inline distT="0" distB="0" distL="0" distR="0" wp14:anchorId="7AB572EE" wp14:editId="1E0708E7">
            <wp:extent cx="3190993" cy="30289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959" cy="30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4" w:rsidRDefault="00CD2E8F" w:rsidP="00595221">
      <w:r>
        <w:rPr>
          <w:rFonts w:hint="eastAsia"/>
        </w:rPr>
        <w:t>如</w:t>
      </w:r>
      <w:r>
        <w:t>上图</w:t>
      </w:r>
      <w:r>
        <w:rPr>
          <w:rFonts w:hint="eastAsia"/>
        </w:rPr>
        <w:t>，</w:t>
      </w:r>
      <w:r>
        <w:t>消息中心展示</w:t>
      </w:r>
      <w:r>
        <w:rPr>
          <w:rFonts w:hint="eastAsia"/>
        </w:rPr>
        <w:t>当前</w:t>
      </w:r>
      <w:r>
        <w:t>用户的</w:t>
      </w:r>
      <w:r>
        <w:rPr>
          <w:rFonts w:hint="eastAsia"/>
        </w:rPr>
        <w:t>消息</w:t>
      </w:r>
      <w:r>
        <w:t>列表</w:t>
      </w:r>
      <w:r>
        <w:rPr>
          <w:rFonts w:hint="eastAsia"/>
        </w:rPr>
        <w:t>，</w:t>
      </w:r>
      <w:r>
        <w:t>列表</w:t>
      </w:r>
      <w:r>
        <w:rPr>
          <w:rFonts w:hint="eastAsia"/>
        </w:rPr>
        <w:t>显示规则</w:t>
      </w:r>
      <w:r>
        <w:t>：</w:t>
      </w:r>
    </w:p>
    <w:p w:rsidR="00CD2E8F" w:rsidRDefault="00CD2E8F" w:rsidP="00174C02">
      <w:pPr>
        <w:pStyle w:val="4"/>
        <w:numPr>
          <w:ilvl w:val="0"/>
          <w:numId w:val="10"/>
        </w:numPr>
      </w:pPr>
      <w:r>
        <w:rPr>
          <w:rFonts w:hint="eastAsia"/>
        </w:rPr>
        <w:t>排序</w:t>
      </w:r>
      <w:r>
        <w:t>和分页</w:t>
      </w:r>
      <w:r>
        <w:rPr>
          <w:rFonts w:hint="eastAsia"/>
        </w:rPr>
        <w:t>加载</w:t>
      </w:r>
    </w:p>
    <w:p w:rsidR="00CD2E8F" w:rsidRDefault="00CD2E8F" w:rsidP="00CD2E8F">
      <w:r>
        <w:rPr>
          <w:rFonts w:hint="eastAsia"/>
        </w:rPr>
        <w:t>按照</w:t>
      </w:r>
      <w:r>
        <w:t>消息生</w:t>
      </w:r>
      <w:r>
        <w:rPr>
          <w:rFonts w:hint="eastAsia"/>
        </w:rPr>
        <w:t>成</w:t>
      </w:r>
      <w:r>
        <w:t>的时间倒序排列，</w:t>
      </w:r>
      <w:r>
        <w:rPr>
          <w:rFonts w:hint="eastAsia"/>
        </w:rPr>
        <w:t>每</w:t>
      </w:r>
      <w:r w:rsidR="00512854">
        <w:rPr>
          <w:rFonts w:hint="eastAsia"/>
        </w:rPr>
        <w:t>个</w:t>
      </w:r>
      <w:r w:rsidR="00512854">
        <w:t>分</w:t>
      </w:r>
      <w:r>
        <w:rPr>
          <w:rFonts w:hint="eastAsia"/>
        </w:rPr>
        <w:t>页20行</w:t>
      </w:r>
      <w:r>
        <w:t>数据；</w:t>
      </w:r>
    </w:p>
    <w:p w:rsidR="00CD2E8F" w:rsidRDefault="00CD2E8F" w:rsidP="00CD2E8F">
      <w:r>
        <w:rPr>
          <w:rFonts w:hint="eastAsia"/>
        </w:rPr>
        <w:t>滑动到</w:t>
      </w:r>
      <w:r>
        <w:t>页底后</w:t>
      </w:r>
      <w:r>
        <w:rPr>
          <w:rFonts w:hint="eastAsia"/>
        </w:rPr>
        <w:t>加载</w:t>
      </w:r>
      <w:r>
        <w:t>下一</w:t>
      </w:r>
      <w:r w:rsidR="00512854">
        <w:rPr>
          <w:rFonts w:hint="eastAsia"/>
        </w:rPr>
        <w:t>分</w:t>
      </w:r>
      <w:r>
        <w:t>页数据；</w:t>
      </w:r>
    </w:p>
    <w:p w:rsidR="0058256D" w:rsidRDefault="0058256D" w:rsidP="00CD2E8F">
      <w:r>
        <w:rPr>
          <w:rFonts w:hint="eastAsia"/>
        </w:rPr>
        <w:t>分页</w:t>
      </w:r>
      <w:r>
        <w:t>加载完毕后，在页底展示“</w:t>
      </w:r>
      <w:r>
        <w:rPr>
          <w:rFonts w:hint="eastAsia"/>
        </w:rPr>
        <w:t>没有</w:t>
      </w:r>
      <w:r>
        <w:t>更多了”</w:t>
      </w:r>
      <w:r>
        <w:rPr>
          <w:rFonts w:hint="eastAsia"/>
        </w:rPr>
        <w:t>字样</w:t>
      </w:r>
      <w:r>
        <w:t>。</w:t>
      </w:r>
    </w:p>
    <w:p w:rsidR="00200EEC" w:rsidRDefault="00200EEC" w:rsidP="00CD2E8F">
      <w:r>
        <w:rPr>
          <w:rFonts w:hint="eastAsia"/>
        </w:rPr>
        <w:t>若</w:t>
      </w:r>
      <w:r>
        <w:t>没有数据，则显示</w:t>
      </w:r>
      <w:r>
        <w:rPr>
          <w:rFonts w:hint="eastAsia"/>
        </w:rPr>
        <w:t>“暂无</w:t>
      </w:r>
      <w:r>
        <w:t>消息”</w:t>
      </w:r>
      <w:r>
        <w:rPr>
          <w:rFonts w:hint="eastAsia"/>
        </w:rPr>
        <w:t>字样</w:t>
      </w:r>
      <w:r>
        <w:t>；</w:t>
      </w:r>
    </w:p>
    <w:p w:rsidR="00200EEC" w:rsidRDefault="00252CBD" w:rsidP="00CD2E8F">
      <w:r>
        <w:rPr>
          <w:noProof/>
        </w:rPr>
        <w:lastRenderedPageBreak/>
        <w:drawing>
          <wp:inline distT="0" distB="0" distL="0" distR="0" wp14:anchorId="0EED43E3" wp14:editId="3F521742">
            <wp:extent cx="2686050" cy="2549649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8694" cy="25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B5316DE" wp14:editId="4DA11EF6">
            <wp:extent cx="2686050" cy="32998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3423" cy="330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EC" w:rsidRDefault="00200EEC" w:rsidP="00174C02">
      <w:pPr>
        <w:pStyle w:val="4"/>
        <w:numPr>
          <w:ilvl w:val="0"/>
          <w:numId w:val="10"/>
        </w:numPr>
      </w:pPr>
      <w:r>
        <w:rPr>
          <w:rFonts w:hint="eastAsia"/>
        </w:rPr>
        <w:t>消息</w:t>
      </w:r>
      <w:r>
        <w:t>模板</w:t>
      </w:r>
    </w:p>
    <w:p w:rsidR="009654C2" w:rsidRDefault="00200EEC" w:rsidP="009654C2">
      <w:pPr>
        <w:pStyle w:val="5"/>
      </w:pPr>
      <w:r>
        <w:rPr>
          <w:rFonts w:hint="eastAsia"/>
        </w:rPr>
        <w:t>评论</w:t>
      </w:r>
      <w:r>
        <w:t>被点赞模板：</w:t>
      </w:r>
    </w:p>
    <w:p w:rsidR="000F5AC1" w:rsidRPr="00BA78BF" w:rsidRDefault="00BA78BF" w:rsidP="00BA78BF">
      <w:r>
        <w:rPr>
          <w:rFonts w:hint="eastAsia"/>
        </w:rPr>
        <w:t>即当前</w:t>
      </w:r>
      <w:r>
        <w:t>用户的评论被</w:t>
      </w:r>
      <w:r>
        <w:rPr>
          <w:rFonts w:hint="eastAsia"/>
        </w:rPr>
        <w:t>其他</w:t>
      </w:r>
      <w:r>
        <w:t>用户</w:t>
      </w:r>
      <w:r>
        <w:rPr>
          <w:rFonts w:hint="eastAsia"/>
        </w:rPr>
        <w:t>点赞</w:t>
      </w:r>
      <w:r>
        <w:t>了；</w:t>
      </w:r>
    </w:p>
    <w:p w:rsidR="000F5AC1" w:rsidRDefault="000F5AC1" w:rsidP="004612C8">
      <w:r>
        <w:rPr>
          <w:rFonts w:hint="eastAsia"/>
        </w:rPr>
        <w:t>消息模板</w:t>
      </w:r>
      <w:r>
        <w:t>：</w:t>
      </w:r>
      <w:r w:rsidRPr="000F5AC1">
        <w:rPr>
          <w:rFonts w:hint="eastAsia"/>
        </w:rPr>
        <w:t>你的评论“</w:t>
      </w:r>
      <w:r>
        <w:rPr>
          <w:rFonts w:hint="eastAsia"/>
        </w:rPr>
        <w:t>{</w:t>
      </w:r>
      <w:r>
        <w:t>{</w:t>
      </w:r>
      <w:r>
        <w:rPr>
          <w:rFonts w:hint="eastAsia"/>
        </w:rPr>
        <w:t>评论内容}</w:t>
      </w:r>
      <w:r>
        <w:t>}</w:t>
      </w:r>
      <w:r w:rsidRPr="000F5AC1">
        <w:t>”收到</w:t>
      </w:r>
      <w:r>
        <w:t>{{</w:t>
      </w:r>
      <w:r>
        <w:rPr>
          <w:rFonts w:hint="eastAsia"/>
        </w:rPr>
        <w:t>赞数</w:t>
      </w:r>
      <w:r>
        <w:t>}}个赞</w:t>
      </w:r>
      <w:r>
        <w:rPr>
          <w:rFonts w:hint="eastAsia"/>
        </w:rPr>
        <w:t>；</w:t>
      </w:r>
      <w:r>
        <w:t>如</w:t>
      </w:r>
      <w:r>
        <w:rPr>
          <w:rFonts w:hint="eastAsia"/>
        </w:rPr>
        <w:t>：你的评论“中国必然会强大”收到20个赞。</w:t>
      </w:r>
    </w:p>
    <w:p w:rsidR="000F5AC1" w:rsidRDefault="000F5AC1" w:rsidP="004612C8">
      <w:pPr>
        <w:widowControl w:val="0"/>
        <w:jc w:val="both"/>
      </w:pPr>
      <w:r>
        <w:rPr>
          <w:rFonts w:hint="eastAsia"/>
        </w:rPr>
        <w:t>评论过长则显示前面10个字内容，其余为省略号；</w:t>
      </w:r>
    </w:p>
    <w:p w:rsidR="000F5AC1" w:rsidRDefault="000F5AC1" w:rsidP="004612C8"/>
    <w:p w:rsidR="00C12F5E" w:rsidRDefault="00C12F5E" w:rsidP="00C12F5E">
      <w:pPr>
        <w:pStyle w:val="5"/>
      </w:pPr>
      <w:r>
        <w:rPr>
          <w:rFonts w:hint="eastAsia"/>
        </w:rPr>
        <w:t>参与投票的</w:t>
      </w:r>
      <w:r>
        <w:t>投票结果揭晓通知</w:t>
      </w:r>
    </w:p>
    <w:p w:rsidR="00C12F5E" w:rsidRDefault="00C12F5E" w:rsidP="00C12F5E">
      <w:r>
        <w:rPr>
          <w:rFonts w:hint="eastAsia"/>
        </w:rPr>
        <w:t>用户</w:t>
      </w:r>
      <w:r>
        <w:t>参与</w:t>
      </w:r>
      <w:r>
        <w:rPr>
          <w:rFonts w:hint="eastAsia"/>
        </w:rPr>
        <w:t>投票</w:t>
      </w:r>
      <w:r>
        <w:t>的</w:t>
      </w:r>
      <w:r>
        <w:rPr>
          <w:rFonts w:hint="eastAsia"/>
        </w:rPr>
        <w:t>PK话题，</w:t>
      </w:r>
      <w:r>
        <w:t>运营人员</w:t>
      </w:r>
      <w:r>
        <w:rPr>
          <w:rFonts w:hint="eastAsia"/>
        </w:rPr>
        <w:t>进行</w:t>
      </w:r>
      <w:r>
        <w:t>结果判定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生成</w:t>
      </w:r>
      <w:r>
        <w:t>通知消息给用户。消息</w:t>
      </w:r>
      <w:r>
        <w:rPr>
          <w:rFonts w:hint="eastAsia"/>
        </w:rPr>
        <w:t>模板</w:t>
      </w:r>
      <w:r>
        <w:t>：你参与的“{{PK</w:t>
      </w:r>
      <w:r>
        <w:rPr>
          <w:rFonts w:hint="eastAsia"/>
        </w:rPr>
        <w:t>话题</w:t>
      </w:r>
      <w:r>
        <w:t>的标题}}”</w:t>
      </w:r>
      <w:r>
        <w:rPr>
          <w:rFonts w:hint="eastAsia"/>
        </w:rPr>
        <w:t>投票</w:t>
      </w:r>
      <w:r>
        <w:t>结果已揭晓，点此查看详情；</w:t>
      </w:r>
    </w:p>
    <w:p w:rsidR="00C12F5E" w:rsidRPr="00C12F5E" w:rsidRDefault="00C12F5E" w:rsidP="00C12F5E">
      <w:r>
        <w:t>例如：你参与的“</w:t>
      </w:r>
      <w:r>
        <w:rPr>
          <w:rFonts w:hint="eastAsia"/>
        </w:rPr>
        <w:t>中国</w:t>
      </w:r>
      <w:r>
        <w:t>能不能强大起来”</w:t>
      </w:r>
      <w:r>
        <w:rPr>
          <w:rFonts w:hint="eastAsia"/>
        </w:rPr>
        <w:t>投票</w:t>
      </w:r>
      <w:r>
        <w:t>结果已揭晓，点此查看详情</w:t>
      </w:r>
    </w:p>
    <w:p w:rsidR="009654C2" w:rsidRDefault="00200EEC" w:rsidP="009654C2">
      <w:pPr>
        <w:pStyle w:val="5"/>
      </w:pPr>
      <w:bookmarkStart w:id="8" w:name="_时间戳："/>
      <w:bookmarkEnd w:id="8"/>
      <w:r>
        <w:rPr>
          <w:rFonts w:hint="eastAsia"/>
        </w:rPr>
        <w:t>时间戳</w:t>
      </w:r>
      <w:r>
        <w:t>：</w:t>
      </w:r>
    </w:p>
    <w:p w:rsidR="00200EEC" w:rsidRDefault="00200EEC" w:rsidP="009654C2">
      <w:pPr>
        <w:ind w:left="360"/>
      </w:pPr>
      <w:r>
        <w:t>显示生</w:t>
      </w:r>
      <w:r>
        <w:rPr>
          <w:rFonts w:hint="eastAsia"/>
        </w:rPr>
        <w:t>成</w:t>
      </w:r>
      <w:r>
        <w:t>该消息的时间，</w:t>
      </w:r>
      <w:r>
        <w:rPr>
          <w:rFonts w:hint="eastAsia"/>
        </w:rPr>
        <w:t>时间</w:t>
      </w:r>
      <w:r>
        <w:t>戳显示规则为：</w:t>
      </w:r>
      <w:r>
        <w:rPr>
          <w:rFonts w:hint="eastAsia"/>
        </w:rPr>
        <w:t>若当前</w:t>
      </w:r>
      <w:r>
        <w:t>时间</w:t>
      </w:r>
      <w:r>
        <w:rPr>
          <w:rFonts w:hint="eastAsia"/>
        </w:rPr>
        <w:t>距离</w:t>
      </w:r>
      <w:r>
        <w:t>消息时间</w:t>
      </w:r>
    </w:p>
    <w:p w:rsidR="00200EEC" w:rsidRDefault="00200EEC" w:rsidP="00174C02">
      <w:pPr>
        <w:pStyle w:val="a7"/>
        <w:numPr>
          <w:ilvl w:val="1"/>
          <w:numId w:val="11"/>
        </w:numPr>
      </w:pPr>
      <w:r>
        <w:rPr>
          <w:rFonts w:hint="eastAsia"/>
        </w:rPr>
        <w:t>小于等于60秒</w:t>
      </w:r>
      <w:r>
        <w:t>，则</w:t>
      </w:r>
      <w:r>
        <w:rPr>
          <w:rFonts w:hint="eastAsia"/>
        </w:rPr>
        <w:t>时间戳</w:t>
      </w:r>
      <w:r>
        <w:t>显示为“</w:t>
      </w:r>
      <w:r>
        <w:rPr>
          <w:rFonts w:hint="eastAsia"/>
        </w:rPr>
        <w:t>刚刚</w:t>
      </w:r>
      <w:r>
        <w:t>”</w:t>
      </w:r>
      <w:r>
        <w:rPr>
          <w:rFonts w:hint="eastAsia"/>
        </w:rPr>
        <w:t>；</w:t>
      </w:r>
    </w:p>
    <w:p w:rsidR="00200EEC" w:rsidRDefault="00F34531" w:rsidP="00174C02">
      <w:pPr>
        <w:pStyle w:val="a7"/>
        <w:numPr>
          <w:ilvl w:val="1"/>
          <w:numId w:val="11"/>
        </w:numPr>
      </w:pPr>
      <w:r>
        <w:rPr>
          <w:rFonts w:hint="eastAsia"/>
        </w:rPr>
        <w:lastRenderedPageBreak/>
        <w:t>大于60秒</w:t>
      </w:r>
      <w:r>
        <w:t>，小于</w:t>
      </w:r>
      <w:r>
        <w:rPr>
          <w:rFonts w:hint="eastAsia"/>
        </w:rPr>
        <w:t>60分钟，</w:t>
      </w:r>
      <w:r>
        <w:t>则时间戳显示{{</w:t>
      </w:r>
      <w:r>
        <w:rPr>
          <w:rFonts w:hint="eastAsia"/>
        </w:rPr>
        <w:t>分钟数</w:t>
      </w:r>
      <w:r>
        <w:t>}}+</w:t>
      </w:r>
      <w:r>
        <w:rPr>
          <w:rFonts w:hint="eastAsia"/>
        </w:rPr>
        <w:t>分钟前</w:t>
      </w:r>
      <w:r>
        <w:t>，例如</w:t>
      </w:r>
      <w:r>
        <w:rPr>
          <w:rFonts w:hint="eastAsia"/>
        </w:rPr>
        <w:t>：40分钟前；</w:t>
      </w:r>
    </w:p>
    <w:p w:rsidR="00FC3C26" w:rsidRDefault="00F34531" w:rsidP="00174C02">
      <w:pPr>
        <w:pStyle w:val="a7"/>
        <w:numPr>
          <w:ilvl w:val="1"/>
          <w:numId w:val="11"/>
        </w:numPr>
      </w:pPr>
      <w:r>
        <w:rPr>
          <w:rFonts w:hint="eastAsia"/>
        </w:rPr>
        <w:t>若</w:t>
      </w:r>
      <w:r>
        <w:t>大于等于</w:t>
      </w:r>
      <w:r>
        <w:rPr>
          <w:rFonts w:hint="eastAsia"/>
        </w:rPr>
        <w:t>60分钟</w:t>
      </w:r>
      <w:r>
        <w:t>，</w:t>
      </w:r>
      <w:r w:rsidR="00FC3C26">
        <w:rPr>
          <w:rFonts w:hint="eastAsia"/>
        </w:rPr>
        <w:t>小于24小时，</w:t>
      </w:r>
      <w:r w:rsidR="00FC3C26">
        <w:t>则显示</w:t>
      </w:r>
      <w:r w:rsidR="00FC3C26">
        <w:rPr>
          <w:rFonts w:hint="eastAsia"/>
        </w:rPr>
        <w:t>：</w:t>
      </w:r>
      <w:r w:rsidR="00FC3C26">
        <w:t>{{</w:t>
      </w:r>
      <w:r w:rsidR="00FC3C26">
        <w:rPr>
          <w:rFonts w:hint="eastAsia"/>
        </w:rPr>
        <w:t>小时数</w:t>
      </w:r>
      <w:r w:rsidR="00FC3C26">
        <w:t>}}+</w:t>
      </w:r>
      <w:r w:rsidR="00FC3C26">
        <w:rPr>
          <w:rFonts w:hint="eastAsia"/>
        </w:rPr>
        <w:t>小时</w:t>
      </w:r>
      <w:r w:rsidR="00FC3C26">
        <w:t>；</w:t>
      </w:r>
    </w:p>
    <w:p w:rsidR="00512854" w:rsidRDefault="00FC3C26" w:rsidP="00174C02">
      <w:pPr>
        <w:pStyle w:val="a7"/>
        <w:numPr>
          <w:ilvl w:val="1"/>
          <w:numId w:val="11"/>
        </w:numPr>
      </w:pPr>
      <w:r>
        <w:rPr>
          <w:rFonts w:hint="eastAsia"/>
        </w:rPr>
        <w:t>若</w:t>
      </w:r>
      <w:r>
        <w:t>大于等于</w:t>
      </w:r>
      <w:r>
        <w:rPr>
          <w:rFonts w:hint="eastAsia"/>
        </w:rPr>
        <w:t>24小时，</w:t>
      </w:r>
      <w:r w:rsidR="00F34531">
        <w:rPr>
          <w:rFonts w:hint="eastAsia"/>
        </w:rPr>
        <w:t>则</w:t>
      </w:r>
      <w:r w:rsidR="00F34531">
        <w:t>显示具体的时间，格式为</w:t>
      </w:r>
      <w:r w:rsidR="00F34531">
        <w:rPr>
          <w:rFonts w:hint="eastAsia"/>
        </w:rPr>
        <w:t>：YYYY-MM-DD  HH:MM</w:t>
      </w:r>
      <w:r w:rsidR="00512854">
        <w:rPr>
          <w:rFonts w:hint="eastAsia"/>
        </w:rPr>
        <w:t>；</w:t>
      </w:r>
    </w:p>
    <w:p w:rsidR="00D60EB9" w:rsidRDefault="00D60EB9" w:rsidP="00D60EB9">
      <w:pPr>
        <w:pStyle w:val="4"/>
        <w:numPr>
          <w:ilvl w:val="0"/>
          <w:numId w:val="10"/>
        </w:numPr>
      </w:pPr>
      <w:r>
        <w:rPr>
          <w:rFonts w:hint="eastAsia"/>
        </w:rPr>
        <w:t>交互</w:t>
      </w:r>
      <w:r>
        <w:t>说明</w:t>
      </w:r>
    </w:p>
    <w:p w:rsidR="007D3354" w:rsidRPr="00E2552C" w:rsidRDefault="00BA78BF" w:rsidP="00C12F5E">
      <w:r>
        <w:rPr>
          <w:rFonts w:hint="eastAsia"/>
        </w:rPr>
        <w:t>点击</w:t>
      </w:r>
      <w:r>
        <w:t>“</w:t>
      </w:r>
      <w:r w:rsidR="00C12F5E">
        <w:rPr>
          <w:rFonts w:hint="eastAsia"/>
        </w:rPr>
        <w:t>参与投票的</w:t>
      </w:r>
      <w:r w:rsidR="00C12F5E">
        <w:t>投票结果揭晓通知</w:t>
      </w:r>
      <w:r>
        <w:t>”</w:t>
      </w:r>
      <w:r w:rsidR="00F12893">
        <w:rPr>
          <w:rFonts w:hint="eastAsia"/>
        </w:rPr>
        <w:t>类型</w:t>
      </w:r>
      <w:r w:rsidR="00F12893">
        <w:t>的</w:t>
      </w:r>
      <w:r>
        <w:rPr>
          <w:rFonts w:hint="eastAsia"/>
        </w:rPr>
        <w:t>消息</w:t>
      </w:r>
      <w:r>
        <w:t>，</w:t>
      </w:r>
      <w:r w:rsidR="00C12F5E">
        <w:rPr>
          <w:rFonts w:hint="eastAsia"/>
        </w:rPr>
        <w:t>则</w:t>
      </w:r>
      <w:r w:rsidR="00C12F5E">
        <w:t>打开该</w:t>
      </w:r>
      <w:r w:rsidR="00C12F5E">
        <w:rPr>
          <w:rFonts w:hint="eastAsia"/>
        </w:rPr>
        <w:t>PK话题的</w:t>
      </w:r>
      <w:r w:rsidR="00C12F5E">
        <w:t>详情页；</w:t>
      </w:r>
    </w:p>
    <w:p w:rsidR="00D60EB9" w:rsidRPr="00200EEC" w:rsidRDefault="00D60EB9" w:rsidP="00D60EB9"/>
    <w:p w:rsidR="00E930A0" w:rsidRDefault="00E930A0" w:rsidP="00174C02">
      <w:pPr>
        <w:pStyle w:val="2"/>
        <w:numPr>
          <w:ilvl w:val="0"/>
          <w:numId w:val="5"/>
        </w:numPr>
      </w:pPr>
      <w:r>
        <w:rPr>
          <w:rFonts w:hint="eastAsia"/>
        </w:rPr>
        <w:t>频道列表</w:t>
      </w:r>
    </w:p>
    <w:p w:rsidR="00453B57" w:rsidRPr="00453B57" w:rsidRDefault="00125A66" w:rsidP="00453B57">
      <w:r>
        <w:rPr>
          <w:noProof/>
        </w:rPr>
        <w:drawing>
          <wp:inline distT="0" distB="0" distL="0" distR="0" wp14:anchorId="392D94D1" wp14:editId="24B2DA6A">
            <wp:extent cx="3448050" cy="600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000"/>
                    <a:stretch/>
                  </pic:blipFill>
                  <pic:spPr bwMode="auto">
                    <a:xfrm>
                      <a:off x="0" y="0"/>
                      <a:ext cx="34480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0C9" w:rsidRDefault="005075F8" w:rsidP="00E930A0">
      <w:r>
        <w:rPr>
          <w:rFonts w:hint="eastAsia"/>
        </w:rPr>
        <w:t>频道</w:t>
      </w:r>
      <w:r w:rsidR="00453B57">
        <w:t>列表是查看频道</w:t>
      </w:r>
      <w:r w:rsidR="00453B57">
        <w:rPr>
          <w:rFonts w:hint="eastAsia"/>
        </w:rPr>
        <w:t>内容</w:t>
      </w:r>
      <w:r>
        <w:t>的入口。</w:t>
      </w:r>
    </w:p>
    <w:p w:rsidR="00E930A0" w:rsidRDefault="00125A66" w:rsidP="00E930A0">
      <w:r>
        <w:rPr>
          <w:rFonts w:hint="eastAsia"/>
        </w:rPr>
        <w:t>频道</w:t>
      </w:r>
      <w:r>
        <w:t>列表包含：全部、</w:t>
      </w:r>
      <w:r>
        <w:rPr>
          <w:rFonts w:hint="eastAsia"/>
        </w:rPr>
        <w:t>PK话题</w:t>
      </w:r>
      <w:r>
        <w:t>、友金动态，三个频道</w:t>
      </w:r>
      <w:r w:rsidR="005075F8">
        <w:rPr>
          <w:rFonts w:hint="eastAsia"/>
        </w:rPr>
        <w:t>。</w:t>
      </w:r>
    </w:p>
    <w:p w:rsidR="00AF30C9" w:rsidRPr="00E930A0" w:rsidRDefault="009D4B89" w:rsidP="00E930A0">
      <w:r>
        <w:rPr>
          <w:rFonts w:hint="eastAsia"/>
        </w:rPr>
        <w:t>频道</w:t>
      </w:r>
      <w:r>
        <w:t>列表的交互</w:t>
      </w:r>
      <w:r>
        <w:rPr>
          <w:rFonts w:hint="eastAsia"/>
        </w:rPr>
        <w:t>需要</w:t>
      </w:r>
      <w:r>
        <w:t>支持左右水平滑动、点击切换频道</w:t>
      </w:r>
      <w:r>
        <w:rPr>
          <w:rFonts w:hint="eastAsia"/>
        </w:rPr>
        <w:t>、滑动</w:t>
      </w:r>
      <w:r>
        <w:t>到可视范围之外后固定到页面顶部的</w:t>
      </w:r>
      <w:r>
        <w:rPr>
          <w:rFonts w:hint="eastAsia"/>
        </w:rPr>
        <w:t>效果</w:t>
      </w:r>
      <w:r>
        <w:t>，具体的请查</w:t>
      </w:r>
      <w:r>
        <w:rPr>
          <w:rFonts w:hint="eastAsia"/>
        </w:rPr>
        <w:t>看</w:t>
      </w:r>
      <w:r w:rsidR="00FD6AEE">
        <w:t>交互原型</w:t>
      </w:r>
      <w:r w:rsidR="00FD6AEE">
        <w:rPr>
          <w:rFonts w:hint="eastAsia"/>
        </w:rPr>
        <w:t>。</w:t>
      </w:r>
    </w:p>
    <w:p w:rsidR="00E930A0" w:rsidRDefault="00E930A0" w:rsidP="00174C02">
      <w:pPr>
        <w:pStyle w:val="2"/>
        <w:numPr>
          <w:ilvl w:val="0"/>
          <w:numId w:val="5"/>
        </w:numPr>
      </w:pPr>
      <w:r>
        <w:t>频道内容</w:t>
      </w:r>
    </w:p>
    <w:p w:rsidR="00453B57" w:rsidRPr="00453B57" w:rsidRDefault="00453B57" w:rsidP="00453B57">
      <w:r>
        <w:rPr>
          <w:rFonts w:hint="eastAsia"/>
        </w:rPr>
        <w:t>各个</w:t>
      </w:r>
      <w:r>
        <w:t>频道</w:t>
      </w:r>
      <w:r w:rsidR="00B924C5">
        <w:rPr>
          <w:rFonts w:hint="eastAsia"/>
        </w:rPr>
        <w:t>都有</w:t>
      </w:r>
      <w:r w:rsidR="00970F51">
        <w:t>其专属的内容</w:t>
      </w:r>
      <w:r w:rsidR="00B924C5">
        <w:t>。</w:t>
      </w:r>
      <w:r w:rsidR="00C8776D">
        <w:rPr>
          <w:rFonts w:hint="eastAsia"/>
        </w:rPr>
        <w:t>频道</w:t>
      </w:r>
      <w:r w:rsidR="00970F51">
        <w:rPr>
          <w:rFonts w:hint="eastAsia"/>
        </w:rPr>
        <w:t>的</w:t>
      </w:r>
      <w:r w:rsidR="00C8776D">
        <w:t>内容</w:t>
      </w:r>
      <w:r w:rsidR="00970F51">
        <w:rPr>
          <w:rFonts w:hint="eastAsia"/>
        </w:rPr>
        <w:t>、</w:t>
      </w:r>
      <w:r w:rsidR="00C8776D">
        <w:t>排序</w:t>
      </w:r>
      <w:r w:rsidR="00C8776D">
        <w:rPr>
          <w:rFonts w:hint="eastAsia"/>
        </w:rPr>
        <w:t>由</w:t>
      </w:r>
      <w:r w:rsidR="00C8776D">
        <w:t>后台配置的参数决定。</w:t>
      </w:r>
    </w:p>
    <w:p w:rsidR="00B76814" w:rsidRPr="00B76814" w:rsidRDefault="00C8776D" w:rsidP="00B76814">
      <w:pPr>
        <w:pStyle w:val="3"/>
        <w:numPr>
          <w:ilvl w:val="0"/>
          <w:numId w:val="14"/>
        </w:numPr>
      </w:pPr>
      <w:r>
        <w:t>排序</w:t>
      </w:r>
      <w:r>
        <w:rPr>
          <w:rFonts w:hint="eastAsia"/>
        </w:rPr>
        <w:t>和</w:t>
      </w:r>
      <w:r>
        <w:t>分页加载</w:t>
      </w:r>
    </w:p>
    <w:p w:rsidR="00C8776D" w:rsidRDefault="00C8776D" w:rsidP="00C8776D">
      <w:r>
        <w:rPr>
          <w:rFonts w:hint="eastAsia"/>
        </w:rPr>
        <w:t>按照编辑人员</w:t>
      </w:r>
      <w:r>
        <w:t>设定的排序号，有小到大顺序排列</w:t>
      </w:r>
      <w:r>
        <w:rPr>
          <w:rFonts w:hint="eastAsia"/>
        </w:rPr>
        <w:t>。每个分页</w:t>
      </w:r>
      <w:r>
        <w:t>20行数据；</w:t>
      </w:r>
    </w:p>
    <w:p w:rsidR="00C8776D" w:rsidRDefault="00C8776D" w:rsidP="00C8776D">
      <w:r>
        <w:rPr>
          <w:rFonts w:hint="eastAsia"/>
        </w:rPr>
        <w:t>滑动到页底后加载下一分页数据；</w:t>
      </w:r>
    </w:p>
    <w:p w:rsidR="00C8776D" w:rsidRDefault="00EC7879" w:rsidP="00C8776D">
      <w:r>
        <w:rPr>
          <w:rFonts w:hint="eastAsia"/>
        </w:rPr>
        <w:t>分页加载完毕后，在页底展示“没有更多了”字样；</w:t>
      </w:r>
    </w:p>
    <w:p w:rsidR="00C8776D" w:rsidRDefault="00C8776D" w:rsidP="00C8776D">
      <w:r>
        <w:rPr>
          <w:rFonts w:hint="eastAsia"/>
        </w:rPr>
        <w:t>若没有数据，则显示“暂无</w:t>
      </w:r>
      <w:r w:rsidR="008056E1">
        <w:rPr>
          <w:rFonts w:hint="eastAsia"/>
        </w:rPr>
        <w:t>文章</w:t>
      </w:r>
      <w:r>
        <w:rPr>
          <w:rFonts w:hint="eastAsia"/>
        </w:rPr>
        <w:t>”字样；</w:t>
      </w:r>
    </w:p>
    <w:p w:rsidR="00F77373" w:rsidRDefault="00F77373" w:rsidP="00F77373">
      <w:pPr>
        <w:pStyle w:val="3"/>
        <w:numPr>
          <w:ilvl w:val="0"/>
          <w:numId w:val="14"/>
        </w:numPr>
      </w:pPr>
      <w:r>
        <w:rPr>
          <w:rFonts w:hint="eastAsia"/>
        </w:rPr>
        <w:t>列表缓存</w:t>
      </w:r>
      <w:r>
        <w:t>机制与</w:t>
      </w:r>
      <w:r>
        <w:rPr>
          <w:rFonts w:hint="eastAsia"/>
        </w:rPr>
        <w:t>刷新</w:t>
      </w:r>
      <w:r>
        <w:t>机制</w:t>
      </w:r>
    </w:p>
    <w:p w:rsidR="00F77373" w:rsidRDefault="00F77373" w:rsidP="00F77373">
      <w:pPr>
        <w:pStyle w:val="4"/>
        <w:numPr>
          <w:ilvl w:val="0"/>
          <w:numId w:val="16"/>
        </w:numPr>
      </w:pPr>
      <w:r>
        <w:rPr>
          <w:rFonts w:hint="eastAsia"/>
        </w:rPr>
        <w:t>列表内容</w:t>
      </w:r>
      <w:r>
        <w:t>缓存</w:t>
      </w:r>
    </w:p>
    <w:p w:rsidR="00F77373" w:rsidRDefault="00F77373" w:rsidP="00F77373">
      <w:r>
        <w:rPr>
          <w:rFonts w:hint="eastAsia"/>
        </w:rPr>
        <w:t>在</w:t>
      </w:r>
      <w:r>
        <w:t>请求</w:t>
      </w:r>
      <w:r>
        <w:rPr>
          <w:rFonts w:hint="eastAsia"/>
        </w:rPr>
        <w:t>最新</w:t>
      </w:r>
      <w:r>
        <w:t>的内容后，将请求结果</w:t>
      </w:r>
      <w:r>
        <w:rPr>
          <w:rFonts w:hint="eastAsia"/>
        </w:rPr>
        <w:t>以</w:t>
      </w:r>
      <w:r w:rsidR="00D60EB9">
        <w:t>对象形式存储</w:t>
      </w:r>
      <w:r w:rsidR="00D60EB9">
        <w:rPr>
          <w:rFonts w:hint="eastAsia"/>
        </w:rPr>
        <w:t>到</w:t>
      </w:r>
      <w:r>
        <w:rPr>
          <w:rFonts w:hint="eastAsia"/>
        </w:rPr>
        <w:t>应用内</w:t>
      </w:r>
      <w:r>
        <w:t>缓存中，</w:t>
      </w:r>
      <w:r>
        <w:rPr>
          <w:rFonts w:hint="eastAsia"/>
        </w:rPr>
        <w:t>APP加载</w:t>
      </w:r>
      <w:r>
        <w:t>列表从缓存中加载</w:t>
      </w:r>
      <w:r>
        <w:rPr>
          <w:rFonts w:hint="eastAsia"/>
        </w:rPr>
        <w:t>；</w:t>
      </w:r>
    </w:p>
    <w:p w:rsidR="00F77373" w:rsidRDefault="00F77373" w:rsidP="00F77373">
      <w:r>
        <w:rPr>
          <w:rFonts w:hint="eastAsia"/>
        </w:rPr>
        <w:lastRenderedPageBreak/>
        <w:t>若</w:t>
      </w:r>
      <w:r>
        <w:t>用户触发了刷新</w:t>
      </w:r>
      <w:r>
        <w:rPr>
          <w:rFonts w:hint="eastAsia"/>
        </w:rPr>
        <w:t>事件</w:t>
      </w:r>
      <w:r>
        <w:t>，</w:t>
      </w:r>
      <w:r>
        <w:rPr>
          <w:rFonts w:hint="eastAsia"/>
        </w:rPr>
        <w:t>若</w:t>
      </w:r>
      <w:r>
        <w:t>请求</w:t>
      </w:r>
      <w:r>
        <w:rPr>
          <w:rFonts w:hint="eastAsia"/>
        </w:rPr>
        <w:t>成功</w:t>
      </w:r>
      <w:r>
        <w:t>，则将请求结果</w:t>
      </w:r>
      <w:r>
        <w:rPr>
          <w:rFonts w:hint="eastAsia"/>
        </w:rPr>
        <w:t>覆盖</w:t>
      </w:r>
      <w:r>
        <w:t>到</w:t>
      </w:r>
      <w:r>
        <w:rPr>
          <w:rFonts w:hint="eastAsia"/>
        </w:rPr>
        <w:t>应用</w:t>
      </w:r>
      <w:r>
        <w:t>内缓存中，</w:t>
      </w:r>
      <w:r>
        <w:rPr>
          <w:rFonts w:hint="eastAsia"/>
        </w:rPr>
        <w:t>写入</w:t>
      </w:r>
      <w:r>
        <w:t>成功后再</w:t>
      </w:r>
      <w:r>
        <w:rPr>
          <w:rFonts w:hint="eastAsia"/>
        </w:rPr>
        <w:t>将</w:t>
      </w:r>
      <w:r>
        <w:t>结果更新到</w:t>
      </w:r>
      <w:r>
        <w:rPr>
          <w:rFonts w:hint="eastAsia"/>
        </w:rPr>
        <w:t>界面上。</w:t>
      </w:r>
    </w:p>
    <w:p w:rsidR="00F77373" w:rsidRDefault="00F77373" w:rsidP="00F77373">
      <w:pPr>
        <w:pStyle w:val="4"/>
        <w:numPr>
          <w:ilvl w:val="0"/>
          <w:numId w:val="16"/>
        </w:numPr>
      </w:pPr>
      <w:r>
        <w:rPr>
          <w:rFonts w:hint="eastAsia"/>
        </w:rPr>
        <w:t>列表内容刷新</w:t>
      </w:r>
    </w:p>
    <w:p w:rsidR="00FA3690" w:rsidRDefault="003E3882" w:rsidP="00C8776D">
      <w:r>
        <w:rPr>
          <w:noProof/>
        </w:rPr>
        <w:drawing>
          <wp:inline distT="0" distB="0" distL="0" distR="0" wp14:anchorId="7C71C8BB" wp14:editId="342E9EED">
            <wp:extent cx="3409950" cy="971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3" w:rsidRPr="00C8776D" w:rsidRDefault="003E3882" w:rsidP="00C8776D">
      <w:r>
        <w:rPr>
          <w:rFonts w:hint="eastAsia"/>
        </w:rPr>
        <w:t>点击</w:t>
      </w:r>
      <w:r>
        <w:t>刷新按钮，重新加载列表数据；</w:t>
      </w:r>
    </w:p>
    <w:p w:rsidR="00BE3FC9" w:rsidRDefault="00BE3FC9" w:rsidP="00174C02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  <w:r>
        <w:t>项说明</w:t>
      </w:r>
    </w:p>
    <w:p w:rsidR="00756161" w:rsidRDefault="00756161" w:rsidP="00756161">
      <w:r>
        <w:rPr>
          <w:rFonts w:hint="eastAsia"/>
        </w:rPr>
        <w:t>列表</w:t>
      </w:r>
      <w:r>
        <w:t>项主要有两种</w:t>
      </w:r>
      <w:r>
        <w:rPr>
          <w:rFonts w:hint="eastAsia"/>
        </w:rPr>
        <w:t>模板</w:t>
      </w:r>
      <w:r>
        <w:t>：话题模板、</w:t>
      </w:r>
      <w:r w:rsidR="007C216D">
        <w:rPr>
          <w:rFonts w:hint="eastAsia"/>
        </w:rPr>
        <w:t>文章</w:t>
      </w:r>
      <w:r w:rsidR="007C216D">
        <w:t>模板；</w:t>
      </w:r>
    </w:p>
    <w:p w:rsidR="001D2935" w:rsidRDefault="00835F38" w:rsidP="00174C02">
      <w:pPr>
        <w:pStyle w:val="4"/>
        <w:numPr>
          <w:ilvl w:val="0"/>
          <w:numId w:val="15"/>
        </w:numPr>
      </w:pPr>
      <w:r>
        <w:rPr>
          <w:rFonts w:hint="eastAsia"/>
        </w:rPr>
        <w:t>PK</w:t>
      </w:r>
      <w:r w:rsidR="001D2935">
        <w:rPr>
          <w:rFonts w:hint="eastAsia"/>
        </w:rPr>
        <w:t>话题</w:t>
      </w:r>
      <w:r w:rsidR="001D2935">
        <w:t>模板</w:t>
      </w:r>
    </w:p>
    <w:p w:rsidR="001D2935" w:rsidRPr="001D2935" w:rsidRDefault="001D2935" w:rsidP="001D2935">
      <w:r>
        <w:rPr>
          <w:rFonts w:hint="eastAsia"/>
        </w:rPr>
        <w:t>若</w:t>
      </w:r>
      <w:r w:rsidR="00406A81">
        <w:rPr>
          <w:rFonts w:hint="eastAsia"/>
        </w:rPr>
        <w:t>文章</w:t>
      </w:r>
      <w:r w:rsidR="00406A81">
        <w:t>类型为“</w:t>
      </w:r>
      <w:r w:rsidR="00406A81">
        <w:rPr>
          <w:rFonts w:hint="eastAsia"/>
        </w:rPr>
        <w:t>话题</w:t>
      </w:r>
      <w:r w:rsidR="00406A81">
        <w:t>”</w:t>
      </w:r>
      <w:r w:rsidR="00406A81">
        <w:rPr>
          <w:rFonts w:hint="eastAsia"/>
        </w:rPr>
        <w:t>类型</w:t>
      </w:r>
      <w:r w:rsidR="00406A81">
        <w:t>，则在</w:t>
      </w:r>
      <w:r w:rsidR="00406A81">
        <w:rPr>
          <w:rFonts w:hint="eastAsia"/>
        </w:rPr>
        <w:t>客户端</w:t>
      </w:r>
      <w:r w:rsidR="00406A81">
        <w:t>展示话题类型的文章模板，如下图</w:t>
      </w:r>
      <w:r w:rsidR="00406A81">
        <w:rPr>
          <w:rFonts w:hint="eastAsia"/>
        </w:rPr>
        <w:t>所示</w:t>
      </w:r>
      <w:r w:rsidR="00406A81">
        <w:t>（</w:t>
      </w:r>
      <w:r w:rsidR="00406A81">
        <w:rPr>
          <w:rFonts w:hint="eastAsia"/>
        </w:rPr>
        <w:t>这是交互</w:t>
      </w:r>
      <w:r w:rsidR="00406A81">
        <w:t>稿，</w:t>
      </w:r>
      <w:r w:rsidR="00406A81">
        <w:rPr>
          <w:rFonts w:hint="eastAsia"/>
        </w:rPr>
        <w:t>实际</w:t>
      </w:r>
      <w:r w:rsidR="00406A81">
        <w:t>效果以</w:t>
      </w:r>
      <w:r w:rsidR="00406A81">
        <w:rPr>
          <w:rFonts w:hint="eastAsia"/>
        </w:rPr>
        <w:t>UI稿</w:t>
      </w:r>
      <w:r w:rsidR="00406A81">
        <w:t>为准）</w:t>
      </w:r>
      <w:r w:rsidR="00406A81">
        <w:rPr>
          <w:rFonts w:hint="eastAsia"/>
        </w:rPr>
        <w:t>。</w:t>
      </w:r>
    </w:p>
    <w:p w:rsidR="00BE3FC9" w:rsidRDefault="00231A69" w:rsidP="00BE3FC9">
      <w:r>
        <w:rPr>
          <w:noProof/>
        </w:rPr>
        <w:drawing>
          <wp:inline distT="0" distB="0" distL="0" distR="0" wp14:anchorId="7B93C0A3" wp14:editId="6E52258C">
            <wp:extent cx="5486400" cy="29451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35" w:rsidRDefault="001D2935" w:rsidP="00174C02">
      <w:pPr>
        <w:pStyle w:val="4"/>
        <w:numPr>
          <w:ilvl w:val="0"/>
          <w:numId w:val="15"/>
        </w:numPr>
      </w:pPr>
      <w:r>
        <w:rPr>
          <w:rFonts w:hint="eastAsia"/>
        </w:rPr>
        <w:t>文章</w:t>
      </w:r>
      <w:r>
        <w:t>模板</w:t>
      </w:r>
    </w:p>
    <w:p w:rsidR="00406A81" w:rsidRPr="00406A81" w:rsidRDefault="00406A81" w:rsidP="00406A81">
      <w:r>
        <w:rPr>
          <w:rFonts w:hint="eastAsia"/>
        </w:rPr>
        <w:t>若文章</w:t>
      </w:r>
      <w:r>
        <w:t>类型为“</w:t>
      </w:r>
      <w:r>
        <w:rPr>
          <w:rFonts w:hint="eastAsia"/>
        </w:rPr>
        <w:t>文章</w:t>
      </w:r>
      <w:r>
        <w:t>”</w:t>
      </w:r>
      <w:r>
        <w:rPr>
          <w:rFonts w:hint="eastAsia"/>
        </w:rPr>
        <w:t>类型</w:t>
      </w:r>
      <w:r>
        <w:t>，则在</w:t>
      </w:r>
      <w:r>
        <w:rPr>
          <w:rFonts w:hint="eastAsia"/>
        </w:rPr>
        <w:t>客户端</w:t>
      </w:r>
      <w:r>
        <w:t>展示</w:t>
      </w:r>
      <w:r>
        <w:rPr>
          <w:rFonts w:hint="eastAsia"/>
        </w:rPr>
        <w:t>文章</w:t>
      </w:r>
      <w:r>
        <w:t>类型的文章模板，如下图</w:t>
      </w:r>
      <w:r>
        <w:rPr>
          <w:rFonts w:hint="eastAsia"/>
        </w:rPr>
        <w:t>所示</w:t>
      </w:r>
      <w:r>
        <w:t>（</w:t>
      </w:r>
      <w:r>
        <w:rPr>
          <w:rFonts w:hint="eastAsia"/>
        </w:rPr>
        <w:t>这是交互</w:t>
      </w:r>
      <w:r>
        <w:t>稿，</w:t>
      </w:r>
      <w:r>
        <w:rPr>
          <w:rFonts w:hint="eastAsia"/>
        </w:rPr>
        <w:t>实际</w:t>
      </w:r>
      <w:r>
        <w:t>效果以</w:t>
      </w:r>
      <w:r>
        <w:rPr>
          <w:rFonts w:hint="eastAsia"/>
        </w:rPr>
        <w:t>UI稿</w:t>
      </w:r>
      <w:r>
        <w:t>为准）</w:t>
      </w:r>
      <w:r>
        <w:rPr>
          <w:rFonts w:hint="eastAsia"/>
        </w:rPr>
        <w:t>。</w:t>
      </w:r>
    </w:p>
    <w:p w:rsidR="00756161" w:rsidRPr="00BE3FC9" w:rsidRDefault="00756161" w:rsidP="00BE3FC9">
      <w:r>
        <w:rPr>
          <w:noProof/>
        </w:rPr>
        <w:lastRenderedPageBreak/>
        <w:drawing>
          <wp:inline distT="0" distB="0" distL="0" distR="0" wp14:anchorId="60776145" wp14:editId="5EDB862E">
            <wp:extent cx="4962525" cy="1721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325" cy="17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69" w:rsidRDefault="00231A69" w:rsidP="00174C02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话题</w:t>
      </w:r>
      <w:r>
        <w:t>详情页</w:t>
      </w:r>
      <w:r w:rsidR="00B87826">
        <w:rPr>
          <w:rFonts w:hint="eastAsia"/>
        </w:rPr>
        <w:t>（H5页面</w:t>
      </w:r>
      <w:r w:rsidR="00B87826">
        <w:t>）</w:t>
      </w:r>
    </w:p>
    <w:p w:rsidR="00231A69" w:rsidRDefault="007B3F28" w:rsidP="00231A69">
      <w:r>
        <w:rPr>
          <w:noProof/>
        </w:rPr>
        <w:drawing>
          <wp:inline distT="0" distB="0" distL="0" distR="0" wp14:anchorId="26B7850E" wp14:editId="6978249A">
            <wp:extent cx="5486400" cy="719391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05" w:rsidRDefault="00963005" w:rsidP="007C4204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投票功能</w:t>
      </w:r>
      <w:r>
        <w:t>概述</w:t>
      </w:r>
    </w:p>
    <w:p w:rsidR="00963005" w:rsidRPr="00963005" w:rsidRDefault="00963005" w:rsidP="00963005">
      <w:r>
        <w:rPr>
          <w:rFonts w:hint="eastAsia"/>
        </w:rPr>
        <w:t>话题</w:t>
      </w:r>
      <w:r>
        <w:t>自带投票功能，</w:t>
      </w:r>
      <w:r>
        <w:rPr>
          <w:rFonts w:hint="eastAsia"/>
        </w:rPr>
        <w:t>与其</w:t>
      </w:r>
      <w:r>
        <w:t>说是投票，其实是赌博。</w:t>
      </w:r>
      <w:r w:rsidR="00434070">
        <w:rPr>
          <w:rFonts w:hint="eastAsia"/>
        </w:rPr>
        <w:t>比如赌球</w:t>
      </w:r>
      <w:r w:rsidR="00434070">
        <w:t>猜输赢</w:t>
      </w:r>
      <w:r w:rsidR="00434070">
        <w:rPr>
          <w:rFonts w:hint="eastAsia"/>
        </w:rPr>
        <w:t>，</w:t>
      </w:r>
      <w:r>
        <w:t>用户</w:t>
      </w:r>
      <w:r>
        <w:rPr>
          <w:rFonts w:hint="eastAsia"/>
        </w:rPr>
        <w:t>投票</w:t>
      </w:r>
      <w:r>
        <w:t>时需要</w:t>
      </w:r>
      <w:r>
        <w:rPr>
          <w:rFonts w:hint="eastAsia"/>
        </w:rPr>
        <w:t>消耗</w:t>
      </w:r>
      <w:r>
        <w:t>积分，</w:t>
      </w:r>
      <w:r w:rsidR="00434070">
        <w:rPr>
          <w:rFonts w:hint="eastAsia"/>
        </w:rPr>
        <w:t>如果</w:t>
      </w:r>
      <w:r w:rsidR="00434070">
        <w:t>最后猜中了，积分双倍返还；没猜中，那积分就没了。</w:t>
      </w:r>
    </w:p>
    <w:p w:rsidR="007C4204" w:rsidRDefault="007C4204" w:rsidP="007C4204">
      <w:pPr>
        <w:pStyle w:val="3"/>
        <w:numPr>
          <w:ilvl w:val="0"/>
          <w:numId w:val="37"/>
        </w:numPr>
      </w:pPr>
      <w:r>
        <w:rPr>
          <w:rFonts w:hint="eastAsia"/>
        </w:rPr>
        <w:t>投票</w:t>
      </w:r>
      <w:r w:rsidR="0070652C">
        <w:rPr>
          <w:rFonts w:hint="eastAsia"/>
        </w:rPr>
        <w:t>状态</w:t>
      </w:r>
      <w:r>
        <w:t>说明</w:t>
      </w:r>
    </w:p>
    <w:p w:rsidR="007C4204" w:rsidRDefault="007C4204" w:rsidP="007C4204">
      <w:r>
        <w:rPr>
          <w:rFonts w:hint="eastAsia"/>
        </w:rPr>
        <w:t>投票</w:t>
      </w:r>
      <w:r w:rsidR="00C63805">
        <w:rPr>
          <w:rFonts w:hint="eastAsia"/>
        </w:rPr>
        <w:t>共有</w:t>
      </w:r>
      <w:r w:rsidR="00150F13">
        <w:t>3</w:t>
      </w:r>
      <w:r w:rsidR="00C63805">
        <w:t>个状态</w:t>
      </w:r>
      <w:r w:rsidR="00C63805">
        <w:rPr>
          <w:rFonts w:hint="eastAsia"/>
        </w:rPr>
        <w:t>，</w:t>
      </w:r>
      <w:r w:rsidR="00C63805">
        <w:t>分为投票中、投票</w:t>
      </w:r>
      <w:r w:rsidR="00C63805">
        <w:rPr>
          <w:rFonts w:hint="eastAsia"/>
        </w:rPr>
        <w:t>结束</w:t>
      </w:r>
      <w:r w:rsidR="00C63805">
        <w:t>、结果已判定。</w:t>
      </w:r>
    </w:p>
    <w:p w:rsidR="00C63805" w:rsidRDefault="00B676CF" w:rsidP="007C4204">
      <w:r>
        <w:rPr>
          <w:noProof/>
        </w:rPr>
        <w:drawing>
          <wp:inline distT="0" distB="0" distL="0" distR="0" wp14:anchorId="412122D4" wp14:editId="2F41F4A9">
            <wp:extent cx="4076190" cy="495238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5" w:rsidRDefault="00C63805" w:rsidP="00B676CF">
      <w:pPr>
        <w:pStyle w:val="4"/>
        <w:numPr>
          <w:ilvl w:val="0"/>
          <w:numId w:val="38"/>
        </w:numPr>
      </w:pPr>
      <w:r>
        <w:rPr>
          <w:rFonts w:hint="eastAsia"/>
        </w:rPr>
        <w:t>投票</w:t>
      </w:r>
      <w:r>
        <w:t>中</w:t>
      </w:r>
    </w:p>
    <w:p w:rsidR="00EA4768" w:rsidRDefault="00C63805" w:rsidP="00C63805">
      <w:r>
        <w:rPr>
          <w:rFonts w:hint="eastAsia"/>
        </w:rPr>
        <w:t>运营</w:t>
      </w:r>
      <w:r>
        <w:t>人员会设置一个“</w:t>
      </w:r>
      <w:r>
        <w:rPr>
          <w:rFonts w:hint="eastAsia"/>
        </w:rPr>
        <w:t>投票</w:t>
      </w:r>
      <w:r>
        <w:t>截止时间”</w:t>
      </w:r>
      <w:r>
        <w:rPr>
          <w:rFonts w:hint="eastAsia"/>
        </w:rPr>
        <w:t>，</w:t>
      </w:r>
      <w:r>
        <w:t>在该时间点之前，则状态为“</w:t>
      </w:r>
      <w:r>
        <w:rPr>
          <w:rFonts w:hint="eastAsia"/>
        </w:rPr>
        <w:t>投票</w:t>
      </w:r>
      <w:r>
        <w:t>中“。这种</w:t>
      </w:r>
      <w:r>
        <w:rPr>
          <w:rFonts w:hint="eastAsia"/>
        </w:rPr>
        <w:t>状态下</w:t>
      </w:r>
      <w:r>
        <w:t>，允许</w:t>
      </w:r>
      <w:r w:rsidR="00EA4768">
        <w:rPr>
          <w:rFonts w:hint="eastAsia"/>
        </w:rPr>
        <w:t>未</w:t>
      </w:r>
      <w:r w:rsidR="00EA4768">
        <w:t>投票的</w:t>
      </w:r>
      <w:r w:rsidR="00B676CF">
        <w:rPr>
          <w:rFonts w:hint="eastAsia"/>
        </w:rPr>
        <w:t>登录</w:t>
      </w:r>
      <w:r>
        <w:rPr>
          <w:rFonts w:hint="eastAsia"/>
        </w:rPr>
        <w:t>用户</w:t>
      </w:r>
      <w:r>
        <w:t>进行投票</w:t>
      </w:r>
      <w:r w:rsidR="00EA4768">
        <w:rPr>
          <w:rFonts w:hint="eastAsia"/>
        </w:rPr>
        <w:t>：</w:t>
      </w:r>
    </w:p>
    <w:p w:rsidR="00C63805" w:rsidRDefault="00EA4768" w:rsidP="0070652C">
      <w:pPr>
        <w:pStyle w:val="5"/>
      </w:pPr>
      <w:r>
        <w:rPr>
          <w:rFonts w:hint="eastAsia"/>
        </w:rPr>
        <w:t>未</w:t>
      </w:r>
      <w:r>
        <w:t>投票</w:t>
      </w:r>
      <w:r w:rsidR="00B676CF">
        <w:rPr>
          <w:rFonts w:hint="eastAsia"/>
        </w:rPr>
        <w:t>/未登录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1053C27A" wp14:editId="785875F1">
            <wp:extent cx="3266667" cy="3400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8" w:rsidRDefault="00EA4768" w:rsidP="00C63805"/>
    <w:p w:rsidR="00EA4768" w:rsidRDefault="00EA4768" w:rsidP="0070652C">
      <w:pPr>
        <w:pStyle w:val="5"/>
      </w:pPr>
      <w:r>
        <w:rPr>
          <w:rFonts w:hint="eastAsia"/>
        </w:rPr>
        <w:lastRenderedPageBreak/>
        <w:t>已投票</w:t>
      </w:r>
      <w:r>
        <w:t>：</w:t>
      </w:r>
    </w:p>
    <w:p w:rsidR="00EA4768" w:rsidRDefault="00EA4768" w:rsidP="00C63805">
      <w:r>
        <w:rPr>
          <w:noProof/>
        </w:rPr>
        <w:drawing>
          <wp:inline distT="0" distB="0" distL="0" distR="0" wp14:anchorId="74B1A485" wp14:editId="5E0179D3">
            <wp:extent cx="3266667" cy="4000000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CF" w:rsidRDefault="00B676CF" w:rsidP="00B676CF">
      <w:pPr>
        <w:pStyle w:val="4"/>
        <w:numPr>
          <w:ilvl w:val="0"/>
          <w:numId w:val="38"/>
        </w:numPr>
      </w:pPr>
      <w:r>
        <w:rPr>
          <w:rFonts w:hint="eastAsia"/>
        </w:rPr>
        <w:t>投票结束</w:t>
      </w:r>
    </w:p>
    <w:p w:rsidR="00B676CF" w:rsidRDefault="00B676CF" w:rsidP="00C63805">
      <w:r>
        <w:rPr>
          <w:rFonts w:hint="eastAsia"/>
        </w:rPr>
        <w:t>若当前</w:t>
      </w:r>
      <w:r>
        <w:t>时间超过了“</w:t>
      </w:r>
      <w:r w:rsidR="00FB0594">
        <w:rPr>
          <w:rFonts w:hint="eastAsia"/>
        </w:rPr>
        <w:t>投票</w:t>
      </w:r>
      <w:r w:rsidR="00FB0594">
        <w:t>截止时间</w:t>
      </w:r>
      <w:r>
        <w:t>”</w:t>
      </w:r>
      <w:r w:rsidR="00FB0594">
        <w:rPr>
          <w:rFonts w:hint="eastAsia"/>
        </w:rPr>
        <w:t>，</w:t>
      </w:r>
      <w:r w:rsidR="00FB0594">
        <w:t>且</w:t>
      </w:r>
      <w:r w:rsidR="00FB0594">
        <w:rPr>
          <w:rFonts w:hint="eastAsia"/>
        </w:rPr>
        <w:t>运营</w:t>
      </w:r>
      <w:r w:rsidR="00FB0594">
        <w:t>人员未对投票</w:t>
      </w:r>
      <w:r w:rsidR="00FB0594">
        <w:rPr>
          <w:rFonts w:hint="eastAsia"/>
        </w:rPr>
        <w:t>结果</w:t>
      </w:r>
      <w:r w:rsidR="00FB0594">
        <w:t>进行判定</w:t>
      </w:r>
      <w:r w:rsidR="00FB0594">
        <w:rPr>
          <w:rFonts w:hint="eastAsia"/>
        </w:rPr>
        <w:t>，则</w:t>
      </w:r>
      <w:r w:rsidR="00FB0594">
        <w:t>不再接受用户的投票</w:t>
      </w:r>
      <w:r w:rsidR="007A1B48">
        <w:rPr>
          <w:rFonts w:hint="eastAsia"/>
        </w:rPr>
        <w:t>，</w:t>
      </w:r>
      <w:r w:rsidR="0070652C">
        <w:rPr>
          <w:rFonts w:hint="eastAsia"/>
        </w:rPr>
        <w:t>并</w:t>
      </w:r>
      <w:r w:rsidR="0070652C">
        <w:t>显示</w:t>
      </w:r>
      <w:r w:rsidR="0070652C">
        <w:rPr>
          <w:rFonts w:hint="eastAsia"/>
        </w:rPr>
        <w:t>投票</w:t>
      </w:r>
      <w:r w:rsidR="0070652C">
        <w:t>结果</w:t>
      </w:r>
      <w:r w:rsidR="007A1B48">
        <w:rPr>
          <w:rFonts w:hint="eastAsia"/>
        </w:rPr>
        <w:t>。</w:t>
      </w:r>
    </w:p>
    <w:p w:rsidR="00C270D5" w:rsidRPr="00C63805" w:rsidRDefault="00C270D5" w:rsidP="00C63805"/>
    <w:p w:rsidR="007C4204" w:rsidRDefault="0070652C" w:rsidP="007C4204">
      <w:r>
        <w:rPr>
          <w:noProof/>
        </w:rPr>
        <w:lastRenderedPageBreak/>
        <w:drawing>
          <wp:inline distT="0" distB="0" distL="0" distR="0" wp14:anchorId="79AB8910" wp14:editId="44B61CDA">
            <wp:extent cx="2676525" cy="327737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390" cy="33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35">
        <w:t xml:space="preserve"> </w:t>
      </w:r>
      <w:r w:rsidR="00D92E35">
        <w:rPr>
          <w:noProof/>
        </w:rPr>
        <w:drawing>
          <wp:inline distT="0" distB="0" distL="0" distR="0" wp14:anchorId="197DC2B8" wp14:editId="08A3D96D">
            <wp:extent cx="2676525" cy="327737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4539" cy="32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D5" w:rsidRDefault="00C270D5" w:rsidP="007C4204">
      <w:r>
        <w:rPr>
          <w:rFonts w:hint="eastAsia"/>
        </w:rPr>
        <w:t>用户</w:t>
      </w:r>
      <w:r>
        <w:t>已投票</w:t>
      </w:r>
      <w:r>
        <w:rPr>
          <w:rFonts w:hint="eastAsia"/>
        </w:rPr>
        <w:t xml:space="preserve">                                                  用户</w:t>
      </w:r>
      <w:r>
        <w:t>未投票</w:t>
      </w:r>
    </w:p>
    <w:p w:rsidR="0070652C" w:rsidRDefault="0070652C" w:rsidP="007C4204"/>
    <w:p w:rsidR="0070652C" w:rsidRDefault="0070652C" w:rsidP="0070652C">
      <w:pPr>
        <w:pStyle w:val="4"/>
        <w:numPr>
          <w:ilvl w:val="0"/>
          <w:numId w:val="38"/>
        </w:numPr>
      </w:pPr>
      <w:r>
        <w:rPr>
          <w:rFonts w:hint="eastAsia"/>
        </w:rPr>
        <w:t>结果</w:t>
      </w:r>
      <w:r>
        <w:t>已判定</w:t>
      </w:r>
    </w:p>
    <w:p w:rsidR="00FD702D" w:rsidRDefault="0070652C" w:rsidP="0070652C">
      <w:r>
        <w:rPr>
          <w:rFonts w:hint="eastAsia"/>
        </w:rPr>
        <w:t>当前时间</w:t>
      </w:r>
      <w:r>
        <w:t>超过了“</w:t>
      </w:r>
      <w:r>
        <w:rPr>
          <w:rFonts w:hint="eastAsia"/>
        </w:rPr>
        <w:t>投票</w:t>
      </w:r>
      <w:r>
        <w:t>截止时间”</w:t>
      </w:r>
      <w:r>
        <w:rPr>
          <w:rFonts w:hint="eastAsia"/>
        </w:rPr>
        <w:t>，</w:t>
      </w:r>
      <w:r>
        <w:t>且运营人员已经对投票结果</w:t>
      </w:r>
      <w:r>
        <w:rPr>
          <w:rFonts w:hint="eastAsia"/>
        </w:rPr>
        <w:t>判定了</w:t>
      </w:r>
      <w:r>
        <w:t>胜方，则为“</w:t>
      </w:r>
      <w:r>
        <w:rPr>
          <w:rFonts w:hint="eastAsia"/>
        </w:rPr>
        <w:t>结果</w:t>
      </w:r>
      <w:r>
        <w:t>已</w:t>
      </w:r>
      <w:r>
        <w:rPr>
          <w:rFonts w:hint="eastAsia"/>
        </w:rPr>
        <w:t>判定</w:t>
      </w:r>
      <w:r w:rsidR="007A1B48">
        <w:rPr>
          <w:rFonts w:hint="eastAsia"/>
        </w:rPr>
        <w:t>“</w:t>
      </w:r>
      <w:r>
        <w:t>状态</w:t>
      </w:r>
      <w:r w:rsidR="007A1B48">
        <w:rPr>
          <w:rFonts w:hint="eastAsia"/>
        </w:rPr>
        <w:t>，</w:t>
      </w:r>
      <w:r w:rsidR="007A1B48">
        <w:t>不再接受用户的投票</w:t>
      </w:r>
      <w:r w:rsidR="007A1B48">
        <w:rPr>
          <w:rFonts w:hint="eastAsia"/>
        </w:rPr>
        <w:t>，并</w:t>
      </w:r>
      <w:r w:rsidR="007A1B48">
        <w:t>显示</w:t>
      </w:r>
      <w:r w:rsidR="007A1B48">
        <w:rPr>
          <w:rFonts w:hint="eastAsia"/>
        </w:rPr>
        <w:t>投票</w:t>
      </w:r>
      <w:r w:rsidR="007A1B48">
        <w:t>结果</w:t>
      </w:r>
      <w:r w:rsidR="007D21A0">
        <w:rPr>
          <w:rFonts w:hint="eastAsia"/>
        </w:rPr>
        <w:t>，</w:t>
      </w:r>
      <w:r w:rsidR="000C5C19">
        <w:rPr>
          <w:rFonts w:hint="eastAsia"/>
        </w:rPr>
        <w:t>并标示</w:t>
      </w:r>
      <w:r w:rsidR="007D21A0">
        <w:t>运营人员判定的胜方。</w:t>
      </w:r>
    </w:p>
    <w:p w:rsidR="00FD702D" w:rsidRDefault="00FD702D" w:rsidP="0070652C"/>
    <w:p w:rsidR="0070652C" w:rsidRDefault="0070652C" w:rsidP="0070652C">
      <w:r>
        <w:rPr>
          <w:noProof/>
        </w:rPr>
        <w:lastRenderedPageBreak/>
        <w:drawing>
          <wp:inline distT="0" distB="0" distL="0" distR="0" wp14:anchorId="10D8D024" wp14:editId="68B5A8A0">
            <wp:extent cx="2657475" cy="3254052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2383" cy="32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2D">
        <w:t xml:space="preserve">  </w:t>
      </w:r>
      <w:r w:rsidR="00FD702D">
        <w:rPr>
          <w:noProof/>
        </w:rPr>
        <w:drawing>
          <wp:inline distT="0" distB="0" distL="0" distR="0" wp14:anchorId="1C130122" wp14:editId="201F2442">
            <wp:extent cx="2647950" cy="324238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8694" cy="32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6A" w:rsidRDefault="00FD702D" w:rsidP="0070652C">
      <w:r>
        <w:rPr>
          <w:rFonts w:hint="eastAsia"/>
        </w:rPr>
        <w:t>用户已投票                                                   用户</w:t>
      </w:r>
      <w:r>
        <w:t>未投票</w:t>
      </w:r>
    </w:p>
    <w:p w:rsidR="00434070" w:rsidRDefault="007C066A" w:rsidP="00434070">
      <w:pPr>
        <w:pStyle w:val="3"/>
        <w:numPr>
          <w:ilvl w:val="0"/>
          <w:numId w:val="37"/>
        </w:numPr>
      </w:pPr>
      <w:r>
        <w:rPr>
          <w:rFonts w:hint="eastAsia"/>
        </w:rPr>
        <w:t>投票功能</w:t>
      </w:r>
      <w:r>
        <w:t>说明</w:t>
      </w:r>
    </w:p>
    <w:p w:rsidR="00434070" w:rsidRPr="00434070" w:rsidRDefault="00434070" w:rsidP="00434070">
      <w:pPr>
        <w:pStyle w:val="4"/>
        <w:numPr>
          <w:ilvl w:val="0"/>
          <w:numId w:val="42"/>
        </w:numPr>
      </w:pPr>
      <w:r>
        <w:rPr>
          <w:rFonts w:hint="eastAsia"/>
        </w:rPr>
        <w:t>用户未登录</w:t>
      </w:r>
    </w:p>
    <w:p w:rsidR="00434070" w:rsidRDefault="00434070" w:rsidP="00434070">
      <w:r>
        <w:rPr>
          <w:rFonts w:hint="eastAsia"/>
        </w:rPr>
        <w:t>未登录用户</w:t>
      </w:r>
      <w:r>
        <w:t>点击</w:t>
      </w:r>
      <w:r>
        <w:rPr>
          <w:rFonts w:hint="eastAsia"/>
        </w:rPr>
        <w:t>投票</w:t>
      </w:r>
      <w:r>
        <w:t>的选项后，弹</w:t>
      </w:r>
      <w:r>
        <w:rPr>
          <w:rFonts w:hint="eastAsia"/>
        </w:rPr>
        <w:t>框</w:t>
      </w:r>
      <w:r>
        <w:t>引导用户登录</w:t>
      </w:r>
      <w:r>
        <w:rPr>
          <w:rFonts w:hint="eastAsia"/>
        </w:rPr>
        <w:t>/注册</w:t>
      </w:r>
      <w:r>
        <w:t>；登录/</w:t>
      </w:r>
      <w:r>
        <w:rPr>
          <w:rFonts w:hint="eastAsia"/>
        </w:rPr>
        <w:t>注册</w:t>
      </w:r>
      <w:r>
        <w:t>成功后返回原页面；</w:t>
      </w:r>
    </w:p>
    <w:p w:rsidR="00434070" w:rsidRDefault="007B3F28" w:rsidP="00434070">
      <w:r>
        <w:rPr>
          <w:noProof/>
        </w:rPr>
        <w:drawing>
          <wp:inline distT="0" distB="0" distL="0" distR="0" wp14:anchorId="65BEC693" wp14:editId="62D4E3FF">
            <wp:extent cx="2857143" cy="1838095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70" w:rsidRPr="00434070" w:rsidRDefault="00434070" w:rsidP="00434070"/>
    <w:p w:rsidR="00434070" w:rsidRDefault="00366A49" w:rsidP="00434070">
      <w:pPr>
        <w:pStyle w:val="4"/>
        <w:numPr>
          <w:ilvl w:val="0"/>
          <w:numId w:val="42"/>
        </w:numPr>
      </w:pPr>
      <w:r>
        <w:rPr>
          <w:rFonts w:hint="eastAsia"/>
        </w:rPr>
        <w:t>已</w:t>
      </w:r>
      <w:r w:rsidR="00434070">
        <w:rPr>
          <w:rFonts w:hint="eastAsia"/>
        </w:rPr>
        <w:t>登录</w:t>
      </w:r>
      <w:r>
        <w:rPr>
          <w:rFonts w:hint="eastAsia"/>
        </w:rPr>
        <w:t>用户</w:t>
      </w:r>
    </w:p>
    <w:p w:rsidR="003128A8" w:rsidRDefault="003128A8" w:rsidP="003128A8">
      <w:r>
        <w:rPr>
          <w:rFonts w:hint="eastAsia"/>
        </w:rPr>
        <w:t>投票</w:t>
      </w:r>
      <w:r>
        <w:t>分为两类：需要消耗积分、不需要消耗积分</w:t>
      </w:r>
      <w:r>
        <w:rPr>
          <w:rFonts w:hint="eastAsia"/>
        </w:rPr>
        <w:t>。</w:t>
      </w:r>
      <w:r>
        <w:t>由</w:t>
      </w:r>
      <w:r>
        <w:rPr>
          <w:rFonts w:hint="eastAsia"/>
        </w:rPr>
        <w:t>运营</w:t>
      </w:r>
      <w:r>
        <w:t>人员的配置决定是哪类。</w:t>
      </w:r>
    </w:p>
    <w:p w:rsidR="003128A8" w:rsidRDefault="003128A8" w:rsidP="003128A8">
      <w:pPr>
        <w:pStyle w:val="5"/>
      </w:pPr>
      <w:r>
        <w:rPr>
          <w:rFonts w:hint="eastAsia"/>
        </w:rPr>
        <w:t>不需要</w:t>
      </w:r>
      <w:r>
        <w:t>消耗积分的投票流程</w:t>
      </w:r>
    </w:p>
    <w:p w:rsidR="003128A8" w:rsidRPr="003128A8" w:rsidRDefault="003128A8" w:rsidP="003128A8">
      <w:r>
        <w:rPr>
          <w:rFonts w:hint="eastAsia"/>
        </w:rPr>
        <w:t>点击投票</w:t>
      </w:r>
      <w:r>
        <w:t>选项按钮后，直接提交用户的投票请求。</w:t>
      </w:r>
    </w:p>
    <w:p w:rsidR="003128A8" w:rsidRDefault="003128A8" w:rsidP="003128A8">
      <w:pPr>
        <w:pStyle w:val="5"/>
      </w:pPr>
      <w:r>
        <w:rPr>
          <w:rFonts w:hint="eastAsia"/>
        </w:rPr>
        <w:lastRenderedPageBreak/>
        <w:t>需要</w:t>
      </w:r>
      <w:r>
        <w:t>消耗积分</w:t>
      </w:r>
      <w:r>
        <w:rPr>
          <w:rFonts w:hint="eastAsia"/>
        </w:rPr>
        <w:t>的</w:t>
      </w:r>
      <w:r>
        <w:t>投票流程</w:t>
      </w:r>
    </w:p>
    <w:p w:rsidR="00963005" w:rsidRDefault="00434070" w:rsidP="00366A49">
      <w:r>
        <w:rPr>
          <w:noProof/>
        </w:rPr>
        <w:drawing>
          <wp:inline distT="0" distB="0" distL="0" distR="0" wp14:anchorId="1C3B8B60" wp14:editId="335E9E45">
            <wp:extent cx="5486400" cy="2848610"/>
            <wp:effectExtent l="0" t="0" r="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05" w:rsidRDefault="00434070" w:rsidP="00440BE2">
      <w:r>
        <w:rPr>
          <w:rFonts w:hint="eastAsia"/>
        </w:rPr>
        <w:t>登录</w:t>
      </w:r>
      <w:r w:rsidR="00963005">
        <w:rPr>
          <w:rFonts w:hint="eastAsia"/>
        </w:rPr>
        <w:t>用户</w:t>
      </w:r>
      <w:r>
        <w:rPr>
          <w:rFonts w:hint="eastAsia"/>
        </w:rPr>
        <w:t>点击</w:t>
      </w:r>
      <w:r>
        <w:t>投票的选项后，弹出选择积分的</w:t>
      </w:r>
      <w:r w:rsidR="00D76972">
        <w:rPr>
          <w:rFonts w:hint="eastAsia"/>
        </w:rPr>
        <w:t>模态</w:t>
      </w:r>
      <w:r>
        <w:t>弹窗</w:t>
      </w:r>
      <w:r>
        <w:rPr>
          <w:rFonts w:hint="eastAsia"/>
        </w:rPr>
        <w:t>：</w:t>
      </w:r>
    </w:p>
    <w:p w:rsidR="00434070" w:rsidRDefault="00D76972" w:rsidP="00963005">
      <w:pPr>
        <w:rPr>
          <w:noProof/>
        </w:rPr>
      </w:pPr>
      <w:r w:rsidRPr="00D76972">
        <w:rPr>
          <w:noProof/>
        </w:rPr>
        <w:t xml:space="preserve"> </w:t>
      </w:r>
      <w:r w:rsidR="00FB703A" w:rsidRPr="00FB703A">
        <w:rPr>
          <w:noProof/>
        </w:rPr>
        <w:t xml:space="preserve"> </w:t>
      </w:r>
      <w:r w:rsidR="00FB703A">
        <w:rPr>
          <w:noProof/>
        </w:rPr>
        <w:drawing>
          <wp:inline distT="0" distB="0" distL="0" distR="0" wp14:anchorId="4FEA7FFA" wp14:editId="723C7B86">
            <wp:extent cx="3266667" cy="29619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49" w:rsidRDefault="00366A49" w:rsidP="003128A8">
      <w:pPr>
        <w:pStyle w:val="6"/>
        <w:rPr>
          <w:noProof/>
        </w:rPr>
      </w:pPr>
      <w:r>
        <w:rPr>
          <w:rFonts w:hint="eastAsia"/>
          <w:noProof/>
        </w:rPr>
        <w:t>选择积分</w:t>
      </w:r>
      <w:r>
        <w:rPr>
          <w:noProof/>
        </w:rPr>
        <w:t>窗口</w:t>
      </w:r>
      <w:r>
        <w:rPr>
          <w:rFonts w:hint="eastAsia"/>
          <w:noProof/>
        </w:rPr>
        <w:t>文案说明</w:t>
      </w:r>
    </w:p>
    <w:p w:rsidR="00366A49" w:rsidRDefault="00366A49" w:rsidP="00366A49">
      <w:r>
        <w:rPr>
          <w:rFonts w:hint="eastAsia"/>
        </w:rPr>
        <w:t>窗口</w:t>
      </w:r>
      <w:r>
        <w:t>展示文案“</w:t>
      </w:r>
      <w:r w:rsidRPr="00366A49">
        <w:rPr>
          <w:rFonts w:hint="eastAsia"/>
        </w:rPr>
        <w:t>请选择投票使用的积分数</w:t>
      </w:r>
      <w:r>
        <w:t>”</w:t>
      </w:r>
      <w:r>
        <w:rPr>
          <w:rFonts w:hint="eastAsia"/>
        </w:rPr>
        <w:t>，</w:t>
      </w:r>
      <w:r>
        <w:t>“</w:t>
      </w:r>
      <w:r w:rsidR="007B3F28">
        <w:rPr>
          <w:rFonts w:hint="eastAsia"/>
        </w:rPr>
        <w:t>确认参与后，系统自动扣减相应积分；若预测成功，可获得双倍积分，积分将在答案公布后24小时内到账</w:t>
      </w:r>
      <w:r>
        <w:t>”</w:t>
      </w:r>
    </w:p>
    <w:p w:rsidR="00366A49" w:rsidRDefault="00366A49" w:rsidP="00366A49">
      <w:r>
        <w:rPr>
          <w:rFonts w:hint="eastAsia"/>
        </w:rPr>
        <w:t>并</w:t>
      </w:r>
      <w:r>
        <w:t>显示用户的积分数。</w:t>
      </w:r>
    </w:p>
    <w:p w:rsidR="00366A49" w:rsidRPr="00366A49" w:rsidRDefault="00366A49" w:rsidP="003128A8">
      <w:pPr>
        <w:pStyle w:val="6"/>
      </w:pPr>
      <w:r>
        <w:rPr>
          <w:rFonts w:hint="eastAsia"/>
          <w:noProof/>
        </w:rPr>
        <w:lastRenderedPageBreak/>
        <w:t>选择积分</w:t>
      </w:r>
      <w:r>
        <w:rPr>
          <w:noProof/>
        </w:rPr>
        <w:t>窗口</w:t>
      </w:r>
      <w:r>
        <w:rPr>
          <w:rFonts w:hint="eastAsia"/>
          <w:noProof/>
        </w:rPr>
        <w:t>选项说明</w:t>
      </w:r>
    </w:p>
    <w:p w:rsidR="00D76972" w:rsidRDefault="00366A49" w:rsidP="00963005">
      <w:pPr>
        <w:rPr>
          <w:noProof/>
        </w:rPr>
      </w:pPr>
      <w:r>
        <w:rPr>
          <w:rFonts w:hint="eastAsia"/>
          <w:noProof/>
        </w:rPr>
        <w:t>显示5积分</w:t>
      </w:r>
      <w:r>
        <w:rPr>
          <w:noProof/>
        </w:rPr>
        <w:t>、10</w:t>
      </w:r>
      <w:r>
        <w:rPr>
          <w:rFonts w:hint="eastAsia"/>
          <w:noProof/>
        </w:rPr>
        <w:t>积分</w:t>
      </w:r>
      <w:r>
        <w:rPr>
          <w:noProof/>
        </w:rPr>
        <w:t>、50</w:t>
      </w:r>
      <w:r>
        <w:rPr>
          <w:rFonts w:hint="eastAsia"/>
          <w:noProof/>
        </w:rPr>
        <w:t>积分</w:t>
      </w:r>
      <w:r>
        <w:rPr>
          <w:noProof/>
        </w:rPr>
        <w:t>、100</w:t>
      </w:r>
      <w:r>
        <w:rPr>
          <w:rFonts w:hint="eastAsia"/>
          <w:noProof/>
        </w:rPr>
        <w:t>积分</w:t>
      </w:r>
      <w:r>
        <w:rPr>
          <w:noProof/>
        </w:rPr>
        <w:t>、500</w:t>
      </w:r>
      <w:r>
        <w:rPr>
          <w:rFonts w:hint="eastAsia"/>
          <w:noProof/>
        </w:rPr>
        <w:t>积分</w:t>
      </w:r>
      <w:r>
        <w:rPr>
          <w:noProof/>
        </w:rPr>
        <w:t>、1000</w:t>
      </w:r>
      <w:r>
        <w:rPr>
          <w:rFonts w:hint="eastAsia"/>
          <w:noProof/>
        </w:rPr>
        <w:t>积分，6个</w:t>
      </w:r>
      <w:r>
        <w:rPr>
          <w:noProof/>
        </w:rPr>
        <w:t>选项；并需要根据用户的积分数来判定选项是否可点击</w:t>
      </w:r>
      <w:r>
        <w:rPr>
          <w:rFonts w:hint="eastAsia"/>
          <w:noProof/>
        </w:rPr>
        <w:t>：</w:t>
      </w:r>
    </w:p>
    <w:p w:rsidR="00366A49" w:rsidRDefault="00366A49" w:rsidP="00366A49">
      <w:pPr>
        <w:pStyle w:val="a7"/>
        <w:numPr>
          <w:ilvl w:val="0"/>
          <w:numId w:val="43"/>
        </w:numPr>
      </w:pPr>
      <w:r>
        <w:rPr>
          <w:rFonts w:hint="eastAsia"/>
        </w:rPr>
        <w:t>选项</w:t>
      </w:r>
      <w:r>
        <w:t>积分数</w:t>
      </w:r>
      <w:r>
        <w:rPr>
          <w:rFonts w:hint="eastAsia"/>
        </w:rPr>
        <w:t>≤</w:t>
      </w:r>
      <w:r>
        <w:t>用户积分数：选项可点击；</w:t>
      </w:r>
    </w:p>
    <w:p w:rsidR="00366A49" w:rsidRDefault="00366A49" w:rsidP="00366A49">
      <w:pPr>
        <w:pStyle w:val="a7"/>
        <w:numPr>
          <w:ilvl w:val="0"/>
          <w:numId w:val="43"/>
        </w:numPr>
      </w:pPr>
      <w:r>
        <w:rPr>
          <w:rFonts w:hint="eastAsia"/>
        </w:rPr>
        <w:t>选项</w:t>
      </w:r>
      <w:r>
        <w:t>积分数</w:t>
      </w:r>
      <w:r>
        <w:rPr>
          <w:rFonts w:hint="eastAsia"/>
        </w:rPr>
        <w:t>＞</w:t>
      </w:r>
      <w:r>
        <w:t>用户积分数：</w:t>
      </w:r>
      <w:r>
        <w:rPr>
          <w:rFonts w:hint="eastAsia"/>
        </w:rPr>
        <w:t>选项</w:t>
      </w:r>
      <w:r>
        <w:t>不可点击；</w:t>
      </w:r>
    </w:p>
    <w:p w:rsidR="0065340E" w:rsidRDefault="0065340E" w:rsidP="0065340E">
      <w:r>
        <w:rPr>
          <w:rFonts w:hint="eastAsia"/>
        </w:rPr>
        <w:t>当用户选中</w:t>
      </w:r>
      <w:r>
        <w:t>某个积分选项时，</w:t>
      </w:r>
      <w:r>
        <w:rPr>
          <w:rFonts w:hint="eastAsia"/>
        </w:rPr>
        <w:t>显示</w:t>
      </w:r>
      <w:r>
        <w:t>选中状态：</w:t>
      </w:r>
    </w:p>
    <w:p w:rsidR="0065340E" w:rsidRDefault="00FB703A" w:rsidP="0065340E">
      <w:r w:rsidRPr="00FB70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BBE7D" wp14:editId="7BA79028">
            <wp:extent cx="3266667" cy="29619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0E" w:rsidRDefault="0065340E" w:rsidP="0065340E"/>
    <w:p w:rsidR="0065340E" w:rsidRPr="00366A49" w:rsidRDefault="0065340E" w:rsidP="003128A8">
      <w:pPr>
        <w:pStyle w:val="6"/>
      </w:pPr>
      <w:r>
        <w:rPr>
          <w:rFonts w:hint="eastAsia"/>
          <w:noProof/>
        </w:rPr>
        <w:t>选择积分</w:t>
      </w:r>
      <w:r>
        <w:rPr>
          <w:noProof/>
        </w:rPr>
        <w:t>窗口</w:t>
      </w:r>
      <w:r>
        <w:rPr>
          <w:rFonts w:hint="eastAsia"/>
          <w:noProof/>
        </w:rPr>
        <w:t>提交</w:t>
      </w:r>
      <w:r>
        <w:rPr>
          <w:noProof/>
        </w:rPr>
        <w:t>按钮</w:t>
      </w:r>
    </w:p>
    <w:p w:rsidR="0065340E" w:rsidRDefault="00FB703A" w:rsidP="0065340E">
      <w:r w:rsidRPr="00FB70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24B0F" wp14:editId="7E167A74">
            <wp:extent cx="2609850" cy="23663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2707" cy="23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40E">
        <w:t xml:space="preserve">  </w:t>
      </w:r>
      <w:r w:rsidRPr="00FB70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64A595" wp14:editId="13311F45">
            <wp:extent cx="2647950" cy="24009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3484" cy="24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F2" w:rsidRDefault="003B21F2" w:rsidP="0065340E">
      <w:r>
        <w:rPr>
          <w:rFonts w:hint="eastAsia"/>
        </w:rPr>
        <w:t>当</w:t>
      </w:r>
      <w:r>
        <w:t>用户未选中任何积分</w:t>
      </w:r>
      <w:r>
        <w:rPr>
          <w:rFonts w:hint="eastAsia"/>
        </w:rPr>
        <w:t>项</w:t>
      </w:r>
      <w:r>
        <w:t>时，按钮</w:t>
      </w:r>
      <w:r>
        <w:rPr>
          <w:rFonts w:hint="eastAsia"/>
        </w:rPr>
        <w:t>不可用；</w:t>
      </w:r>
    </w:p>
    <w:p w:rsidR="00ED0AC8" w:rsidRPr="003B21F2" w:rsidRDefault="003B21F2" w:rsidP="0065340E">
      <w:r>
        <w:rPr>
          <w:rFonts w:hint="eastAsia"/>
        </w:rPr>
        <w:lastRenderedPageBreak/>
        <w:t>当</w:t>
      </w:r>
      <w:r>
        <w:t>用户选中</w:t>
      </w:r>
      <w:r>
        <w:rPr>
          <w:rFonts w:hint="eastAsia"/>
        </w:rPr>
        <w:t>某个</w:t>
      </w:r>
      <w:r>
        <w:t>积分项</w:t>
      </w:r>
      <w:r>
        <w:rPr>
          <w:rFonts w:hint="eastAsia"/>
        </w:rPr>
        <w:t>后</w:t>
      </w:r>
      <w:r>
        <w:t>，按钮可用，并显示文案“</w:t>
      </w:r>
      <w:r>
        <w:rPr>
          <w:rFonts w:hint="eastAsia"/>
        </w:rPr>
        <w:t>确认</w:t>
      </w:r>
      <w:r>
        <w:t>投{{</w:t>
      </w:r>
      <w:r>
        <w:rPr>
          <w:rFonts w:hint="eastAsia"/>
        </w:rPr>
        <w:t>用户</w:t>
      </w:r>
      <w:r>
        <w:t>选中的</w:t>
      </w:r>
      <w:r>
        <w:rPr>
          <w:rFonts w:hint="eastAsia"/>
        </w:rPr>
        <w:t>积分数</w:t>
      </w:r>
      <w:r>
        <w:t>}}积分”</w:t>
      </w:r>
      <w:r>
        <w:rPr>
          <w:rFonts w:hint="eastAsia"/>
        </w:rPr>
        <w:t>；</w:t>
      </w:r>
      <w:r w:rsidR="00ED0AC8">
        <w:rPr>
          <w:rFonts w:hint="eastAsia"/>
        </w:rPr>
        <w:t>点击</w:t>
      </w:r>
      <w:r w:rsidR="00ED0AC8">
        <w:t>后提交用户的投票请求，</w:t>
      </w:r>
      <w:r w:rsidR="00ED0AC8">
        <w:rPr>
          <w:rFonts w:hint="eastAsia"/>
        </w:rPr>
        <w:t>提交</w:t>
      </w:r>
      <w:r w:rsidR="00ED0AC8">
        <w:t>成功后扣除用户的积分数，</w:t>
      </w:r>
      <w:r w:rsidR="00ED0AC8">
        <w:rPr>
          <w:rFonts w:hint="eastAsia"/>
        </w:rPr>
        <w:t>并</w:t>
      </w:r>
      <w:r w:rsidR="00ED0AC8">
        <w:t>刷新页面；</w:t>
      </w:r>
    </w:p>
    <w:p w:rsidR="00AD3AB3" w:rsidRDefault="00AD3AB3" w:rsidP="004612C8">
      <w:pPr>
        <w:pStyle w:val="3"/>
        <w:numPr>
          <w:ilvl w:val="0"/>
          <w:numId w:val="37"/>
        </w:numPr>
      </w:pPr>
      <w:r>
        <w:rPr>
          <w:rFonts w:hint="eastAsia"/>
        </w:rPr>
        <w:t>互动</w:t>
      </w:r>
      <w:r>
        <w:t>内容</w:t>
      </w:r>
    </w:p>
    <w:p w:rsidR="00AD3AB3" w:rsidRDefault="002B33E1" w:rsidP="00AD3AB3">
      <w:r>
        <w:rPr>
          <w:rFonts w:hint="eastAsia"/>
        </w:rPr>
        <w:t>话题</w:t>
      </w:r>
      <w:r w:rsidR="00AD3AB3">
        <w:t>下方是相关</w:t>
      </w:r>
      <w:r w:rsidR="00AD3AB3">
        <w:rPr>
          <w:rFonts w:hint="eastAsia"/>
        </w:rPr>
        <w:t>评论</w:t>
      </w:r>
      <w:r w:rsidR="00AD3AB3">
        <w:t>列表；</w:t>
      </w:r>
      <w:r w:rsidR="00AD3AB3">
        <w:rPr>
          <w:rFonts w:hint="eastAsia"/>
        </w:rPr>
        <w:t>若</w:t>
      </w:r>
      <w:r w:rsidR="00AD3AB3">
        <w:t>运营人员设置了</w:t>
      </w:r>
      <w:r w:rsidR="00AD3AB3">
        <w:rPr>
          <w:rFonts w:hint="eastAsia"/>
        </w:rPr>
        <w:t>“不显示</w:t>
      </w:r>
      <w:r w:rsidR="00AD3AB3">
        <w:t>评论”</w:t>
      </w:r>
      <w:r w:rsidR="00AD3AB3">
        <w:rPr>
          <w:rFonts w:hint="eastAsia"/>
        </w:rPr>
        <w:t>，</w:t>
      </w:r>
      <w:r w:rsidR="00AD3AB3">
        <w:t>则</w:t>
      </w:r>
      <w:r w:rsidR="00AD3AB3">
        <w:rPr>
          <w:rFonts w:hint="eastAsia"/>
        </w:rPr>
        <w:t>该</w:t>
      </w:r>
      <w:r w:rsidR="00AD3AB3">
        <w:t>展示用户的评论；</w:t>
      </w:r>
    </w:p>
    <w:p w:rsidR="00AD3AB3" w:rsidRPr="0026736A" w:rsidRDefault="005F3558" w:rsidP="00AD3AB3">
      <w:r>
        <w:rPr>
          <w:noProof/>
        </w:rPr>
        <w:drawing>
          <wp:inline distT="0" distB="0" distL="0" distR="0" wp14:anchorId="5E89613F" wp14:editId="57649D27">
            <wp:extent cx="3362325" cy="1809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B3" w:rsidRDefault="00AD3AB3" w:rsidP="00AD3AB3">
      <w:pPr>
        <w:pStyle w:val="5"/>
      </w:pPr>
      <w:r>
        <w:rPr>
          <w:rFonts w:hint="eastAsia"/>
        </w:rPr>
        <w:t>排序和</w:t>
      </w:r>
      <w:r>
        <w:t>分页加载</w:t>
      </w:r>
    </w:p>
    <w:p w:rsidR="00542253" w:rsidRPr="004612C8" w:rsidRDefault="00542253" w:rsidP="004612C8">
      <w:r>
        <w:rPr>
          <w:rFonts w:hint="eastAsia"/>
        </w:rPr>
        <w:t>留言按点赞热度进行排序，如无人点赞则按时间排序；</w:t>
      </w:r>
    </w:p>
    <w:p w:rsidR="00AD3AB3" w:rsidRPr="003A5A1C" w:rsidRDefault="00AD3AB3" w:rsidP="00AD3AB3">
      <w:r>
        <w:rPr>
          <w:rFonts w:hint="eastAsia"/>
        </w:rPr>
        <w:t>分页</w:t>
      </w:r>
      <w:r>
        <w:t>加载</w:t>
      </w:r>
      <w:r>
        <w:rPr>
          <w:rFonts w:hint="eastAsia"/>
        </w:rPr>
        <w:t>，每个分页</w:t>
      </w:r>
      <w:r>
        <w:t>20行数据；</w:t>
      </w:r>
    </w:p>
    <w:p w:rsidR="00AD3AB3" w:rsidRDefault="00AD3AB3" w:rsidP="00AD3AB3">
      <w:pPr>
        <w:pStyle w:val="5"/>
      </w:pPr>
      <w:r>
        <w:rPr>
          <w:rFonts w:hint="eastAsia"/>
        </w:rPr>
        <w:t>显示</w:t>
      </w:r>
      <w:r>
        <w:t>状态说明</w:t>
      </w:r>
    </w:p>
    <w:p w:rsidR="00AD3AB3" w:rsidRDefault="00AD3AB3" w:rsidP="00AD3AB3">
      <w:r>
        <w:t>评论</w:t>
      </w:r>
      <w:r>
        <w:rPr>
          <w:rFonts w:hint="eastAsia"/>
        </w:rPr>
        <w:t>是用户</w:t>
      </w:r>
      <w:r>
        <w:t>直接</w:t>
      </w:r>
      <w:r>
        <w:rPr>
          <w:rFonts w:hint="eastAsia"/>
        </w:rPr>
        <w:t>发表</w:t>
      </w:r>
      <w:r>
        <w:t>的</w:t>
      </w:r>
      <w:r>
        <w:rPr>
          <w:rFonts w:hint="eastAsia"/>
        </w:rPr>
        <w:t>内容</w:t>
      </w:r>
      <w:r>
        <w:t>；</w:t>
      </w:r>
      <w:r>
        <w:rPr>
          <w:rFonts w:hint="eastAsia"/>
        </w:rPr>
        <w:t>至少包含</w:t>
      </w:r>
      <w:r>
        <w:t>评论者、评论</w:t>
      </w:r>
      <w:r>
        <w:rPr>
          <w:rFonts w:hint="eastAsia"/>
        </w:rPr>
        <w:t>内容</w:t>
      </w:r>
      <w:r>
        <w:t>、评论时间、</w:t>
      </w:r>
      <w:r>
        <w:rPr>
          <w:rFonts w:hint="eastAsia"/>
        </w:rPr>
        <w:t>点赞数、</w:t>
      </w:r>
      <w:r>
        <w:t>当前用户是否已点赞</w:t>
      </w:r>
      <w:r>
        <w:rPr>
          <w:rFonts w:hint="eastAsia"/>
        </w:rPr>
        <w:t>等</w:t>
      </w:r>
      <w:r>
        <w:t>字段；</w:t>
      </w:r>
    </w:p>
    <w:p w:rsidR="00AD3AB3" w:rsidRDefault="00AD3AB3" w:rsidP="00AD3AB3">
      <w:pPr>
        <w:pStyle w:val="5"/>
      </w:pPr>
      <w:r>
        <w:rPr>
          <w:rFonts w:hint="eastAsia"/>
        </w:rPr>
        <w:t>操作</w:t>
      </w:r>
      <w:r>
        <w:t>说明</w:t>
      </w:r>
    </w:p>
    <w:p w:rsidR="00AD3AB3" w:rsidRDefault="00AD3AB3" w:rsidP="00AD3AB3">
      <w:r>
        <w:rPr>
          <w:rFonts w:hint="eastAsia"/>
        </w:rPr>
        <w:t>用户</w:t>
      </w:r>
      <w:r>
        <w:t>登录后，可以</w:t>
      </w:r>
      <w:r>
        <w:rPr>
          <w:rFonts w:hint="eastAsia"/>
        </w:rPr>
        <w:t>对</w:t>
      </w:r>
      <w:r>
        <w:t>评论进行点赞。</w:t>
      </w:r>
    </w:p>
    <w:p w:rsidR="00AD3AB3" w:rsidRDefault="00AD3AB3" w:rsidP="00AD3AB3">
      <w:pPr>
        <w:pStyle w:val="a7"/>
        <w:numPr>
          <w:ilvl w:val="0"/>
          <w:numId w:val="24"/>
        </w:numPr>
      </w:pPr>
      <w:r>
        <w:rPr>
          <w:rFonts w:hint="eastAsia"/>
        </w:rPr>
        <w:t>点赞</w:t>
      </w:r>
      <w:r>
        <w:t>：</w:t>
      </w:r>
    </w:p>
    <w:p w:rsidR="00AD3AB3" w:rsidRDefault="00AD3AB3" w:rsidP="00AD3AB3">
      <w:pPr>
        <w:pStyle w:val="a7"/>
        <w:numPr>
          <w:ilvl w:val="1"/>
          <w:numId w:val="24"/>
        </w:numPr>
      </w:pPr>
      <w:r>
        <w:rPr>
          <w:rFonts w:hint="eastAsia"/>
        </w:rPr>
        <w:t>若</w:t>
      </w:r>
      <w:r>
        <w:t>用户</w:t>
      </w:r>
      <w:r>
        <w:rPr>
          <w:rFonts w:hint="eastAsia"/>
        </w:rPr>
        <w:t>已</w:t>
      </w:r>
      <w:r>
        <w:t>点赞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显示</w:t>
      </w:r>
      <w:r>
        <w:t>为</w:t>
      </w:r>
      <w:r>
        <w:rPr>
          <w:rFonts w:hint="eastAsia"/>
        </w:rPr>
        <w:t>已</w:t>
      </w:r>
      <w:r>
        <w:t>点赞状态</w:t>
      </w:r>
      <w:r>
        <w:rPr>
          <w:rFonts w:hint="eastAsia"/>
        </w:rPr>
        <w:t>，</w:t>
      </w:r>
      <w:r>
        <w:t>不可取消点赞：</w:t>
      </w:r>
      <w:r>
        <w:br/>
      </w:r>
      <w:r>
        <w:rPr>
          <w:noProof/>
        </w:rPr>
        <w:drawing>
          <wp:inline distT="0" distB="0" distL="0" distR="0" wp14:anchorId="49EDD741" wp14:editId="4467BCA5">
            <wp:extent cx="3381375" cy="723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B3" w:rsidRDefault="00AD3AB3" w:rsidP="00AD3AB3">
      <w:pPr>
        <w:pStyle w:val="a7"/>
        <w:numPr>
          <w:ilvl w:val="1"/>
          <w:numId w:val="24"/>
        </w:numPr>
      </w:pPr>
      <w:r>
        <w:rPr>
          <w:rFonts w:hint="eastAsia"/>
        </w:rPr>
        <w:t>若用户</w:t>
      </w:r>
      <w:r>
        <w:t>已点赞，则</w:t>
      </w:r>
      <w:r>
        <w:rPr>
          <w:rFonts w:hint="eastAsia"/>
        </w:rPr>
        <w:t>显示</w:t>
      </w:r>
      <w:r>
        <w:t>为</w:t>
      </w:r>
      <w:r>
        <w:rPr>
          <w:rFonts w:hint="eastAsia"/>
        </w:rPr>
        <w:t>待</w:t>
      </w:r>
      <w:r>
        <w:t>点赞状态，点击后提交用户点赞的请求，并将状态切换为</w:t>
      </w:r>
      <w:r>
        <w:rPr>
          <w:rFonts w:hint="eastAsia"/>
        </w:rPr>
        <w:t>已</w:t>
      </w:r>
      <w:r>
        <w:t>点赞状态</w:t>
      </w:r>
      <w:r>
        <w:rPr>
          <w:rFonts w:hint="eastAsia"/>
        </w:rPr>
        <w:t>：</w:t>
      </w:r>
      <w:r>
        <w:br/>
      </w:r>
    </w:p>
    <w:p w:rsidR="00AD3AB3" w:rsidRPr="009D0F4D" w:rsidRDefault="00AD3AB3" w:rsidP="00AD3AB3">
      <w:r>
        <w:rPr>
          <w:rFonts w:hint="eastAsia"/>
        </w:rPr>
        <w:lastRenderedPageBreak/>
        <w:t>用户</w:t>
      </w:r>
      <w:r>
        <w:t>未登录</w:t>
      </w:r>
      <w:r>
        <w:rPr>
          <w:rFonts w:hint="eastAsia"/>
        </w:rPr>
        <w:t>或</w:t>
      </w:r>
      <w:r>
        <w:t>登录态失效时触发点赞按钮时，跳转到登录页面，登录成功后跳转到原页面；</w:t>
      </w:r>
    </w:p>
    <w:p w:rsidR="004612C8" w:rsidRDefault="004612C8" w:rsidP="004612C8">
      <w:pPr>
        <w:pStyle w:val="3"/>
        <w:numPr>
          <w:ilvl w:val="0"/>
          <w:numId w:val="37"/>
        </w:numPr>
        <w:rPr>
          <w:ins w:id="9" w:author="xiaoqiang zeng" w:date="2018-07-24T09:46:00Z"/>
        </w:rPr>
      </w:pPr>
      <w:bookmarkStart w:id="10" w:name="_积分变动文案"/>
      <w:bookmarkEnd w:id="10"/>
      <w:ins w:id="11" w:author="xiaoqiang zeng" w:date="2018-07-24T09:46:00Z">
        <w:r>
          <w:rPr>
            <w:rFonts w:hint="eastAsia"/>
          </w:rPr>
          <w:t>积分</w:t>
        </w:r>
        <w:r>
          <w:t>变动文案</w:t>
        </w:r>
      </w:ins>
    </w:p>
    <w:p w:rsidR="004612C8" w:rsidRDefault="004612C8">
      <w:pPr>
        <w:pStyle w:val="a7"/>
        <w:numPr>
          <w:ilvl w:val="0"/>
          <w:numId w:val="24"/>
        </w:numPr>
        <w:rPr>
          <w:ins w:id="12" w:author="xiaoqiang zeng" w:date="2018-07-24T09:51:00Z"/>
        </w:rPr>
        <w:pPrChange w:id="13" w:author="xiaoqiang zeng" w:date="2018-07-24T09:51:00Z">
          <w:pPr>
            <w:pStyle w:val="3"/>
            <w:numPr>
              <w:numId w:val="37"/>
            </w:numPr>
            <w:ind w:left="720" w:hanging="360"/>
          </w:pPr>
        </w:pPrChange>
      </w:pPr>
      <w:ins w:id="14" w:author="xiaoqiang zeng" w:date="2018-07-24T09:47:00Z">
        <w:r>
          <w:rPr>
            <w:rFonts w:hint="eastAsia"/>
          </w:rPr>
          <w:t>投票后</w:t>
        </w:r>
        <w:r>
          <w:t>扣减积分：</w:t>
        </w:r>
      </w:ins>
    </w:p>
    <w:p w:rsidR="004612C8" w:rsidRDefault="004612C8">
      <w:pPr>
        <w:pStyle w:val="a7"/>
        <w:numPr>
          <w:ilvl w:val="1"/>
          <w:numId w:val="24"/>
        </w:numPr>
        <w:rPr>
          <w:ins w:id="15" w:author="xiaoqiang zeng" w:date="2018-07-24T09:51:00Z"/>
        </w:rPr>
        <w:pPrChange w:id="16" w:author="xiaoqiang zeng" w:date="2018-07-24T09:51:00Z">
          <w:pPr>
            <w:pStyle w:val="3"/>
            <w:numPr>
              <w:numId w:val="37"/>
            </w:numPr>
            <w:ind w:left="720" w:hanging="360"/>
          </w:pPr>
        </w:pPrChange>
      </w:pPr>
      <w:ins w:id="17" w:author="xiaoqiang zeng" w:date="2018-07-24T09:51:00Z">
        <w:r>
          <w:rPr>
            <w:rFonts w:hint="eastAsia"/>
          </w:rPr>
          <w:t>场景</w:t>
        </w:r>
        <w:r>
          <w:t>描述：当用户提交投票请求成功后，</w:t>
        </w:r>
      </w:ins>
      <w:ins w:id="18" w:author="xiaoqiang zeng" w:date="2018-07-24T09:52:00Z">
        <w:r>
          <w:rPr>
            <w:rFonts w:hint="eastAsia"/>
          </w:rPr>
          <w:t>如果</w:t>
        </w:r>
        <w:r>
          <w:t>用户</w:t>
        </w:r>
        <w:r>
          <w:rPr>
            <w:rFonts w:hint="eastAsia"/>
          </w:rPr>
          <w:t>投票</w:t>
        </w:r>
        <w:r>
          <w:t>时</w:t>
        </w:r>
        <w:r>
          <w:rPr>
            <w:rFonts w:hint="eastAsia"/>
          </w:rPr>
          <w:t>使用的</w:t>
        </w:r>
        <w:r>
          <w:t>积分数大于</w:t>
        </w:r>
        <w:r>
          <w:rPr>
            <w:rFonts w:hint="eastAsia"/>
          </w:rPr>
          <w:t>0，</w:t>
        </w:r>
        <w:r>
          <w:t>生</w:t>
        </w:r>
        <w:r>
          <w:rPr>
            <w:rFonts w:hint="eastAsia"/>
          </w:rPr>
          <w:t>成</w:t>
        </w:r>
        <w:r>
          <w:t>一条</w:t>
        </w:r>
      </w:ins>
      <w:ins w:id="19" w:author="xiaoqiang zeng" w:date="2018-07-24T09:51:00Z">
        <w:r>
          <w:t>积分</w:t>
        </w:r>
      </w:ins>
      <w:ins w:id="20" w:author="xiaoqiang zeng" w:date="2018-07-24T09:52:00Z">
        <w:r>
          <w:rPr>
            <w:rFonts w:hint="eastAsia"/>
          </w:rPr>
          <w:t>变动</w:t>
        </w:r>
        <w:r>
          <w:t>记录</w:t>
        </w:r>
      </w:ins>
      <w:ins w:id="21" w:author="xiaoqiang zeng" w:date="2018-07-24T09:51:00Z">
        <w:r>
          <w:rPr>
            <w:rFonts w:hint="eastAsia"/>
          </w:rPr>
          <w:t>；</w:t>
        </w:r>
      </w:ins>
    </w:p>
    <w:p w:rsidR="004612C8" w:rsidRDefault="004612C8">
      <w:pPr>
        <w:pStyle w:val="a7"/>
        <w:numPr>
          <w:ilvl w:val="1"/>
          <w:numId w:val="24"/>
        </w:numPr>
        <w:rPr>
          <w:ins w:id="22" w:author="xiaoqiang zeng" w:date="2018-07-24T09:49:00Z"/>
        </w:rPr>
        <w:pPrChange w:id="23" w:author="xiaoqiang zeng" w:date="2018-07-24T09:51:00Z">
          <w:pPr>
            <w:pStyle w:val="3"/>
            <w:numPr>
              <w:numId w:val="37"/>
            </w:numPr>
            <w:ind w:left="720" w:hanging="360"/>
          </w:pPr>
        </w:pPrChange>
      </w:pPr>
      <w:ins w:id="24" w:author="xiaoqiang zeng" w:date="2018-07-24T09:51:00Z">
        <w:r>
          <w:rPr>
            <w:rFonts w:hint="eastAsia"/>
          </w:rPr>
          <w:t>文案</w:t>
        </w:r>
        <w:r>
          <w:t>：</w:t>
        </w:r>
      </w:ins>
      <w:ins w:id="25" w:author="xiaoqiang zeng" w:date="2018-07-24T09:48:00Z">
        <w:r>
          <w:rPr>
            <w:rFonts w:hint="eastAsia"/>
          </w:rPr>
          <w:t>投票竞猜扣减；</w:t>
        </w:r>
      </w:ins>
      <w:ins w:id="26" w:author="xiaoqiang zeng" w:date="2018-07-24T09:49:00Z">
        <w:r>
          <w:rPr>
            <w:rFonts w:hint="eastAsia"/>
          </w:rPr>
          <w:t>例如</w:t>
        </w:r>
        <w:r>
          <w:t>：</w:t>
        </w:r>
        <w:r>
          <w:rPr>
            <w:rFonts w:hint="eastAsia"/>
          </w:rPr>
          <w:t>-50（投票</w:t>
        </w:r>
        <w:r>
          <w:t>竞猜</w:t>
        </w:r>
      </w:ins>
      <w:ins w:id="27" w:author="xiaoqiang zeng" w:date="2018-07-24T09:50:00Z">
        <w:r>
          <w:t>扣减</w:t>
        </w:r>
      </w:ins>
      <w:ins w:id="28" w:author="xiaoqiang zeng" w:date="2018-07-24T09:49:00Z">
        <w:r>
          <w:t>）</w:t>
        </w:r>
      </w:ins>
      <w:ins w:id="29" w:author="xiaoqiang zeng" w:date="2018-07-24T09:53:00Z">
        <w:r>
          <w:rPr>
            <w:rFonts w:hint="eastAsia"/>
          </w:rPr>
          <w:t>；</w:t>
        </w:r>
      </w:ins>
    </w:p>
    <w:p w:rsidR="004612C8" w:rsidRDefault="004612C8">
      <w:pPr>
        <w:pStyle w:val="a7"/>
        <w:numPr>
          <w:ilvl w:val="0"/>
          <w:numId w:val="24"/>
        </w:numPr>
        <w:rPr>
          <w:ins w:id="30" w:author="xiaoqiang zeng" w:date="2018-07-24T09:53:00Z"/>
        </w:rPr>
        <w:pPrChange w:id="31" w:author="xiaoqiang zeng" w:date="2018-07-24T09:51:00Z">
          <w:pPr>
            <w:pStyle w:val="3"/>
            <w:numPr>
              <w:numId w:val="37"/>
            </w:numPr>
            <w:ind w:left="720" w:hanging="360"/>
          </w:pPr>
        </w:pPrChange>
      </w:pPr>
      <w:ins w:id="32" w:author="xiaoqiang zeng" w:date="2018-07-24T09:49:00Z">
        <w:r>
          <w:rPr>
            <w:rFonts w:hint="eastAsia"/>
          </w:rPr>
          <w:t>投票竞猜</w:t>
        </w:r>
      </w:ins>
      <w:ins w:id="33" w:author="xiaoqiang zeng" w:date="2018-07-24T09:50:00Z">
        <w:r>
          <w:rPr>
            <w:rFonts w:hint="eastAsia"/>
          </w:rPr>
          <w:t>成功</w:t>
        </w:r>
      </w:ins>
      <w:ins w:id="34" w:author="xiaoqiang zeng" w:date="2018-07-24T09:49:00Z">
        <w:r>
          <w:t>增加</w:t>
        </w:r>
        <w:r>
          <w:rPr>
            <w:rFonts w:hint="eastAsia"/>
          </w:rPr>
          <w:t>积分：</w:t>
        </w:r>
      </w:ins>
    </w:p>
    <w:p w:rsidR="004612C8" w:rsidRDefault="004612C8">
      <w:pPr>
        <w:pStyle w:val="a7"/>
        <w:numPr>
          <w:ilvl w:val="1"/>
          <w:numId w:val="24"/>
        </w:numPr>
        <w:rPr>
          <w:ins w:id="35" w:author="xiaoqiang zeng" w:date="2018-07-24T09:53:00Z"/>
        </w:rPr>
        <w:pPrChange w:id="36" w:author="xiaoqiang zeng" w:date="2018-07-24T09:53:00Z">
          <w:pPr>
            <w:pStyle w:val="3"/>
            <w:numPr>
              <w:numId w:val="37"/>
            </w:numPr>
            <w:ind w:left="720" w:hanging="360"/>
          </w:pPr>
        </w:pPrChange>
      </w:pPr>
      <w:ins w:id="37" w:author="xiaoqiang zeng" w:date="2018-07-24T09:53:00Z">
        <w:r>
          <w:rPr>
            <w:rFonts w:hint="eastAsia"/>
          </w:rPr>
          <w:t>场景</w:t>
        </w:r>
        <w:r>
          <w:t>描述：当用户参与的投票</w:t>
        </w:r>
        <w:r>
          <w:rPr>
            <w:rFonts w:hint="eastAsia"/>
          </w:rPr>
          <w:t>有了</w:t>
        </w:r>
        <w:r>
          <w:t>判定结果后，如果用户</w:t>
        </w:r>
        <w:r>
          <w:rPr>
            <w:rFonts w:hint="eastAsia"/>
          </w:rPr>
          <w:t>的</w:t>
        </w:r>
        <w:r>
          <w:t>积分奖励大于0</w:t>
        </w:r>
        <w:r>
          <w:rPr>
            <w:rFonts w:hint="eastAsia"/>
          </w:rPr>
          <w:t>，</w:t>
        </w:r>
        <w:r>
          <w:t>生成</w:t>
        </w:r>
      </w:ins>
      <w:ins w:id="38" w:author="xiaoqiang zeng" w:date="2018-07-24T09:54:00Z">
        <w:r>
          <w:t>一条积分变动记录；</w:t>
        </w:r>
      </w:ins>
    </w:p>
    <w:p w:rsidR="004612C8" w:rsidRPr="004612C8" w:rsidRDefault="004612C8">
      <w:pPr>
        <w:pStyle w:val="a7"/>
        <w:numPr>
          <w:ilvl w:val="1"/>
          <w:numId w:val="24"/>
        </w:numPr>
        <w:rPr>
          <w:ins w:id="39" w:author="xiaoqiang zeng" w:date="2018-07-24T09:46:00Z"/>
          <w:rPrChange w:id="40" w:author="xiaoqiang zeng" w:date="2018-07-24T09:49:00Z">
            <w:rPr>
              <w:ins w:id="41" w:author="xiaoqiang zeng" w:date="2018-07-24T09:46:00Z"/>
            </w:rPr>
          </w:rPrChange>
        </w:rPr>
        <w:pPrChange w:id="42" w:author="xiaoqiang zeng" w:date="2018-07-24T09:53:00Z">
          <w:pPr>
            <w:pStyle w:val="3"/>
            <w:numPr>
              <w:numId w:val="37"/>
            </w:numPr>
            <w:ind w:left="720" w:hanging="360"/>
          </w:pPr>
        </w:pPrChange>
      </w:pPr>
      <w:ins w:id="43" w:author="xiaoqiang zeng" w:date="2018-07-24T09:53:00Z">
        <w:r>
          <w:rPr>
            <w:rFonts w:hint="eastAsia"/>
          </w:rPr>
          <w:t>文案</w:t>
        </w:r>
        <w:r>
          <w:t>：</w:t>
        </w:r>
      </w:ins>
      <w:ins w:id="44" w:author="xiaoqiang zeng" w:date="2018-07-24T09:58:00Z">
        <w:r w:rsidR="008B7A60">
          <w:rPr>
            <w:rFonts w:hint="eastAsia"/>
          </w:rPr>
          <w:t>投票</w:t>
        </w:r>
        <w:r w:rsidR="008B7A60">
          <w:t>竞猜</w:t>
        </w:r>
        <w:r w:rsidR="008B7A60">
          <w:rPr>
            <w:rFonts w:hint="eastAsia"/>
          </w:rPr>
          <w:t>获胜</w:t>
        </w:r>
        <w:r w:rsidR="008B7A60">
          <w:t>奖励</w:t>
        </w:r>
      </w:ins>
      <w:bookmarkStart w:id="45" w:name="_GoBack"/>
      <w:bookmarkEnd w:id="45"/>
      <w:ins w:id="46" w:author="xiaoqiang zeng" w:date="2018-07-24T09:49:00Z">
        <w:r>
          <w:t>；</w:t>
        </w:r>
      </w:ins>
      <w:ins w:id="47" w:author="xiaoqiang zeng" w:date="2018-07-24T09:51:00Z">
        <w:r>
          <w:rPr>
            <w:rFonts w:hint="eastAsia"/>
          </w:rPr>
          <w:t>例如</w:t>
        </w:r>
        <w:r>
          <w:t>：</w:t>
        </w:r>
      </w:ins>
      <w:ins w:id="48" w:author="xiaoqiang zeng" w:date="2018-07-24T09:50:00Z">
        <w:r>
          <w:rPr>
            <w:rFonts w:hint="eastAsia"/>
          </w:rPr>
          <w:t>+100（投票</w:t>
        </w:r>
        <w:r>
          <w:t>竞猜</w:t>
        </w:r>
        <w:r>
          <w:rPr>
            <w:rFonts w:hint="eastAsia"/>
          </w:rPr>
          <w:t>获胜</w:t>
        </w:r>
        <w:r>
          <w:t>奖励）</w:t>
        </w:r>
      </w:ins>
    </w:p>
    <w:p w:rsidR="007C066A" w:rsidRPr="0070652C" w:rsidRDefault="007C066A" w:rsidP="0070652C"/>
    <w:p w:rsidR="00FD2A16" w:rsidRDefault="004E5165" w:rsidP="00174C02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文章</w:t>
      </w:r>
      <w:r w:rsidR="00FD2A16">
        <w:t>详情页</w:t>
      </w:r>
      <w:r w:rsidR="001C093C">
        <w:rPr>
          <w:rFonts w:hint="eastAsia"/>
        </w:rPr>
        <w:t>（H5页面</w:t>
      </w:r>
      <w:r w:rsidR="001C093C">
        <w:t>）</w:t>
      </w:r>
    </w:p>
    <w:p w:rsidR="001966A5" w:rsidRDefault="00EF23F0" w:rsidP="004612C8">
      <w:pPr>
        <w:pStyle w:val="3"/>
        <w:numPr>
          <w:ilvl w:val="0"/>
          <w:numId w:val="37"/>
        </w:numPr>
      </w:pPr>
      <w:r>
        <w:rPr>
          <w:rFonts w:hint="eastAsia"/>
        </w:rPr>
        <w:t>页面</w:t>
      </w:r>
      <w:r>
        <w:t>元素概览</w:t>
      </w:r>
    </w:p>
    <w:p w:rsidR="00D95CE4" w:rsidRDefault="002022D4" w:rsidP="00D95CE4">
      <w:r w:rsidRPr="002022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8A7DF" wp14:editId="41DCE729">
            <wp:extent cx="5486400" cy="6416675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73" w:rsidRDefault="00F80573" w:rsidP="004612C8">
      <w:pPr>
        <w:pStyle w:val="3"/>
        <w:numPr>
          <w:ilvl w:val="0"/>
          <w:numId w:val="37"/>
        </w:numPr>
      </w:pPr>
      <w:r>
        <w:rPr>
          <w:rFonts w:hint="eastAsia"/>
        </w:rPr>
        <w:t>元素</w:t>
      </w:r>
      <w:r>
        <w:t>说明</w:t>
      </w:r>
    </w:p>
    <w:p w:rsidR="00F80573" w:rsidRDefault="00F80573" w:rsidP="003A76DF">
      <w:pPr>
        <w:pStyle w:val="4"/>
        <w:numPr>
          <w:ilvl w:val="0"/>
          <w:numId w:val="18"/>
        </w:numPr>
      </w:pPr>
      <w:r>
        <w:rPr>
          <w:rFonts w:hint="eastAsia"/>
        </w:rPr>
        <w:t>分享</w:t>
      </w:r>
      <w:r>
        <w:t>入口</w:t>
      </w:r>
    </w:p>
    <w:p w:rsidR="00F80573" w:rsidRPr="00F80573" w:rsidRDefault="00F80573" w:rsidP="00F80573"/>
    <w:p w:rsidR="00F80573" w:rsidRDefault="00F80573" w:rsidP="00F80573">
      <w:r>
        <w:rPr>
          <w:rFonts w:hint="eastAsia"/>
        </w:rPr>
        <w:lastRenderedPageBreak/>
        <w:t>点击</w:t>
      </w:r>
      <w:r>
        <w:t>后可以分享</w:t>
      </w:r>
      <w:r>
        <w:rPr>
          <w:rFonts w:hint="eastAsia"/>
        </w:rPr>
        <w:t>该</w:t>
      </w:r>
      <w:r>
        <w:t>文章到微信朋友和微信朋友圈。分享</w:t>
      </w:r>
      <w:r>
        <w:rPr>
          <w:rFonts w:hint="eastAsia"/>
        </w:rPr>
        <w:t>内容</w:t>
      </w:r>
      <w:r>
        <w:t>为：</w:t>
      </w:r>
    </w:p>
    <w:p w:rsidR="00F80573" w:rsidRDefault="00F80573" w:rsidP="003A76DF">
      <w:pPr>
        <w:pStyle w:val="a7"/>
        <w:numPr>
          <w:ilvl w:val="0"/>
          <w:numId w:val="19"/>
        </w:numPr>
      </w:pPr>
      <w:r>
        <w:rPr>
          <w:rFonts w:hint="eastAsia"/>
        </w:rPr>
        <w:t>分享</w:t>
      </w:r>
      <w:r>
        <w:t>标题：文章标题；</w:t>
      </w:r>
    </w:p>
    <w:p w:rsidR="00F80573" w:rsidRDefault="00F80573" w:rsidP="003A76DF">
      <w:pPr>
        <w:pStyle w:val="a7"/>
        <w:numPr>
          <w:ilvl w:val="0"/>
          <w:numId w:val="19"/>
        </w:numPr>
      </w:pPr>
      <w:r>
        <w:rPr>
          <w:rFonts w:hint="eastAsia"/>
        </w:rPr>
        <w:t>分享</w:t>
      </w:r>
      <w:r>
        <w:t>配图：</w:t>
      </w:r>
      <w:r>
        <w:rPr>
          <w:rFonts w:hint="eastAsia"/>
        </w:rPr>
        <w:t>文章</w:t>
      </w:r>
      <w:r>
        <w:t>预览图；</w:t>
      </w:r>
    </w:p>
    <w:p w:rsidR="00F80573" w:rsidRDefault="00F80573" w:rsidP="003A76DF">
      <w:pPr>
        <w:pStyle w:val="a7"/>
        <w:numPr>
          <w:ilvl w:val="0"/>
          <w:numId w:val="19"/>
        </w:numPr>
      </w:pPr>
      <w:r>
        <w:rPr>
          <w:rFonts w:hint="eastAsia"/>
        </w:rPr>
        <w:t>分享</w:t>
      </w:r>
      <w:r>
        <w:t>链接：该</w:t>
      </w:r>
      <w:r>
        <w:rPr>
          <w:rFonts w:hint="eastAsia"/>
        </w:rPr>
        <w:t>文章</w:t>
      </w:r>
      <w:r>
        <w:t>的</w:t>
      </w:r>
      <w:r>
        <w:rPr>
          <w:rFonts w:hint="eastAsia"/>
        </w:rPr>
        <w:t>H5链接</w:t>
      </w:r>
      <w:r>
        <w:t>地址</w:t>
      </w:r>
      <w:r>
        <w:rPr>
          <w:rFonts w:hint="eastAsia"/>
        </w:rPr>
        <w:t>；</w:t>
      </w:r>
    </w:p>
    <w:p w:rsidR="00FC3C26" w:rsidRDefault="00FC3C26" w:rsidP="003A76DF">
      <w:pPr>
        <w:pStyle w:val="4"/>
        <w:numPr>
          <w:ilvl w:val="0"/>
          <w:numId w:val="18"/>
        </w:numPr>
      </w:pPr>
      <w:r>
        <w:rPr>
          <w:rFonts w:hint="eastAsia"/>
        </w:rPr>
        <w:t>阅读数</w:t>
      </w:r>
    </w:p>
    <w:p w:rsidR="00FC3C26" w:rsidRDefault="00FC3C26" w:rsidP="00FC3C26">
      <w:r>
        <w:rPr>
          <w:rFonts w:hint="eastAsia"/>
        </w:rPr>
        <w:t>每</w:t>
      </w:r>
      <w:r>
        <w:t>访问一次该</w:t>
      </w:r>
      <w:r>
        <w:rPr>
          <w:rFonts w:hint="eastAsia"/>
        </w:rPr>
        <w:t>文章</w:t>
      </w:r>
      <w:r>
        <w:t>的详情页，</w:t>
      </w:r>
      <w:r>
        <w:rPr>
          <w:rFonts w:hint="eastAsia"/>
        </w:rPr>
        <w:t>阅读数</w:t>
      </w:r>
      <w:r>
        <w:t>即+</w:t>
      </w:r>
      <w:r>
        <w:rPr>
          <w:rFonts w:hint="eastAsia"/>
        </w:rPr>
        <w:t>1；</w:t>
      </w:r>
    </w:p>
    <w:p w:rsidR="00FC3C26" w:rsidRDefault="00FC3C26" w:rsidP="003A76DF">
      <w:pPr>
        <w:pStyle w:val="4"/>
        <w:numPr>
          <w:ilvl w:val="0"/>
          <w:numId w:val="18"/>
        </w:numPr>
      </w:pPr>
      <w:r>
        <w:rPr>
          <w:rFonts w:hint="eastAsia"/>
        </w:rPr>
        <w:t>发布</w:t>
      </w:r>
      <w:r>
        <w:t>时间</w:t>
      </w:r>
    </w:p>
    <w:p w:rsidR="00FC3C26" w:rsidRDefault="00FC3C26" w:rsidP="00FC3C26">
      <w:r>
        <w:rPr>
          <w:rFonts w:hint="eastAsia"/>
        </w:rPr>
        <w:t>即</w:t>
      </w:r>
      <w:r>
        <w:t>文章上架的时间。</w:t>
      </w:r>
      <w:r w:rsidR="00975F11">
        <w:rPr>
          <w:rFonts w:hint="eastAsia"/>
        </w:rPr>
        <w:t>时间</w:t>
      </w:r>
      <w:r w:rsidR="00975F11">
        <w:t>的显示格式</w:t>
      </w:r>
      <w:r w:rsidR="00975F11">
        <w:rPr>
          <w:rFonts w:hint="eastAsia"/>
        </w:rPr>
        <w:t>与</w:t>
      </w:r>
      <w:r w:rsidR="00975F11">
        <w:t>上文中的“</w:t>
      </w:r>
      <w:hyperlink w:anchor="_时间戳：" w:history="1">
        <w:r w:rsidR="00975F11" w:rsidRPr="00975F11">
          <w:rPr>
            <w:rStyle w:val="a9"/>
            <w:rFonts w:hint="eastAsia"/>
          </w:rPr>
          <w:t>时间戳</w:t>
        </w:r>
      </w:hyperlink>
      <w:r w:rsidR="00975F11">
        <w:t>”</w:t>
      </w:r>
      <w:r w:rsidR="00975F11">
        <w:rPr>
          <w:rFonts w:hint="eastAsia"/>
        </w:rPr>
        <w:t>中</w:t>
      </w:r>
      <w:r w:rsidR="00975F11">
        <w:t>的规则相同；</w:t>
      </w:r>
    </w:p>
    <w:p w:rsidR="00971C88" w:rsidRDefault="00971C88" w:rsidP="003A76DF">
      <w:pPr>
        <w:pStyle w:val="4"/>
        <w:numPr>
          <w:ilvl w:val="0"/>
          <w:numId w:val="18"/>
        </w:numPr>
      </w:pPr>
      <w:r>
        <w:rPr>
          <w:rFonts w:hint="eastAsia"/>
        </w:rPr>
        <w:t>展开</w:t>
      </w:r>
      <w:r>
        <w:t>全文按钮</w:t>
      </w:r>
    </w:p>
    <w:p w:rsidR="001500A0" w:rsidRPr="001500A0" w:rsidRDefault="001500A0" w:rsidP="001500A0">
      <w:r>
        <w:rPr>
          <w:noProof/>
        </w:rPr>
        <w:drawing>
          <wp:inline distT="0" distB="0" distL="0" distR="0" wp14:anchorId="24F9E357" wp14:editId="21933EE0">
            <wp:extent cx="2676923" cy="235267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5324" cy="23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26" w:rsidRDefault="00971C88" w:rsidP="00FC3C26">
      <w:r>
        <w:rPr>
          <w:rFonts w:hint="eastAsia"/>
        </w:rPr>
        <w:t>在</w:t>
      </w:r>
      <w:r>
        <w:t>进入</w:t>
      </w:r>
      <w:r>
        <w:rPr>
          <w:rFonts w:hint="eastAsia"/>
        </w:rPr>
        <w:t>详情页</w:t>
      </w:r>
      <w:r>
        <w:t>后，文章内容默认只显示</w:t>
      </w:r>
      <w:r>
        <w:rPr>
          <w:rFonts w:hint="eastAsia"/>
        </w:rPr>
        <w:t>一部分。</w:t>
      </w:r>
      <w:r>
        <w:t>超过</w:t>
      </w:r>
      <w:r w:rsidR="001500A0">
        <w:rPr>
          <w:rFonts w:hint="eastAsia"/>
        </w:rPr>
        <w:t>窗口</w:t>
      </w:r>
      <w:r>
        <w:t>高度</w:t>
      </w:r>
      <w:r w:rsidR="001500A0">
        <w:rPr>
          <w:rFonts w:hint="eastAsia"/>
        </w:rPr>
        <w:t>70</w:t>
      </w:r>
      <w:r w:rsidR="001500A0">
        <w:t>%的部分，则折叠</w:t>
      </w:r>
      <w:r w:rsidR="001500A0">
        <w:rPr>
          <w:rFonts w:hint="eastAsia"/>
        </w:rPr>
        <w:t>起来，点击</w:t>
      </w:r>
      <w:r w:rsidR="004B46F0">
        <w:rPr>
          <w:rFonts w:hint="eastAsia"/>
        </w:rPr>
        <w:t>【</w:t>
      </w:r>
      <w:r w:rsidR="001500A0">
        <w:rPr>
          <w:rFonts w:hint="eastAsia"/>
        </w:rPr>
        <w:t>展开</w:t>
      </w:r>
      <w:r w:rsidR="001500A0">
        <w:t>全文</w:t>
      </w:r>
      <w:r w:rsidR="004B46F0">
        <w:rPr>
          <w:rFonts w:hint="eastAsia"/>
        </w:rPr>
        <w:t>】</w:t>
      </w:r>
      <w:r w:rsidR="001500A0">
        <w:rPr>
          <w:rFonts w:hint="eastAsia"/>
        </w:rPr>
        <w:t>后</w:t>
      </w:r>
      <w:r w:rsidR="001500A0">
        <w:t>再显示</w:t>
      </w:r>
      <w:r w:rsidR="001500A0">
        <w:rPr>
          <w:rFonts w:hint="eastAsia"/>
        </w:rPr>
        <w:t>文章</w:t>
      </w:r>
      <w:r w:rsidR="001500A0">
        <w:t>全文。</w:t>
      </w:r>
      <w:r w:rsidR="003B4577">
        <w:rPr>
          <w:rFonts w:hint="eastAsia"/>
        </w:rPr>
        <w:t>具体</w:t>
      </w:r>
      <w:r w:rsidR="003B4577">
        <w:t>的</w:t>
      </w:r>
      <w:r w:rsidR="003B4577">
        <w:rPr>
          <w:rFonts w:hint="eastAsia"/>
        </w:rPr>
        <w:t>动态</w:t>
      </w:r>
      <w:r w:rsidR="003B4577">
        <w:t>交互可查看原型</w:t>
      </w:r>
      <w:r w:rsidR="00222CF7">
        <w:rPr>
          <w:rFonts w:hint="eastAsia"/>
        </w:rPr>
        <w:t>文件</w:t>
      </w:r>
      <w:r w:rsidR="003B4577">
        <w:t>；</w:t>
      </w:r>
    </w:p>
    <w:p w:rsidR="001500A0" w:rsidRDefault="00E72085" w:rsidP="00FC3C26">
      <w:r w:rsidRPr="00E7208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2F9C535" wp14:editId="030F6BFB">
            <wp:extent cx="5390476" cy="5400000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73" w:rsidRDefault="001500A0" w:rsidP="00D95CE4">
      <w:r>
        <w:rPr>
          <w:rFonts w:hint="eastAsia"/>
        </w:rPr>
        <w:t>为啥</w:t>
      </w:r>
      <w:r>
        <w:t>要这么干呢？因为</w:t>
      </w:r>
      <w:r>
        <w:rPr>
          <w:rFonts w:hint="eastAsia"/>
        </w:rPr>
        <w:t>看文章</w:t>
      </w:r>
      <w:r w:rsidR="00C77BD1">
        <w:t>是一次性的，看完文章</w:t>
      </w:r>
      <w:r>
        <w:t>更重要的是让用户参与到相关的讨论和互动中来。如果</w:t>
      </w:r>
      <w:r w:rsidR="00C77BD1">
        <w:rPr>
          <w:rFonts w:hint="eastAsia"/>
        </w:rPr>
        <w:t>每次</w:t>
      </w:r>
      <w:r>
        <w:t>进入文章</w:t>
      </w:r>
      <w:r w:rsidR="00C77BD1">
        <w:rPr>
          <w:rFonts w:hint="eastAsia"/>
        </w:rPr>
        <w:t>详情页</w:t>
      </w:r>
      <w:r w:rsidR="00C77BD1">
        <w:t>看评论、投票内容</w:t>
      </w:r>
      <w:r w:rsidR="00C77BD1">
        <w:rPr>
          <w:rFonts w:hint="eastAsia"/>
        </w:rPr>
        <w:t>都</w:t>
      </w:r>
      <w:r>
        <w:rPr>
          <w:rFonts w:hint="eastAsia"/>
        </w:rPr>
        <w:t>要</w:t>
      </w:r>
      <w:r w:rsidR="00C77BD1">
        <w:rPr>
          <w:rFonts w:hint="eastAsia"/>
        </w:rPr>
        <w:t>上</w:t>
      </w:r>
      <w:r>
        <w:t>滑</w:t>
      </w:r>
      <w:r>
        <w:rPr>
          <w:rFonts w:hint="eastAsia"/>
        </w:rPr>
        <w:t>很多次</w:t>
      </w:r>
      <w:r>
        <w:t>到页底，那参与互动的</w:t>
      </w:r>
      <w:r>
        <w:rPr>
          <w:rFonts w:hint="eastAsia"/>
        </w:rPr>
        <w:t>操作</w:t>
      </w:r>
      <w:r w:rsidR="00C77BD1">
        <w:t>成本</w:t>
      </w:r>
      <w:r>
        <w:rPr>
          <w:rFonts w:hint="eastAsia"/>
        </w:rPr>
        <w:t>很高</w:t>
      </w:r>
      <w:r w:rsidR="00C77BD1">
        <w:rPr>
          <w:rFonts w:hint="eastAsia"/>
        </w:rPr>
        <w:t>，</w:t>
      </w:r>
      <w:r w:rsidR="00C77BD1">
        <w:t>会影响用户参与的便利性和参与转化率</w:t>
      </w:r>
      <w:r>
        <w:t>。所以</w:t>
      </w:r>
      <w:r>
        <w:rPr>
          <w:rFonts w:hint="eastAsia"/>
        </w:rPr>
        <w:t>做了</w:t>
      </w:r>
      <w:r>
        <w:t>这个设定。</w:t>
      </w:r>
    </w:p>
    <w:p w:rsidR="0018456D" w:rsidRDefault="004B46F0" w:rsidP="004612C8">
      <w:pPr>
        <w:pStyle w:val="5"/>
      </w:pPr>
      <w:r>
        <w:rPr>
          <w:rFonts w:hint="eastAsia"/>
        </w:rPr>
        <w:t>【展开</w:t>
      </w:r>
      <w:r>
        <w:t>全文】</w:t>
      </w:r>
      <w:r w:rsidR="0018456D">
        <w:rPr>
          <w:rFonts w:hint="eastAsia"/>
        </w:rPr>
        <w:t>互动</w:t>
      </w:r>
      <w:r w:rsidR="0018456D">
        <w:t>内容</w:t>
      </w:r>
    </w:p>
    <w:p w:rsidR="00382EE3" w:rsidRPr="00382EE3" w:rsidRDefault="00382EE3" w:rsidP="00382EE3">
      <w:r>
        <w:rPr>
          <w:rFonts w:hint="eastAsia"/>
        </w:rPr>
        <w:t>文章</w:t>
      </w:r>
      <w:r>
        <w:t>的互动内容包括</w:t>
      </w:r>
    </w:p>
    <w:p w:rsidR="00382EE3" w:rsidRDefault="00382EE3" w:rsidP="003A76DF">
      <w:pPr>
        <w:pStyle w:val="4"/>
        <w:numPr>
          <w:ilvl w:val="0"/>
          <w:numId w:val="18"/>
        </w:numPr>
      </w:pPr>
      <w:r>
        <w:rPr>
          <w:rFonts w:hint="eastAsia"/>
        </w:rPr>
        <w:t>内容排序</w:t>
      </w:r>
      <w:r>
        <w:t>按钮</w:t>
      </w:r>
    </w:p>
    <w:p w:rsidR="00382EE3" w:rsidRPr="0046079D" w:rsidRDefault="00382EE3" w:rsidP="00382EE3">
      <w:r>
        <w:rPr>
          <w:rFonts w:hint="eastAsia"/>
        </w:rPr>
        <w:t>排序</w:t>
      </w:r>
      <w:r>
        <w:t>是指对文章下方的</w:t>
      </w:r>
      <w:r>
        <w:rPr>
          <w:rFonts w:hint="eastAsia"/>
        </w:rPr>
        <w:t>用户</w:t>
      </w:r>
      <w:r>
        <w:t>动态</w:t>
      </w:r>
      <w:r>
        <w:rPr>
          <w:rFonts w:hint="eastAsia"/>
        </w:rPr>
        <w:t>（</w:t>
      </w:r>
      <w:r>
        <w:t>包括评论</w:t>
      </w:r>
      <w:r>
        <w:rPr>
          <w:rFonts w:hint="eastAsia"/>
        </w:rPr>
        <w:t>和</w:t>
      </w:r>
      <w:r>
        <w:t>投票）</w:t>
      </w:r>
      <w:r>
        <w:rPr>
          <w:rFonts w:hint="eastAsia"/>
        </w:rPr>
        <w:t>按照</w:t>
      </w:r>
      <w:r>
        <w:t>时间排序，或</w:t>
      </w:r>
      <w:r>
        <w:rPr>
          <w:rFonts w:hint="eastAsia"/>
        </w:rPr>
        <w:t>按</w:t>
      </w:r>
      <w:r>
        <w:t>热度排序。</w:t>
      </w:r>
    </w:p>
    <w:p w:rsidR="00382EE3" w:rsidRDefault="00E72085" w:rsidP="00382EE3">
      <w:r w:rsidRPr="00E7208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6C2032D" wp14:editId="6C00BF38">
            <wp:extent cx="3381375" cy="18288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E3" w:rsidRDefault="00382EE3" w:rsidP="00382EE3">
      <w:pPr>
        <w:pStyle w:val="5"/>
      </w:pPr>
      <w:r>
        <w:rPr>
          <w:rFonts w:hint="eastAsia"/>
        </w:rPr>
        <w:t>按</w:t>
      </w:r>
      <w:r>
        <w:t>时间排序</w:t>
      </w:r>
    </w:p>
    <w:p w:rsidR="00382EE3" w:rsidRDefault="00382EE3" w:rsidP="00382EE3">
      <w:r>
        <w:rPr>
          <w:rFonts w:hint="eastAsia"/>
        </w:rPr>
        <w:t>将该</w:t>
      </w:r>
      <w:r>
        <w:t>文章的评论、投票按</w:t>
      </w:r>
      <w:r>
        <w:rPr>
          <w:rFonts w:hint="eastAsia"/>
        </w:rPr>
        <w:t>发布</w:t>
      </w:r>
      <w:r>
        <w:t>时间</w:t>
      </w:r>
      <w:r>
        <w:rPr>
          <w:rFonts w:hint="eastAsia"/>
        </w:rPr>
        <w:t>倒序排列</w:t>
      </w:r>
      <w:r>
        <w:t>；</w:t>
      </w:r>
    </w:p>
    <w:p w:rsidR="00382EE3" w:rsidRDefault="00382EE3" w:rsidP="00382EE3">
      <w:pPr>
        <w:pStyle w:val="5"/>
      </w:pPr>
      <w:r>
        <w:rPr>
          <w:rFonts w:hint="eastAsia"/>
        </w:rPr>
        <w:t>按热度</w:t>
      </w:r>
      <w:r>
        <w:t>排序</w:t>
      </w:r>
    </w:p>
    <w:p w:rsidR="00382EE3" w:rsidRDefault="00382EE3" w:rsidP="00382EE3">
      <w:r>
        <w:rPr>
          <w:rFonts w:hint="eastAsia"/>
        </w:rPr>
        <w:t>将</w:t>
      </w:r>
      <w:r>
        <w:t>文章的评论、投票按评论的点赞数或</w:t>
      </w:r>
      <w:r>
        <w:rPr>
          <w:rFonts w:hint="eastAsia"/>
        </w:rPr>
        <w:t>参与</w:t>
      </w:r>
      <w:r>
        <w:t>投票人数倒序排列；</w:t>
      </w:r>
    </w:p>
    <w:p w:rsidR="00382EE3" w:rsidRDefault="00382EE3" w:rsidP="00382EE3">
      <w:pPr>
        <w:pStyle w:val="5"/>
      </w:pPr>
      <w:r>
        <w:rPr>
          <w:rFonts w:hint="eastAsia"/>
        </w:rPr>
        <w:t>默认</w:t>
      </w:r>
      <w:r>
        <w:t>排序和切换说明</w:t>
      </w:r>
    </w:p>
    <w:p w:rsidR="0018456D" w:rsidRDefault="00382EE3" w:rsidP="009D0F4D">
      <w:r>
        <w:rPr>
          <w:rFonts w:hint="eastAsia"/>
        </w:rPr>
        <w:t>默认</w:t>
      </w:r>
      <w:r>
        <w:t>排序</w:t>
      </w:r>
      <w:r>
        <w:rPr>
          <w:rFonts w:hint="eastAsia"/>
        </w:rPr>
        <w:t>为</w:t>
      </w:r>
      <w:r>
        <w:t>按热度排序。</w:t>
      </w:r>
      <w:r>
        <w:rPr>
          <w:rFonts w:hint="eastAsia"/>
        </w:rPr>
        <w:t>列表</w:t>
      </w:r>
      <w:r>
        <w:t>在</w:t>
      </w:r>
      <w:r>
        <w:rPr>
          <w:rFonts w:hint="eastAsia"/>
        </w:rPr>
        <w:t>以</w:t>
      </w:r>
      <w:r>
        <w:t>热度排序时，按钮显示</w:t>
      </w:r>
      <w:r>
        <w:rPr>
          <w:rFonts w:hint="eastAsia"/>
        </w:rPr>
        <w:t>【按</w:t>
      </w:r>
      <w:r>
        <w:t>热度排序</w:t>
      </w:r>
      <w:r>
        <w:rPr>
          <w:rFonts w:hint="eastAsia"/>
        </w:rPr>
        <w:t>】，</w:t>
      </w:r>
      <w:r>
        <w:t>点击后</w:t>
      </w:r>
      <w:r>
        <w:rPr>
          <w:rFonts w:hint="eastAsia"/>
        </w:rPr>
        <w:t>切换为</w:t>
      </w:r>
      <w:r>
        <w:t>【</w:t>
      </w:r>
      <w:r>
        <w:rPr>
          <w:rFonts w:hint="eastAsia"/>
        </w:rPr>
        <w:t>按</w:t>
      </w:r>
      <w:r>
        <w:t>时间排序】</w:t>
      </w:r>
      <w:r>
        <w:rPr>
          <w:rFonts w:hint="eastAsia"/>
        </w:rPr>
        <w:t>；</w:t>
      </w:r>
    </w:p>
    <w:p w:rsidR="00006B74" w:rsidRDefault="00006B74" w:rsidP="003A76DF">
      <w:pPr>
        <w:pStyle w:val="4"/>
        <w:numPr>
          <w:ilvl w:val="0"/>
          <w:numId w:val="18"/>
        </w:numPr>
      </w:pPr>
      <w:r>
        <w:rPr>
          <w:rFonts w:hint="eastAsia"/>
        </w:rPr>
        <w:t>文章</w:t>
      </w:r>
      <w:r>
        <w:t>操作</w:t>
      </w:r>
    </w:p>
    <w:p w:rsidR="00006B74" w:rsidRDefault="00E72085" w:rsidP="009D0F4D">
      <w:r w:rsidRPr="00E720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93301" wp14:editId="1BD68DCC">
            <wp:extent cx="3257143" cy="333333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AE" w:rsidRDefault="009529AE" w:rsidP="009D0F4D">
      <w:r>
        <w:rPr>
          <w:rFonts w:hint="eastAsia"/>
        </w:rPr>
        <w:t>在</w:t>
      </w:r>
      <w:r>
        <w:t>文章详情页</w:t>
      </w:r>
      <w:r>
        <w:rPr>
          <w:rFonts w:hint="eastAsia"/>
        </w:rPr>
        <w:t>，</w:t>
      </w:r>
      <w:r w:rsidR="00CC6ED3">
        <w:t>悬浮在页面底部的操作栏，包括</w:t>
      </w:r>
      <w:r>
        <w:rPr>
          <w:rFonts w:hint="eastAsia"/>
        </w:rPr>
        <w:t>点赞</w:t>
      </w:r>
      <w:r>
        <w:t>文章、评论文章</w:t>
      </w:r>
      <w:r w:rsidR="00E72085">
        <w:rPr>
          <w:rFonts w:hint="eastAsia"/>
        </w:rPr>
        <w:t>和</w:t>
      </w:r>
      <w:r w:rsidR="00E72085">
        <w:t>分享按钮</w:t>
      </w:r>
      <w:r>
        <w:t>；</w:t>
      </w:r>
    </w:p>
    <w:p w:rsidR="00D92D73" w:rsidRDefault="00D92D73" w:rsidP="00D92D73">
      <w:pPr>
        <w:pStyle w:val="5"/>
      </w:pPr>
      <w:r>
        <w:t>点赞文章</w:t>
      </w:r>
    </w:p>
    <w:p w:rsidR="00D92D73" w:rsidRDefault="00D92D73" w:rsidP="00D92D73">
      <w:r>
        <w:rPr>
          <w:rFonts w:hint="eastAsia"/>
        </w:rPr>
        <w:t>是已登录</w:t>
      </w:r>
      <w:r>
        <w:t>用户对该文章的操作</w:t>
      </w:r>
      <w:r>
        <w:rPr>
          <w:rFonts w:hint="eastAsia"/>
        </w:rPr>
        <w:t>，未</w:t>
      </w:r>
      <w:r>
        <w:t>登录用户操作</w:t>
      </w:r>
      <w:r>
        <w:rPr>
          <w:rFonts w:hint="eastAsia"/>
        </w:rPr>
        <w:t>时</w:t>
      </w:r>
      <w:r>
        <w:t>需要先跳到登录页面</w:t>
      </w:r>
      <w:r>
        <w:rPr>
          <w:rFonts w:hint="eastAsia"/>
        </w:rPr>
        <w:t>登录</w:t>
      </w:r>
      <w:r>
        <w:t>成功后才</w:t>
      </w:r>
      <w:r>
        <w:rPr>
          <w:rFonts w:hint="eastAsia"/>
        </w:rPr>
        <w:t>能操作</w:t>
      </w:r>
      <w:r>
        <w:t>。</w:t>
      </w:r>
    </w:p>
    <w:p w:rsidR="00C632D7" w:rsidRDefault="00C632D7" w:rsidP="00D92D73">
      <w:r>
        <w:rPr>
          <w:rFonts w:hint="eastAsia"/>
        </w:rPr>
        <w:t>用户</w:t>
      </w:r>
      <w:r>
        <w:t>进入文章详情页后，</w:t>
      </w:r>
      <w:r>
        <w:rPr>
          <w:rFonts w:hint="eastAsia"/>
        </w:rPr>
        <w:t>需要</w:t>
      </w:r>
      <w:r>
        <w:t>根据用户</w:t>
      </w:r>
      <w:r w:rsidR="004F6DEB">
        <w:rPr>
          <w:rFonts w:hint="eastAsia"/>
        </w:rPr>
        <w:t>是否</w:t>
      </w:r>
      <w:r>
        <w:t>已点赞来显示</w:t>
      </w:r>
      <w:r>
        <w:rPr>
          <w:rFonts w:hint="eastAsia"/>
        </w:rPr>
        <w:t>按钮</w:t>
      </w:r>
      <w:r>
        <w:t>状态</w:t>
      </w:r>
      <w:r>
        <w:rPr>
          <w:rFonts w:hint="eastAsia"/>
        </w:rPr>
        <w:t>：</w:t>
      </w:r>
    </w:p>
    <w:p w:rsidR="00C632D7" w:rsidRDefault="004F6DEB" w:rsidP="003A76DF">
      <w:pPr>
        <w:pStyle w:val="a7"/>
        <w:numPr>
          <w:ilvl w:val="0"/>
          <w:numId w:val="30"/>
        </w:numPr>
      </w:pPr>
      <w:r>
        <w:t>若用户已</w:t>
      </w:r>
      <w:r w:rsidR="00C632D7">
        <w:rPr>
          <w:rFonts w:hint="eastAsia"/>
        </w:rPr>
        <w:t>点赞，</w:t>
      </w:r>
      <w:r>
        <w:t>则需要显示已</w:t>
      </w:r>
      <w:r w:rsidR="00C632D7">
        <w:t>点赞的状态；</w:t>
      </w:r>
    </w:p>
    <w:p w:rsidR="00C632D7" w:rsidRDefault="00C632D7" w:rsidP="003A76DF">
      <w:pPr>
        <w:pStyle w:val="a7"/>
        <w:numPr>
          <w:ilvl w:val="0"/>
          <w:numId w:val="30"/>
        </w:numPr>
      </w:pPr>
      <w:r>
        <w:rPr>
          <w:rFonts w:hint="eastAsia"/>
        </w:rPr>
        <w:t>若</w:t>
      </w:r>
      <w:r w:rsidR="004F6DEB">
        <w:t>用户未</w:t>
      </w:r>
      <w:r>
        <w:rPr>
          <w:rFonts w:hint="eastAsia"/>
        </w:rPr>
        <w:t>点赞</w:t>
      </w:r>
      <w:r>
        <w:t>，或用户未登录</w:t>
      </w:r>
      <w:r>
        <w:rPr>
          <w:rFonts w:hint="eastAsia"/>
        </w:rPr>
        <w:t>，</w:t>
      </w:r>
      <w:r w:rsidR="004F6DEB">
        <w:t>则显示未</w:t>
      </w:r>
      <w:r>
        <w:rPr>
          <w:rFonts w:hint="eastAsia"/>
        </w:rPr>
        <w:t>点赞</w:t>
      </w:r>
      <w:r>
        <w:t>的状态</w:t>
      </w:r>
      <w:r w:rsidR="00847008">
        <w:rPr>
          <w:rFonts w:hint="eastAsia"/>
        </w:rPr>
        <w:t>；</w:t>
      </w:r>
    </w:p>
    <w:p w:rsidR="00EC42B3" w:rsidRDefault="00F027A4" w:rsidP="00EC42B3">
      <w:pPr>
        <w:pStyle w:val="5"/>
      </w:pPr>
      <w:r>
        <w:rPr>
          <w:rFonts w:hint="eastAsia"/>
        </w:rPr>
        <w:t>评论</w:t>
      </w:r>
    </w:p>
    <w:p w:rsidR="00EC42B3" w:rsidRDefault="00EC42B3" w:rsidP="00EC42B3">
      <w:r>
        <w:rPr>
          <w:rFonts w:hint="eastAsia"/>
        </w:rPr>
        <w:t>登录</w:t>
      </w:r>
      <w:r>
        <w:t>用户才可操作</w:t>
      </w:r>
      <w:r>
        <w:rPr>
          <w:rFonts w:hint="eastAsia"/>
        </w:rPr>
        <w:t>。</w:t>
      </w:r>
      <w:r>
        <w:t>登录用户</w:t>
      </w:r>
      <w:r w:rsidR="00F027A4">
        <w:rPr>
          <w:rFonts w:hint="eastAsia"/>
        </w:rPr>
        <w:t>点击【评论</w:t>
      </w:r>
      <w:r>
        <w:rPr>
          <w:rFonts w:hint="eastAsia"/>
        </w:rPr>
        <w:t>】</w:t>
      </w:r>
      <w:r>
        <w:t>按钮</w:t>
      </w:r>
      <w:r>
        <w:rPr>
          <w:rFonts w:hint="eastAsia"/>
        </w:rPr>
        <w:t>后</w:t>
      </w:r>
      <w:r>
        <w:t>进入</w:t>
      </w:r>
      <w:r w:rsidR="00F027A4">
        <w:rPr>
          <w:rFonts w:hint="eastAsia"/>
        </w:rPr>
        <w:t>评论</w:t>
      </w:r>
      <w:r>
        <w:t>编辑页；</w:t>
      </w:r>
    </w:p>
    <w:p w:rsidR="00EC42B3" w:rsidRDefault="00EC42B3" w:rsidP="00EC42B3">
      <w:r>
        <w:rPr>
          <w:rFonts w:hint="eastAsia"/>
        </w:rPr>
        <w:t>未登录</w:t>
      </w:r>
      <w:r w:rsidR="00F027A4">
        <w:t>用户或登录态已失效的用户，点击【评</w:t>
      </w:r>
      <w:r w:rsidR="00F027A4">
        <w:rPr>
          <w:rFonts w:hint="eastAsia"/>
        </w:rPr>
        <w:t>论</w:t>
      </w:r>
      <w:r>
        <w:t>】按钮后</w:t>
      </w:r>
      <w:r>
        <w:rPr>
          <w:rFonts w:hint="eastAsia"/>
        </w:rPr>
        <w:t>进入</w:t>
      </w:r>
      <w:r>
        <w:t>登录页面，</w:t>
      </w:r>
      <w:r>
        <w:rPr>
          <w:rFonts w:hint="eastAsia"/>
        </w:rPr>
        <w:t>登录</w:t>
      </w:r>
      <w:r>
        <w:t>成功后跳转回原页面；</w:t>
      </w:r>
    </w:p>
    <w:p w:rsidR="00194FA7" w:rsidRDefault="00194FA7" w:rsidP="00194FA7">
      <w:pPr>
        <w:pStyle w:val="5"/>
      </w:pPr>
      <w:r>
        <w:rPr>
          <w:rFonts w:hint="eastAsia"/>
        </w:rPr>
        <w:lastRenderedPageBreak/>
        <w:t>展开/收起文章</w:t>
      </w:r>
    </w:p>
    <w:p w:rsidR="00194FA7" w:rsidRDefault="00194FA7" w:rsidP="00194FA7">
      <w:r>
        <w:rPr>
          <w:rFonts w:hint="eastAsia"/>
        </w:rPr>
        <w:t>当</w:t>
      </w:r>
      <w:r>
        <w:t>文章处于展开状态时，显示</w:t>
      </w:r>
      <w:r>
        <w:rPr>
          <w:rFonts w:hint="eastAsia"/>
        </w:rPr>
        <w:t>【</w:t>
      </w:r>
      <w:r>
        <w:t>收起</w:t>
      </w:r>
      <w:r>
        <w:rPr>
          <w:rFonts w:hint="eastAsia"/>
        </w:rPr>
        <w:t>】</w:t>
      </w:r>
      <w:r>
        <w:t>按钮；</w:t>
      </w:r>
    </w:p>
    <w:p w:rsidR="00194FA7" w:rsidRPr="00194FA7" w:rsidRDefault="00194FA7" w:rsidP="00194FA7">
      <w:r>
        <w:rPr>
          <w:rFonts w:hint="eastAsia"/>
        </w:rPr>
        <w:t>当</w:t>
      </w:r>
      <w:r>
        <w:t>文章处于</w:t>
      </w:r>
      <w:r>
        <w:rPr>
          <w:rFonts w:hint="eastAsia"/>
        </w:rPr>
        <w:t>【</w:t>
      </w:r>
      <w:r>
        <w:t>收起</w:t>
      </w:r>
      <w:r>
        <w:rPr>
          <w:rFonts w:hint="eastAsia"/>
        </w:rPr>
        <w:t>】状态</w:t>
      </w:r>
      <w:r>
        <w:t>时，显示【</w:t>
      </w:r>
      <w:r>
        <w:rPr>
          <w:rFonts w:hint="eastAsia"/>
        </w:rPr>
        <w:t>展开</w:t>
      </w:r>
      <w:r>
        <w:t>全文】</w:t>
      </w:r>
      <w:r>
        <w:rPr>
          <w:rFonts w:hint="eastAsia"/>
        </w:rPr>
        <w:t>按钮</w:t>
      </w:r>
      <w:r>
        <w:t>；</w:t>
      </w:r>
    </w:p>
    <w:p w:rsidR="0018456D" w:rsidRDefault="00382EE3" w:rsidP="004612C8">
      <w:pPr>
        <w:pStyle w:val="3"/>
        <w:numPr>
          <w:ilvl w:val="0"/>
          <w:numId w:val="37"/>
        </w:numPr>
      </w:pPr>
      <w:r>
        <w:rPr>
          <w:rFonts w:hint="eastAsia"/>
        </w:rPr>
        <w:t>互动</w:t>
      </w:r>
      <w:r>
        <w:t>内容</w:t>
      </w:r>
    </w:p>
    <w:p w:rsidR="0018456D" w:rsidRDefault="00890E29" w:rsidP="009D0F4D">
      <w:r>
        <w:rPr>
          <w:rFonts w:hint="eastAsia"/>
        </w:rPr>
        <w:t>文章</w:t>
      </w:r>
      <w:r>
        <w:t>下方是</w:t>
      </w:r>
      <w:r>
        <w:rPr>
          <w:rFonts w:hint="eastAsia"/>
        </w:rPr>
        <w:t>文章</w:t>
      </w:r>
      <w:r>
        <w:t>相关</w:t>
      </w:r>
      <w:r>
        <w:rPr>
          <w:rFonts w:hint="eastAsia"/>
        </w:rPr>
        <w:t>评论</w:t>
      </w:r>
      <w:r>
        <w:t>列表；</w:t>
      </w:r>
      <w:r w:rsidR="00E667CD">
        <w:rPr>
          <w:rFonts w:hint="eastAsia"/>
        </w:rPr>
        <w:t>若</w:t>
      </w:r>
      <w:r w:rsidR="00E667CD">
        <w:t>运营人员</w:t>
      </w:r>
      <w:r w:rsidR="00E667CD">
        <w:rPr>
          <w:rFonts w:hint="eastAsia"/>
        </w:rPr>
        <w:t>对</w:t>
      </w:r>
      <w:r w:rsidR="00E667CD">
        <w:t>该文章设置了</w:t>
      </w:r>
      <w:r w:rsidR="00E667CD">
        <w:rPr>
          <w:rFonts w:hint="eastAsia"/>
        </w:rPr>
        <w:t>“不显示</w:t>
      </w:r>
      <w:r w:rsidR="00E667CD">
        <w:t>评论”</w:t>
      </w:r>
      <w:r w:rsidR="00AD3AB3">
        <w:rPr>
          <w:rFonts w:hint="eastAsia"/>
        </w:rPr>
        <w:t>，</w:t>
      </w:r>
      <w:r w:rsidR="00AD3AB3">
        <w:t>则</w:t>
      </w:r>
      <w:r w:rsidR="00AD3AB3">
        <w:rPr>
          <w:rFonts w:hint="eastAsia"/>
        </w:rPr>
        <w:t>该</w:t>
      </w:r>
      <w:r w:rsidR="00AD3AB3">
        <w:t>文章不展示用户的评论；</w:t>
      </w:r>
    </w:p>
    <w:p w:rsidR="0026736A" w:rsidRPr="0026736A" w:rsidRDefault="0026736A" w:rsidP="0026736A"/>
    <w:p w:rsidR="000E295E" w:rsidRDefault="00090F0A" w:rsidP="00090F0A">
      <w:pPr>
        <w:pStyle w:val="5"/>
      </w:pPr>
      <w:r>
        <w:rPr>
          <w:rFonts w:hint="eastAsia"/>
        </w:rPr>
        <w:t>排序和</w:t>
      </w:r>
      <w:r>
        <w:t>分页加载</w:t>
      </w:r>
    </w:p>
    <w:p w:rsidR="00D2390E" w:rsidRDefault="00D2390E" w:rsidP="00D2390E">
      <w:r>
        <w:rPr>
          <w:rFonts w:hint="eastAsia"/>
        </w:rPr>
        <w:t>留言按点赞热度进行排序，如无人点赞则按时间排序；</w:t>
      </w:r>
    </w:p>
    <w:p w:rsidR="003A5A1C" w:rsidRPr="003A5A1C" w:rsidRDefault="003A5A1C" w:rsidP="003A5A1C">
      <w:r>
        <w:rPr>
          <w:rFonts w:hint="eastAsia"/>
        </w:rPr>
        <w:t>分页</w:t>
      </w:r>
      <w:r>
        <w:t>加载</w:t>
      </w:r>
      <w:r>
        <w:rPr>
          <w:rFonts w:hint="eastAsia"/>
        </w:rPr>
        <w:t>，每个分页</w:t>
      </w:r>
      <w:r>
        <w:t>20行数据；</w:t>
      </w:r>
    </w:p>
    <w:p w:rsidR="0026736A" w:rsidRDefault="0026736A" w:rsidP="0026736A">
      <w:pPr>
        <w:pStyle w:val="5"/>
      </w:pPr>
      <w:r>
        <w:rPr>
          <w:rFonts w:hint="eastAsia"/>
        </w:rPr>
        <w:t>显示</w:t>
      </w:r>
      <w:r>
        <w:t>状态说明</w:t>
      </w:r>
    </w:p>
    <w:p w:rsidR="0026736A" w:rsidRDefault="0026736A" w:rsidP="004B0D82">
      <w:r>
        <w:t>评论</w:t>
      </w:r>
      <w:r>
        <w:rPr>
          <w:rFonts w:hint="eastAsia"/>
        </w:rPr>
        <w:t>是用户</w:t>
      </w:r>
      <w:r>
        <w:t>直接</w:t>
      </w:r>
      <w:r>
        <w:rPr>
          <w:rFonts w:hint="eastAsia"/>
        </w:rPr>
        <w:t>发表</w:t>
      </w:r>
      <w:r>
        <w:t>的</w:t>
      </w:r>
      <w:r>
        <w:rPr>
          <w:rFonts w:hint="eastAsia"/>
        </w:rPr>
        <w:t>内容</w:t>
      </w:r>
      <w:r>
        <w:t>；</w:t>
      </w:r>
      <w:r w:rsidR="00EF1937">
        <w:rPr>
          <w:rFonts w:hint="eastAsia"/>
        </w:rPr>
        <w:t>至少包含</w:t>
      </w:r>
      <w:r w:rsidR="00EF1937">
        <w:t>评论者、评论</w:t>
      </w:r>
      <w:r w:rsidR="00EF1937">
        <w:rPr>
          <w:rFonts w:hint="eastAsia"/>
        </w:rPr>
        <w:t>内容</w:t>
      </w:r>
      <w:r w:rsidR="00EF1937">
        <w:t>、评论时间、</w:t>
      </w:r>
      <w:r w:rsidR="00EF1937">
        <w:rPr>
          <w:rFonts w:hint="eastAsia"/>
        </w:rPr>
        <w:t>点赞数</w:t>
      </w:r>
      <w:r w:rsidR="000A1F71">
        <w:rPr>
          <w:rFonts w:hint="eastAsia"/>
        </w:rPr>
        <w:t>、</w:t>
      </w:r>
      <w:r w:rsidR="000A1F71">
        <w:t>当前用户是否已点赞</w:t>
      </w:r>
      <w:r w:rsidR="000A1F71">
        <w:rPr>
          <w:rFonts w:hint="eastAsia"/>
        </w:rPr>
        <w:t>等</w:t>
      </w:r>
      <w:r w:rsidR="00EF1937">
        <w:t>字段；</w:t>
      </w:r>
    </w:p>
    <w:p w:rsidR="00D31660" w:rsidRDefault="00D31660" w:rsidP="00D31660">
      <w:pPr>
        <w:pStyle w:val="5"/>
      </w:pPr>
      <w:r>
        <w:rPr>
          <w:rFonts w:hint="eastAsia"/>
        </w:rPr>
        <w:t>操作</w:t>
      </w:r>
      <w:r>
        <w:t>说明</w:t>
      </w:r>
    </w:p>
    <w:p w:rsidR="00FB670E" w:rsidRDefault="00AF6474" w:rsidP="009D0F4D">
      <w:r>
        <w:rPr>
          <w:rFonts w:hint="eastAsia"/>
        </w:rPr>
        <w:t>用户</w:t>
      </w:r>
      <w:r>
        <w:t>登录后，可以</w:t>
      </w:r>
      <w:r>
        <w:rPr>
          <w:rFonts w:hint="eastAsia"/>
        </w:rPr>
        <w:t>对</w:t>
      </w:r>
      <w:r>
        <w:t>评论进行点赞。</w:t>
      </w:r>
    </w:p>
    <w:p w:rsidR="000A1F71" w:rsidRDefault="000A1F71" w:rsidP="003A76DF">
      <w:pPr>
        <w:pStyle w:val="a7"/>
        <w:numPr>
          <w:ilvl w:val="0"/>
          <w:numId w:val="24"/>
        </w:numPr>
      </w:pPr>
      <w:r>
        <w:rPr>
          <w:rFonts w:hint="eastAsia"/>
        </w:rPr>
        <w:t>点赞</w:t>
      </w:r>
      <w:r>
        <w:t>：</w:t>
      </w:r>
    </w:p>
    <w:p w:rsidR="000A1F71" w:rsidRDefault="000A1F71" w:rsidP="003A76DF">
      <w:pPr>
        <w:pStyle w:val="a7"/>
        <w:numPr>
          <w:ilvl w:val="1"/>
          <w:numId w:val="24"/>
        </w:numPr>
      </w:pPr>
      <w:r>
        <w:rPr>
          <w:rFonts w:hint="eastAsia"/>
        </w:rPr>
        <w:t>若</w:t>
      </w:r>
      <w:r w:rsidR="00A8105E">
        <w:t>用户</w:t>
      </w:r>
      <w:r w:rsidR="00A8105E">
        <w:rPr>
          <w:rFonts w:hint="eastAsia"/>
        </w:rPr>
        <w:t>已</w:t>
      </w:r>
      <w:r>
        <w:t>点赞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显示</w:t>
      </w:r>
      <w:r>
        <w:t>为</w:t>
      </w:r>
      <w:r w:rsidR="00A8105E">
        <w:rPr>
          <w:rFonts w:hint="eastAsia"/>
        </w:rPr>
        <w:t>已</w:t>
      </w:r>
      <w:r>
        <w:t>点赞状态</w:t>
      </w:r>
      <w:r w:rsidR="00A8105E">
        <w:rPr>
          <w:rFonts w:hint="eastAsia"/>
        </w:rPr>
        <w:t>，</w:t>
      </w:r>
      <w:r w:rsidR="00A8105E">
        <w:t>不可取消点赞</w:t>
      </w:r>
      <w:r>
        <w:t>：</w:t>
      </w:r>
      <w:r w:rsidR="00A8105E">
        <w:br/>
      </w:r>
      <w:r w:rsidR="004B0D82">
        <w:rPr>
          <w:noProof/>
        </w:rPr>
        <w:drawing>
          <wp:inline distT="0" distB="0" distL="0" distR="0" wp14:anchorId="7D161175" wp14:editId="52A8A49F">
            <wp:extent cx="3381375" cy="7239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5E" w:rsidRDefault="00A8105E" w:rsidP="003A76DF">
      <w:pPr>
        <w:pStyle w:val="a7"/>
        <w:numPr>
          <w:ilvl w:val="1"/>
          <w:numId w:val="24"/>
        </w:numPr>
      </w:pPr>
      <w:r>
        <w:rPr>
          <w:rFonts w:hint="eastAsia"/>
        </w:rPr>
        <w:t>若用户</w:t>
      </w:r>
      <w:r>
        <w:t>已点赞，则</w:t>
      </w:r>
      <w:r>
        <w:rPr>
          <w:rFonts w:hint="eastAsia"/>
        </w:rPr>
        <w:t>显示</w:t>
      </w:r>
      <w:r>
        <w:t>为</w:t>
      </w:r>
      <w:r>
        <w:rPr>
          <w:rFonts w:hint="eastAsia"/>
        </w:rPr>
        <w:t>待</w:t>
      </w:r>
      <w:r>
        <w:t>点赞状态，点击后提交用户点赞的请求，并将状态切换为</w:t>
      </w:r>
      <w:r>
        <w:rPr>
          <w:rFonts w:hint="eastAsia"/>
        </w:rPr>
        <w:t>已</w:t>
      </w:r>
      <w:r>
        <w:t>点赞状态</w:t>
      </w:r>
      <w:r>
        <w:rPr>
          <w:rFonts w:hint="eastAsia"/>
        </w:rPr>
        <w:t>：</w:t>
      </w:r>
      <w:r>
        <w:br/>
      </w:r>
    </w:p>
    <w:p w:rsidR="000A1F71" w:rsidRPr="009D0F4D" w:rsidRDefault="000A1F71" w:rsidP="000A1F71">
      <w:r>
        <w:rPr>
          <w:rFonts w:hint="eastAsia"/>
        </w:rPr>
        <w:t>用户</w:t>
      </w:r>
      <w:r>
        <w:t>未登录</w:t>
      </w:r>
      <w:r>
        <w:rPr>
          <w:rFonts w:hint="eastAsia"/>
        </w:rPr>
        <w:t>或</w:t>
      </w:r>
      <w:r w:rsidR="004B0D82">
        <w:t>登录态失效时触发点赞</w:t>
      </w:r>
      <w:r>
        <w:t>按钮时，跳转到登录页面，登录成功后跳转到原页面；</w:t>
      </w:r>
    </w:p>
    <w:p w:rsidR="0020462B" w:rsidRDefault="0020462B" w:rsidP="00174C02">
      <w:pPr>
        <w:pStyle w:val="2"/>
        <w:numPr>
          <w:ilvl w:val="0"/>
          <w:numId w:val="5"/>
        </w:numPr>
      </w:pPr>
      <w:bookmarkStart w:id="49" w:name="_作者详情页"/>
      <w:bookmarkEnd w:id="49"/>
      <w:r>
        <w:rPr>
          <w:rFonts w:hint="eastAsia"/>
        </w:rPr>
        <w:lastRenderedPageBreak/>
        <w:t>评论</w:t>
      </w:r>
      <w:r>
        <w:t>编辑页</w:t>
      </w:r>
      <w:r w:rsidR="001C093C">
        <w:rPr>
          <w:rFonts w:hint="eastAsia"/>
        </w:rPr>
        <w:t>（H5页面</w:t>
      </w:r>
      <w:r w:rsidR="001C093C">
        <w:t>）</w:t>
      </w:r>
    </w:p>
    <w:p w:rsidR="00E948F6" w:rsidRDefault="00E948F6" w:rsidP="003A76DF">
      <w:pPr>
        <w:pStyle w:val="3"/>
        <w:numPr>
          <w:ilvl w:val="0"/>
          <w:numId w:val="25"/>
        </w:numPr>
      </w:pPr>
      <w:r>
        <w:rPr>
          <w:rFonts w:hint="eastAsia"/>
        </w:rPr>
        <w:t>入口</w:t>
      </w:r>
    </w:p>
    <w:p w:rsidR="00E948F6" w:rsidRDefault="00E948F6" w:rsidP="00E948F6">
      <w:r>
        <w:rPr>
          <w:rFonts w:hint="eastAsia"/>
        </w:rPr>
        <w:t>当已</w:t>
      </w:r>
      <w:r>
        <w:t>登录的用户点击</w:t>
      </w:r>
      <w:r w:rsidR="004B0D82">
        <w:rPr>
          <w:rFonts w:hint="eastAsia"/>
        </w:rPr>
        <w:t>页面</w:t>
      </w:r>
      <w:r w:rsidR="004B0D82">
        <w:t>底部的</w:t>
      </w:r>
      <w:r>
        <w:t>【</w:t>
      </w:r>
      <w:r>
        <w:rPr>
          <w:rFonts w:hint="eastAsia"/>
        </w:rPr>
        <w:t>评论</w:t>
      </w:r>
      <w:r>
        <w:t>】</w:t>
      </w:r>
      <w:r>
        <w:rPr>
          <w:rFonts w:hint="eastAsia"/>
        </w:rPr>
        <w:t>按钮</w:t>
      </w:r>
      <w:r>
        <w:t>后</w:t>
      </w:r>
      <w:r>
        <w:rPr>
          <w:rFonts w:hint="eastAsia"/>
        </w:rPr>
        <w:t>，打开</w:t>
      </w:r>
      <w:r>
        <w:t>评论</w:t>
      </w:r>
      <w:r>
        <w:rPr>
          <w:rFonts w:hint="eastAsia"/>
        </w:rPr>
        <w:t>编辑</w:t>
      </w:r>
      <w:r>
        <w:t>页；</w:t>
      </w:r>
      <w:r w:rsidR="00382459">
        <w:rPr>
          <w:rFonts w:hint="eastAsia"/>
        </w:rPr>
        <w:t>未登录</w:t>
      </w:r>
      <w:r w:rsidR="00382459">
        <w:t>的用户点击后</w:t>
      </w:r>
      <w:r w:rsidR="00382459">
        <w:rPr>
          <w:rFonts w:hint="eastAsia"/>
        </w:rPr>
        <w:t>引导</w:t>
      </w:r>
      <w:r w:rsidR="00382459">
        <w:t>用户登录，</w:t>
      </w:r>
      <w:r w:rsidR="00382459">
        <w:rPr>
          <w:rFonts w:hint="eastAsia"/>
        </w:rPr>
        <w:t>登录</w:t>
      </w:r>
      <w:r w:rsidR="00382459">
        <w:t>成功后返回原页面；</w:t>
      </w:r>
    </w:p>
    <w:p w:rsidR="00E948F6" w:rsidRPr="00E948F6" w:rsidRDefault="00EE714C" w:rsidP="00E948F6">
      <w:r w:rsidRPr="00EE71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EC2BCB" wp14:editId="2258FA8B">
            <wp:extent cx="3257143" cy="333333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F6" w:rsidRPr="00E948F6" w:rsidRDefault="00E948F6" w:rsidP="00E948F6"/>
    <w:p w:rsidR="00E948F6" w:rsidRDefault="00EE714C" w:rsidP="00E948F6">
      <w:r w:rsidRPr="00EE71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78ADF1" wp14:editId="72B5C646">
            <wp:extent cx="3266667" cy="5066667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3" w:rsidRDefault="000E1B17" w:rsidP="003A76DF">
      <w:pPr>
        <w:pStyle w:val="3"/>
        <w:numPr>
          <w:ilvl w:val="0"/>
          <w:numId w:val="25"/>
        </w:numPr>
      </w:pPr>
      <w:r>
        <w:rPr>
          <w:rFonts w:hint="eastAsia"/>
        </w:rPr>
        <w:t>功能</w:t>
      </w:r>
      <w:r>
        <w:t>说明</w:t>
      </w:r>
    </w:p>
    <w:p w:rsidR="00B65D96" w:rsidRDefault="00B65D96" w:rsidP="003A76DF">
      <w:pPr>
        <w:pStyle w:val="4"/>
        <w:numPr>
          <w:ilvl w:val="0"/>
          <w:numId w:val="26"/>
        </w:numPr>
      </w:pPr>
      <w:r>
        <w:t>Placeholder</w:t>
      </w:r>
      <w:r>
        <w:rPr>
          <w:rFonts w:hint="eastAsia"/>
        </w:rPr>
        <w:t>文字说明</w:t>
      </w:r>
    </w:p>
    <w:p w:rsidR="00B65D96" w:rsidRDefault="00B65D96" w:rsidP="00B65D96">
      <w:r>
        <w:rPr>
          <w:rFonts w:hint="eastAsia"/>
        </w:rPr>
        <w:t>若</w:t>
      </w:r>
      <w:r>
        <w:t>用户</w:t>
      </w:r>
      <w:r>
        <w:rPr>
          <w:rFonts w:hint="eastAsia"/>
        </w:rPr>
        <w:t>通过</w:t>
      </w:r>
      <w:r>
        <w:t>点击</w:t>
      </w:r>
      <w:r>
        <w:rPr>
          <w:rFonts w:hint="eastAsia"/>
        </w:rPr>
        <w:t>【评论】</w:t>
      </w:r>
      <w:r>
        <w:t>按钮进入该页面，则</w:t>
      </w:r>
      <w:r>
        <w:rPr>
          <w:rFonts w:hint="eastAsia"/>
        </w:rPr>
        <w:t>文字</w:t>
      </w:r>
      <w:r>
        <w:t>为“</w:t>
      </w:r>
      <w:r>
        <w:rPr>
          <w:rFonts w:hint="eastAsia"/>
        </w:rPr>
        <w:t>填写</w:t>
      </w:r>
      <w:r>
        <w:t>评论内容”</w:t>
      </w:r>
      <w:r>
        <w:rPr>
          <w:rFonts w:hint="eastAsia"/>
        </w:rPr>
        <w:t>；</w:t>
      </w:r>
    </w:p>
    <w:p w:rsidR="000E1B17" w:rsidRDefault="000E1B17" w:rsidP="003A76DF">
      <w:pPr>
        <w:pStyle w:val="4"/>
        <w:numPr>
          <w:ilvl w:val="0"/>
          <w:numId w:val="26"/>
        </w:numPr>
      </w:pPr>
      <w:r>
        <w:rPr>
          <w:rFonts w:hint="eastAsia"/>
        </w:rPr>
        <w:lastRenderedPageBreak/>
        <w:t>字数</w:t>
      </w:r>
      <w:r>
        <w:t>限制与超限处理</w:t>
      </w:r>
    </w:p>
    <w:p w:rsidR="000E1B17" w:rsidRDefault="000E1B17" w:rsidP="000E1B17">
      <w:r>
        <w:rPr>
          <w:rFonts w:hint="eastAsia"/>
        </w:rPr>
        <w:t>可以</w:t>
      </w:r>
      <w:r>
        <w:t>输入</w:t>
      </w:r>
      <w:r>
        <w:rPr>
          <w:rFonts w:hint="eastAsia"/>
        </w:rPr>
        <w:t>[</w:t>
      </w:r>
      <w:r>
        <w:t xml:space="preserve"> 1~200 </w:t>
      </w:r>
      <w:r>
        <w:rPr>
          <w:rFonts w:hint="eastAsia"/>
        </w:rPr>
        <w:t>]字内容，</w:t>
      </w:r>
      <w:r>
        <w:t>若字数</w:t>
      </w:r>
      <w:r>
        <w:rPr>
          <w:rFonts w:hint="eastAsia"/>
        </w:rPr>
        <w:t>不符合</w:t>
      </w:r>
      <w:r>
        <w:t>要求，则</w:t>
      </w:r>
      <w:r>
        <w:rPr>
          <w:rFonts w:hint="eastAsia"/>
        </w:rPr>
        <w:t>【</w:t>
      </w:r>
      <w:r w:rsidR="00357561">
        <w:rPr>
          <w:rFonts w:hint="eastAsia"/>
        </w:rPr>
        <w:t>发送</w:t>
      </w:r>
      <w:r>
        <w:rPr>
          <w:rFonts w:hint="eastAsia"/>
        </w:rPr>
        <w:t>】</w:t>
      </w:r>
      <w:r>
        <w:t>按钮</w:t>
      </w:r>
      <w:r>
        <w:rPr>
          <w:rFonts w:hint="eastAsia"/>
        </w:rPr>
        <w:t>置灰</w:t>
      </w:r>
      <w:r>
        <w:t>且不可点击；</w:t>
      </w:r>
      <w:r w:rsidR="00AB37A1">
        <w:rPr>
          <w:rFonts w:hint="eastAsia"/>
        </w:rPr>
        <w:t>若字数</w:t>
      </w:r>
      <w:r w:rsidR="00AB37A1">
        <w:t>符合要求，则【</w:t>
      </w:r>
      <w:r w:rsidR="00357561">
        <w:rPr>
          <w:rFonts w:hint="eastAsia"/>
        </w:rPr>
        <w:t>发送</w:t>
      </w:r>
      <w:r w:rsidR="00AB37A1">
        <w:t>】</w:t>
      </w:r>
      <w:r w:rsidR="00AB37A1">
        <w:rPr>
          <w:rFonts w:hint="eastAsia"/>
        </w:rPr>
        <w:t>按钮</w:t>
      </w:r>
      <w:r w:rsidR="00AB37A1">
        <w:t>激活并可点击</w:t>
      </w:r>
      <w:r w:rsidR="00B65D96">
        <w:rPr>
          <w:rFonts w:hint="eastAsia"/>
        </w:rPr>
        <w:t>；</w:t>
      </w:r>
    </w:p>
    <w:p w:rsidR="00AB37A1" w:rsidRDefault="00AB37A1" w:rsidP="003A76DF">
      <w:pPr>
        <w:pStyle w:val="4"/>
        <w:numPr>
          <w:ilvl w:val="0"/>
          <w:numId w:val="26"/>
        </w:numPr>
      </w:pPr>
      <w:r>
        <w:rPr>
          <w:rFonts w:hint="eastAsia"/>
        </w:rPr>
        <w:t>提交</w:t>
      </w:r>
      <w:r>
        <w:t>逻辑</w:t>
      </w:r>
    </w:p>
    <w:p w:rsidR="00AB37A1" w:rsidRDefault="00AB37A1" w:rsidP="00612E1F">
      <w:r>
        <w:rPr>
          <w:rFonts w:hint="eastAsia"/>
        </w:rPr>
        <w:t>用户</w:t>
      </w:r>
      <w:r>
        <w:t>点击</w:t>
      </w:r>
      <w:r>
        <w:rPr>
          <w:rFonts w:hint="eastAsia"/>
        </w:rPr>
        <w:t>【</w:t>
      </w:r>
      <w:r>
        <w:t>提交</w:t>
      </w:r>
      <w:r>
        <w:rPr>
          <w:rFonts w:hint="eastAsia"/>
        </w:rPr>
        <w:t>】</w:t>
      </w:r>
      <w:r>
        <w:t>按钮后，首先校验用户的登录态</w:t>
      </w:r>
      <w:r>
        <w:rPr>
          <w:rFonts w:hint="eastAsia"/>
        </w:rPr>
        <w:t>：</w:t>
      </w:r>
    </w:p>
    <w:p w:rsidR="007453C3" w:rsidRDefault="00612E1F" w:rsidP="003A76DF">
      <w:pPr>
        <w:pStyle w:val="a7"/>
        <w:numPr>
          <w:ilvl w:val="0"/>
          <w:numId w:val="27"/>
        </w:numPr>
      </w:pPr>
      <w:r>
        <w:rPr>
          <w:rFonts w:hint="eastAsia"/>
        </w:rPr>
        <w:t>若</w:t>
      </w:r>
      <w:r>
        <w:t>用户已登录，则</w:t>
      </w:r>
      <w:r>
        <w:rPr>
          <w:rFonts w:hint="eastAsia"/>
        </w:rPr>
        <w:t>提交</w:t>
      </w:r>
      <w:r>
        <w:t>评价请求</w:t>
      </w:r>
      <w:r>
        <w:rPr>
          <w:rFonts w:hint="eastAsia"/>
        </w:rPr>
        <w:t>；</w:t>
      </w:r>
      <w:r>
        <w:t>服务端收到评价请求后</w:t>
      </w:r>
      <w:r>
        <w:rPr>
          <w:rFonts w:hint="eastAsia"/>
        </w:rPr>
        <w:t>，</w:t>
      </w:r>
    </w:p>
    <w:p w:rsidR="0041085F" w:rsidRDefault="007453C3" w:rsidP="003A76DF">
      <w:pPr>
        <w:pStyle w:val="a7"/>
        <w:numPr>
          <w:ilvl w:val="1"/>
          <w:numId w:val="27"/>
        </w:numPr>
      </w:pPr>
      <w:r>
        <w:rPr>
          <w:rFonts w:hint="eastAsia"/>
        </w:rPr>
        <w:t>频率</w:t>
      </w:r>
      <w:r>
        <w:t>控制：</w:t>
      </w:r>
      <w:r>
        <w:rPr>
          <w:rFonts w:hint="eastAsia"/>
        </w:rPr>
        <w:t>为了</w:t>
      </w:r>
      <w:r>
        <w:t>防止用户刷评论需要限制用户提交评论的频率；</w:t>
      </w:r>
      <w:r>
        <w:rPr>
          <w:rFonts w:hint="eastAsia"/>
        </w:rPr>
        <w:t>在</w:t>
      </w:r>
      <w:r>
        <w:t>收到用户</w:t>
      </w:r>
      <w:r>
        <w:rPr>
          <w:rFonts w:hint="eastAsia"/>
        </w:rPr>
        <w:t>提交</w:t>
      </w:r>
      <w:r>
        <w:t>的评论请求时</w:t>
      </w:r>
      <w:r>
        <w:rPr>
          <w:rFonts w:hint="eastAsia"/>
        </w:rPr>
        <w:t>：</w:t>
      </w:r>
    </w:p>
    <w:p w:rsidR="007453C3" w:rsidRDefault="007453C3" w:rsidP="003A76DF">
      <w:pPr>
        <w:pStyle w:val="a7"/>
        <w:numPr>
          <w:ilvl w:val="2"/>
          <w:numId w:val="27"/>
        </w:numPr>
      </w:pPr>
      <w:r>
        <w:rPr>
          <w:rFonts w:hint="eastAsia"/>
        </w:rPr>
        <w:t>首先检查</w:t>
      </w:r>
      <w:r>
        <w:t>用户在当前文章中是否有评论</w:t>
      </w:r>
      <w:r>
        <w:rPr>
          <w:rFonts w:hint="eastAsia"/>
        </w:rPr>
        <w:t>：</w:t>
      </w:r>
    </w:p>
    <w:p w:rsidR="007453C3" w:rsidRDefault="007453C3" w:rsidP="003A76DF">
      <w:pPr>
        <w:pStyle w:val="a7"/>
        <w:numPr>
          <w:ilvl w:val="1"/>
          <w:numId w:val="28"/>
        </w:numPr>
        <w:ind w:left="2520"/>
      </w:pPr>
      <w:r>
        <w:t>如果有评论，则</w:t>
      </w:r>
      <w:r>
        <w:rPr>
          <w:rFonts w:hint="eastAsia"/>
        </w:rPr>
        <w:t>检查</w:t>
      </w:r>
      <w:r>
        <w:t>当前时间与</w:t>
      </w:r>
      <w:r>
        <w:rPr>
          <w:rFonts w:hint="eastAsia"/>
        </w:rPr>
        <w:t>该</w:t>
      </w:r>
      <w:r>
        <w:t>用户的上一条</w:t>
      </w:r>
      <w:r>
        <w:rPr>
          <w:rFonts w:hint="eastAsia"/>
        </w:rPr>
        <w:t>评论</w:t>
      </w:r>
      <w:r>
        <w:t>时间间隔是否</w:t>
      </w:r>
      <w:r>
        <w:rPr>
          <w:rFonts w:hint="eastAsia"/>
        </w:rPr>
        <w:t>大于30秒。</w:t>
      </w:r>
    </w:p>
    <w:p w:rsidR="007453C3" w:rsidRDefault="007453C3" w:rsidP="003A76DF">
      <w:pPr>
        <w:pStyle w:val="a7"/>
        <w:numPr>
          <w:ilvl w:val="2"/>
          <w:numId w:val="28"/>
        </w:numPr>
        <w:ind w:left="3240"/>
      </w:pPr>
      <w:r>
        <w:rPr>
          <w:rFonts w:hint="eastAsia"/>
        </w:rPr>
        <w:t>若大于30秒</w:t>
      </w:r>
      <w:r>
        <w:t>，则</w:t>
      </w:r>
      <w:r>
        <w:rPr>
          <w:rFonts w:hint="eastAsia"/>
        </w:rPr>
        <w:t>按</w:t>
      </w:r>
      <w:r>
        <w:t>下文中的“</w:t>
      </w:r>
      <w:r w:rsidR="0041085F">
        <w:rPr>
          <w:rFonts w:hint="eastAsia"/>
        </w:rPr>
        <w:t>关键词过滤</w:t>
      </w:r>
      <w:r>
        <w:t>”</w:t>
      </w:r>
      <w:r>
        <w:rPr>
          <w:rFonts w:hint="eastAsia"/>
        </w:rPr>
        <w:t>继续判定</w:t>
      </w:r>
      <w:r>
        <w:t>；</w:t>
      </w:r>
    </w:p>
    <w:p w:rsidR="007453C3" w:rsidRDefault="007453C3" w:rsidP="003A76DF">
      <w:pPr>
        <w:pStyle w:val="a7"/>
        <w:numPr>
          <w:ilvl w:val="2"/>
          <w:numId w:val="28"/>
        </w:numPr>
        <w:ind w:left="3240"/>
      </w:pPr>
      <w:r>
        <w:rPr>
          <w:rFonts w:hint="eastAsia"/>
        </w:rPr>
        <w:t>否则</w:t>
      </w:r>
      <w:r>
        <w:t>，则返回错误</w:t>
      </w:r>
      <w:r>
        <w:rPr>
          <w:rFonts w:hint="eastAsia"/>
        </w:rPr>
        <w:t>提示“您评论</w:t>
      </w:r>
      <w:r>
        <w:t>太频繁了，请稍候重试”</w:t>
      </w:r>
      <w:r>
        <w:rPr>
          <w:rFonts w:hint="eastAsia"/>
        </w:rPr>
        <w:t>。</w:t>
      </w:r>
      <w:r>
        <w:t>前端</w:t>
      </w:r>
      <w:r>
        <w:rPr>
          <w:rFonts w:hint="eastAsia"/>
        </w:rPr>
        <w:t>以</w:t>
      </w:r>
      <w:r>
        <w:t>toast方式提示</w:t>
      </w:r>
      <w:r>
        <w:rPr>
          <w:rFonts w:hint="eastAsia"/>
        </w:rPr>
        <w:t>3秒</w:t>
      </w:r>
      <w:r>
        <w:t>；</w:t>
      </w:r>
    </w:p>
    <w:p w:rsidR="007453C3" w:rsidRDefault="007453C3" w:rsidP="003A76DF">
      <w:pPr>
        <w:pStyle w:val="a7"/>
        <w:numPr>
          <w:ilvl w:val="1"/>
          <w:numId w:val="28"/>
        </w:numPr>
        <w:ind w:left="2520"/>
      </w:pPr>
      <w:r>
        <w:rPr>
          <w:rFonts w:hint="eastAsia"/>
        </w:rPr>
        <w:t>如果</w:t>
      </w:r>
      <w:r>
        <w:t>没有</w:t>
      </w:r>
      <w:r>
        <w:rPr>
          <w:rFonts w:hint="eastAsia"/>
        </w:rPr>
        <w:t>，</w:t>
      </w:r>
      <w:r>
        <w:t>则按下文的“</w:t>
      </w:r>
      <w:r w:rsidR="0041085F">
        <w:rPr>
          <w:rFonts w:hint="eastAsia"/>
        </w:rPr>
        <w:t>关键词过滤</w:t>
      </w:r>
      <w:r>
        <w:t>”</w:t>
      </w:r>
      <w:r>
        <w:rPr>
          <w:rFonts w:hint="eastAsia"/>
        </w:rPr>
        <w:t>继续</w:t>
      </w:r>
      <w:r>
        <w:t>判定；</w:t>
      </w:r>
    </w:p>
    <w:p w:rsidR="00612E1F" w:rsidRDefault="007453C3" w:rsidP="003A76DF">
      <w:pPr>
        <w:pStyle w:val="a7"/>
        <w:numPr>
          <w:ilvl w:val="1"/>
          <w:numId w:val="27"/>
        </w:numPr>
      </w:pPr>
      <w:r>
        <w:rPr>
          <w:rFonts w:hint="eastAsia"/>
        </w:rPr>
        <w:t>关键词</w:t>
      </w:r>
      <w:r>
        <w:t>过滤</w:t>
      </w:r>
      <w:r>
        <w:rPr>
          <w:rFonts w:hint="eastAsia"/>
        </w:rPr>
        <w:t>，</w:t>
      </w:r>
      <w:r>
        <w:t>需要</w:t>
      </w:r>
      <w:r w:rsidR="00612E1F">
        <w:rPr>
          <w:rFonts w:hint="eastAsia"/>
        </w:rPr>
        <w:t>对</w:t>
      </w:r>
      <w:r w:rsidR="00612E1F">
        <w:t>评论内容进行关键词过滤</w:t>
      </w:r>
      <w:r>
        <w:rPr>
          <w:rFonts w:hint="eastAsia"/>
        </w:rPr>
        <w:t>：</w:t>
      </w:r>
    </w:p>
    <w:p w:rsidR="00612E1F" w:rsidRDefault="00612E1F" w:rsidP="003A76DF">
      <w:pPr>
        <w:pStyle w:val="a7"/>
        <w:numPr>
          <w:ilvl w:val="2"/>
          <w:numId w:val="27"/>
        </w:numPr>
      </w:pPr>
      <w:r>
        <w:rPr>
          <w:rFonts w:hint="eastAsia"/>
        </w:rPr>
        <w:t>若</w:t>
      </w:r>
      <w:r>
        <w:t>评论内容包含</w:t>
      </w:r>
      <w:r>
        <w:rPr>
          <w:rFonts w:hint="eastAsia"/>
        </w:rPr>
        <w:t>敏感词</w:t>
      </w:r>
      <w:r>
        <w:t>，则</w:t>
      </w:r>
      <w:r w:rsidR="006A5A62">
        <w:rPr>
          <w:rFonts w:hint="eastAsia"/>
        </w:rPr>
        <w:t>拒绝</w:t>
      </w:r>
      <w:r w:rsidR="006A5A62">
        <w:t>入库，并</w:t>
      </w:r>
      <w:r w:rsidR="006A5A62">
        <w:rPr>
          <w:rFonts w:hint="eastAsia"/>
        </w:rPr>
        <w:t>返回</w:t>
      </w:r>
      <w:r w:rsidR="006A5A62">
        <w:t>错误码、</w:t>
      </w:r>
      <w:r w:rsidR="006A5A62">
        <w:rPr>
          <w:rFonts w:hint="eastAsia"/>
        </w:rPr>
        <w:t>错误</w:t>
      </w:r>
      <w:r w:rsidR="006A5A62">
        <w:t>信息</w:t>
      </w:r>
      <w:r w:rsidR="006A5A62">
        <w:rPr>
          <w:rFonts w:hint="eastAsia"/>
        </w:rPr>
        <w:t>“评论</w:t>
      </w:r>
      <w:r w:rsidR="006A5A62">
        <w:t>内容不符合法律法规</w:t>
      </w:r>
      <w:r w:rsidR="006A5A62">
        <w:rPr>
          <w:rFonts w:hint="eastAsia"/>
        </w:rPr>
        <w:t>要求</w:t>
      </w:r>
      <w:r w:rsidR="006A5A62">
        <w:t>，请</w:t>
      </w:r>
      <w:r w:rsidR="006A5A62">
        <w:rPr>
          <w:rFonts w:hint="eastAsia"/>
        </w:rPr>
        <w:t>调整</w:t>
      </w:r>
      <w:r w:rsidR="006A5A62">
        <w:t>后重试”</w:t>
      </w:r>
      <w:r w:rsidR="00B51422">
        <w:rPr>
          <w:rFonts w:hint="eastAsia"/>
        </w:rPr>
        <w:t>，前端toast</w:t>
      </w:r>
      <w:r w:rsidR="00B51422">
        <w:t>展示</w:t>
      </w:r>
      <w:r w:rsidR="00B51422">
        <w:rPr>
          <w:rFonts w:hint="eastAsia"/>
        </w:rPr>
        <w:t>错误信息4秒</w:t>
      </w:r>
      <w:r w:rsidR="006A5A62">
        <w:rPr>
          <w:rFonts w:hint="eastAsia"/>
        </w:rPr>
        <w:t>；</w:t>
      </w:r>
    </w:p>
    <w:p w:rsidR="006A5A62" w:rsidRDefault="006A5A62" w:rsidP="003A76DF">
      <w:pPr>
        <w:pStyle w:val="a7"/>
        <w:numPr>
          <w:ilvl w:val="2"/>
          <w:numId w:val="27"/>
        </w:numPr>
      </w:pPr>
      <w:r>
        <w:rPr>
          <w:rFonts w:hint="eastAsia"/>
        </w:rPr>
        <w:t>若</w:t>
      </w:r>
      <w:r>
        <w:t>评论内容</w:t>
      </w:r>
      <w:r>
        <w:rPr>
          <w:rFonts w:hint="eastAsia"/>
        </w:rPr>
        <w:t>不</w:t>
      </w:r>
      <w:r>
        <w:t>包含</w:t>
      </w:r>
      <w:r>
        <w:rPr>
          <w:rFonts w:hint="eastAsia"/>
        </w:rPr>
        <w:t>敏感词</w:t>
      </w:r>
      <w:r>
        <w:t>，则将评论入库，</w:t>
      </w:r>
      <w:r>
        <w:rPr>
          <w:rFonts w:hint="eastAsia"/>
        </w:rPr>
        <w:t>前端</w:t>
      </w:r>
      <w:r>
        <w:t>接收到成功返回码后，</w:t>
      </w:r>
      <w:r>
        <w:rPr>
          <w:rFonts w:hint="eastAsia"/>
        </w:rPr>
        <w:t>toast</w:t>
      </w:r>
      <w:r>
        <w:t>提示“</w:t>
      </w:r>
      <w:r>
        <w:rPr>
          <w:rFonts w:hint="eastAsia"/>
        </w:rPr>
        <w:t>提交</w:t>
      </w:r>
      <w:r>
        <w:t>成功”</w:t>
      </w:r>
      <w:r>
        <w:rPr>
          <w:rFonts w:hint="eastAsia"/>
        </w:rPr>
        <w:t>，</w:t>
      </w:r>
      <w:r w:rsidR="00B51422">
        <w:rPr>
          <w:rFonts w:hint="eastAsia"/>
        </w:rPr>
        <w:t>2秒</w:t>
      </w:r>
      <w:r w:rsidR="00B51422">
        <w:t>后跳转回文章详情页；</w:t>
      </w:r>
    </w:p>
    <w:p w:rsidR="005F0B03" w:rsidRDefault="00517F75" w:rsidP="003A76DF">
      <w:pPr>
        <w:pStyle w:val="a7"/>
        <w:numPr>
          <w:ilvl w:val="0"/>
          <w:numId w:val="27"/>
        </w:numPr>
      </w:pPr>
      <w:r>
        <w:rPr>
          <w:rFonts w:hint="eastAsia"/>
        </w:rPr>
        <w:t>若</w:t>
      </w:r>
      <w:r>
        <w:t>用户未登录</w:t>
      </w:r>
      <w:r w:rsidR="007A151B">
        <w:rPr>
          <w:rFonts w:hint="eastAsia"/>
        </w:rPr>
        <w:t>或</w:t>
      </w:r>
      <w:r w:rsidR="007A151B">
        <w:t>登录态失效了</w:t>
      </w:r>
      <w:r>
        <w:t>，则首先</w:t>
      </w:r>
      <w:r>
        <w:rPr>
          <w:rFonts w:hint="eastAsia"/>
        </w:rPr>
        <w:t>在</w:t>
      </w:r>
      <w:r>
        <w:t>前端</w:t>
      </w:r>
      <w:r>
        <w:rPr>
          <w:rFonts w:hint="eastAsia"/>
        </w:rPr>
        <w:t>保存好</w:t>
      </w:r>
      <w:r>
        <w:t>用户填写的评论内容</w:t>
      </w:r>
      <w:r>
        <w:rPr>
          <w:rFonts w:hint="eastAsia"/>
        </w:rPr>
        <w:t>，</w:t>
      </w:r>
      <w:r>
        <w:t>然后跳转到</w:t>
      </w:r>
      <w:r>
        <w:rPr>
          <w:rFonts w:hint="eastAsia"/>
        </w:rPr>
        <w:t>登录</w:t>
      </w:r>
      <w:r>
        <w:t>页面，登录</w:t>
      </w:r>
      <w:r>
        <w:rPr>
          <w:rFonts w:hint="eastAsia"/>
        </w:rPr>
        <w:t>成功</w:t>
      </w:r>
      <w:r>
        <w:t>后跳转回评论编辑页</w:t>
      </w:r>
      <w:r w:rsidR="009F7C54">
        <w:rPr>
          <w:rFonts w:hint="eastAsia"/>
        </w:rPr>
        <w:t>；</w:t>
      </w:r>
      <w:r w:rsidR="009F7C54">
        <w:t>跳回到评论编辑页后，</w:t>
      </w:r>
      <w:r w:rsidR="009F7C54">
        <w:rPr>
          <w:rFonts w:hint="eastAsia"/>
        </w:rPr>
        <w:t>自动</w:t>
      </w:r>
      <w:r w:rsidR="009F7C54">
        <w:t>填充</w:t>
      </w:r>
      <w:r w:rsidR="009F7C54">
        <w:rPr>
          <w:rFonts w:hint="eastAsia"/>
        </w:rPr>
        <w:t>先前</w:t>
      </w:r>
      <w:r w:rsidR="009F7C54">
        <w:t>保存好</w:t>
      </w:r>
      <w:r w:rsidR="009F7C54">
        <w:rPr>
          <w:rFonts w:hint="eastAsia"/>
        </w:rPr>
        <w:t>的</w:t>
      </w:r>
      <w:r w:rsidR="009F7C54">
        <w:t>评论内容</w:t>
      </w:r>
      <w:r w:rsidR="006D3D1C">
        <w:rPr>
          <w:rFonts w:hint="eastAsia"/>
        </w:rPr>
        <w:t>。若</w:t>
      </w:r>
      <w:r w:rsidR="006D3D1C">
        <w:t>用户再次发起提价请求且提交</w:t>
      </w:r>
      <w:r w:rsidR="006D3D1C">
        <w:rPr>
          <w:rFonts w:hint="eastAsia"/>
        </w:rPr>
        <w:t>成功</w:t>
      </w:r>
      <w:r w:rsidR="006D3D1C">
        <w:t>后，</w:t>
      </w:r>
      <w:r w:rsidR="006D3D1C">
        <w:rPr>
          <w:rFonts w:hint="eastAsia"/>
        </w:rPr>
        <w:t>清空</w:t>
      </w:r>
      <w:r w:rsidR="006D3D1C">
        <w:t>保存的评论内容</w:t>
      </w:r>
      <w:r w:rsidR="006D3D1C">
        <w:rPr>
          <w:rFonts w:hint="eastAsia"/>
        </w:rPr>
        <w:t>。</w:t>
      </w:r>
    </w:p>
    <w:p w:rsidR="004E600B" w:rsidRDefault="004E600B" w:rsidP="004E600B">
      <w:pPr>
        <w:pStyle w:val="3"/>
        <w:numPr>
          <w:ilvl w:val="0"/>
          <w:numId w:val="25"/>
        </w:numPr>
      </w:pPr>
      <w:r>
        <w:rPr>
          <w:rFonts w:hint="eastAsia"/>
        </w:rPr>
        <w:t>敏感词</w:t>
      </w:r>
      <w:r>
        <w:t>过滤</w:t>
      </w:r>
    </w:p>
    <w:p w:rsidR="004E600B" w:rsidRPr="00A0195C" w:rsidRDefault="00A0195C" w:rsidP="004E600B">
      <w:r w:rsidRPr="00A0195C">
        <w:rPr>
          <w:rFonts w:hint="eastAsia"/>
        </w:rPr>
        <w:t>敏感词库由运营</w:t>
      </w:r>
      <w:r w:rsidRPr="00A0195C">
        <w:t>人员在</w:t>
      </w:r>
      <w:r w:rsidRPr="00A0195C">
        <w:rPr>
          <w:rFonts w:hint="eastAsia"/>
        </w:rPr>
        <w:t>管理</w:t>
      </w:r>
      <w:r w:rsidRPr="00A0195C">
        <w:t>后台提供；</w:t>
      </w:r>
    </w:p>
    <w:p w:rsidR="009F399C" w:rsidRDefault="009F399C" w:rsidP="00174C02">
      <w:pPr>
        <w:pStyle w:val="2"/>
        <w:numPr>
          <w:ilvl w:val="0"/>
          <w:numId w:val="5"/>
        </w:numPr>
      </w:pPr>
      <w:r>
        <w:rPr>
          <w:rFonts w:hint="eastAsia"/>
        </w:rPr>
        <w:t>异常</w:t>
      </w:r>
      <w:r>
        <w:t>说明</w:t>
      </w:r>
    </w:p>
    <w:p w:rsidR="00797458" w:rsidRPr="00797458" w:rsidRDefault="00797458" w:rsidP="00797458">
      <w:r>
        <w:rPr>
          <w:rFonts w:hint="eastAsia"/>
        </w:rPr>
        <w:t>若</w:t>
      </w:r>
      <w:r>
        <w:t>用户在操作时，遇到了</w:t>
      </w:r>
      <w:r>
        <w:rPr>
          <w:rFonts w:hint="eastAsia"/>
        </w:rPr>
        <w:t>网络</w:t>
      </w:r>
      <w:r>
        <w:t>异常，</w:t>
      </w:r>
      <w:r w:rsidR="0000335F">
        <w:rPr>
          <w:rFonts w:hint="eastAsia"/>
        </w:rPr>
        <w:t>则</w:t>
      </w:r>
      <w:r w:rsidR="0000335F">
        <w:t>按当前已有的模板提示用户</w:t>
      </w:r>
      <w:r w:rsidR="0000335F">
        <w:rPr>
          <w:rFonts w:hint="eastAsia"/>
        </w:rPr>
        <w:t>。</w:t>
      </w:r>
    </w:p>
    <w:sectPr w:rsidR="00797458" w:rsidRPr="0079745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1E4" w:rsidRDefault="00AC01E4" w:rsidP="00190E79">
      <w:pPr>
        <w:spacing w:after="0" w:line="240" w:lineRule="auto"/>
      </w:pPr>
      <w:r>
        <w:separator/>
      </w:r>
    </w:p>
  </w:endnote>
  <w:endnote w:type="continuationSeparator" w:id="0">
    <w:p w:rsidR="00AC01E4" w:rsidRDefault="00AC01E4" w:rsidP="00190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1E4" w:rsidRDefault="00AC01E4" w:rsidP="00190E79">
      <w:pPr>
        <w:spacing w:after="0" w:line="240" w:lineRule="auto"/>
      </w:pPr>
      <w:r>
        <w:separator/>
      </w:r>
    </w:p>
  </w:footnote>
  <w:footnote w:type="continuationSeparator" w:id="0">
    <w:p w:rsidR="00AC01E4" w:rsidRDefault="00AC01E4" w:rsidP="00190E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63D7B"/>
    <w:multiLevelType w:val="hybridMultilevel"/>
    <w:tmpl w:val="9662B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60611"/>
    <w:multiLevelType w:val="hybridMultilevel"/>
    <w:tmpl w:val="7554B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352D5F"/>
    <w:multiLevelType w:val="hybridMultilevel"/>
    <w:tmpl w:val="29EA5B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EE45EA"/>
    <w:multiLevelType w:val="hybridMultilevel"/>
    <w:tmpl w:val="8C3A30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129DC"/>
    <w:multiLevelType w:val="hybridMultilevel"/>
    <w:tmpl w:val="EBAA8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10733D"/>
    <w:multiLevelType w:val="hybridMultilevel"/>
    <w:tmpl w:val="0F1C28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9A5E51"/>
    <w:multiLevelType w:val="hybridMultilevel"/>
    <w:tmpl w:val="3BA22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D05045"/>
    <w:multiLevelType w:val="hybridMultilevel"/>
    <w:tmpl w:val="579ED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C16854"/>
    <w:multiLevelType w:val="hybridMultilevel"/>
    <w:tmpl w:val="0F1C28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80145E"/>
    <w:multiLevelType w:val="hybridMultilevel"/>
    <w:tmpl w:val="31D8A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6C0466"/>
    <w:multiLevelType w:val="hybridMultilevel"/>
    <w:tmpl w:val="43A6A6E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7C5035"/>
    <w:multiLevelType w:val="hybridMultilevel"/>
    <w:tmpl w:val="B10A8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82368A"/>
    <w:multiLevelType w:val="hybridMultilevel"/>
    <w:tmpl w:val="0C34A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93150F"/>
    <w:multiLevelType w:val="hybridMultilevel"/>
    <w:tmpl w:val="FCB40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4032C0"/>
    <w:multiLevelType w:val="hybridMultilevel"/>
    <w:tmpl w:val="636C7A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4F9245F"/>
    <w:multiLevelType w:val="hybridMultilevel"/>
    <w:tmpl w:val="344257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C7601D"/>
    <w:multiLevelType w:val="hybridMultilevel"/>
    <w:tmpl w:val="035C4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D868D5"/>
    <w:multiLevelType w:val="hybridMultilevel"/>
    <w:tmpl w:val="11C87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3B4198"/>
    <w:multiLevelType w:val="hybridMultilevel"/>
    <w:tmpl w:val="6358909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A43281"/>
    <w:multiLevelType w:val="hybridMultilevel"/>
    <w:tmpl w:val="5CC219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F7726C"/>
    <w:multiLevelType w:val="hybridMultilevel"/>
    <w:tmpl w:val="DF5A2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1E603F"/>
    <w:multiLevelType w:val="hybridMultilevel"/>
    <w:tmpl w:val="EFD8F71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2A5E24"/>
    <w:multiLevelType w:val="hybridMultilevel"/>
    <w:tmpl w:val="3F82AC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BB6DC6"/>
    <w:multiLevelType w:val="hybridMultilevel"/>
    <w:tmpl w:val="053AE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0F2BAF"/>
    <w:multiLevelType w:val="hybridMultilevel"/>
    <w:tmpl w:val="9A2AC084"/>
    <w:lvl w:ilvl="0" w:tplc="54C801EC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6B508A"/>
    <w:multiLevelType w:val="hybridMultilevel"/>
    <w:tmpl w:val="25BE6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593917"/>
    <w:multiLevelType w:val="hybridMultilevel"/>
    <w:tmpl w:val="AC408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4864CC"/>
    <w:multiLevelType w:val="hybridMultilevel"/>
    <w:tmpl w:val="053AE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4925E3"/>
    <w:multiLevelType w:val="hybridMultilevel"/>
    <w:tmpl w:val="EA06942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B6586D"/>
    <w:multiLevelType w:val="hybridMultilevel"/>
    <w:tmpl w:val="241813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B73E29"/>
    <w:multiLevelType w:val="hybridMultilevel"/>
    <w:tmpl w:val="DAD26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472A03"/>
    <w:multiLevelType w:val="singleLevel"/>
    <w:tmpl w:val="5B472A03"/>
    <w:lvl w:ilvl="0">
      <w:start w:val="7"/>
      <w:numFmt w:val="decimal"/>
      <w:suff w:val="nothing"/>
      <w:lvlText w:val="%1、"/>
      <w:lvlJc w:val="left"/>
    </w:lvl>
  </w:abstractNum>
  <w:abstractNum w:abstractNumId="32">
    <w:nsid w:val="5BA50075"/>
    <w:multiLevelType w:val="hybridMultilevel"/>
    <w:tmpl w:val="241813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B610EB"/>
    <w:multiLevelType w:val="hybridMultilevel"/>
    <w:tmpl w:val="067AB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C22B58"/>
    <w:multiLevelType w:val="hybridMultilevel"/>
    <w:tmpl w:val="18B6791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707E4D"/>
    <w:multiLevelType w:val="hybridMultilevel"/>
    <w:tmpl w:val="2D6261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BE3072"/>
    <w:multiLevelType w:val="hybridMultilevel"/>
    <w:tmpl w:val="80F0D9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4831D8"/>
    <w:multiLevelType w:val="hybridMultilevel"/>
    <w:tmpl w:val="D98EB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0B309B"/>
    <w:multiLevelType w:val="hybridMultilevel"/>
    <w:tmpl w:val="B79E99A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21A71"/>
    <w:multiLevelType w:val="hybridMultilevel"/>
    <w:tmpl w:val="59EC354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BC4B51"/>
    <w:multiLevelType w:val="hybridMultilevel"/>
    <w:tmpl w:val="7A0C92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3756B2"/>
    <w:multiLevelType w:val="hybridMultilevel"/>
    <w:tmpl w:val="1AF815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C8D3EA2"/>
    <w:multiLevelType w:val="hybridMultilevel"/>
    <w:tmpl w:val="21CCE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D482C6A"/>
    <w:multiLevelType w:val="hybridMultilevel"/>
    <w:tmpl w:val="4C9A1EE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6B37C8"/>
    <w:multiLevelType w:val="hybridMultilevel"/>
    <w:tmpl w:val="E054867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DD4026"/>
    <w:multiLevelType w:val="hybridMultilevel"/>
    <w:tmpl w:val="8AEAB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93C32F4"/>
    <w:multiLevelType w:val="hybridMultilevel"/>
    <w:tmpl w:val="F3DAA5F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A83124"/>
    <w:multiLevelType w:val="hybridMultilevel"/>
    <w:tmpl w:val="CB4A5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"/>
  </w:num>
  <w:num w:numId="3">
    <w:abstractNumId w:val="41"/>
  </w:num>
  <w:num w:numId="4">
    <w:abstractNumId w:val="4"/>
  </w:num>
  <w:num w:numId="5">
    <w:abstractNumId w:val="33"/>
  </w:num>
  <w:num w:numId="6">
    <w:abstractNumId w:val="19"/>
  </w:num>
  <w:num w:numId="7">
    <w:abstractNumId w:val="3"/>
  </w:num>
  <w:num w:numId="8">
    <w:abstractNumId w:val="6"/>
  </w:num>
  <w:num w:numId="9">
    <w:abstractNumId w:val="47"/>
  </w:num>
  <w:num w:numId="10">
    <w:abstractNumId w:val="43"/>
  </w:num>
  <w:num w:numId="11">
    <w:abstractNumId w:val="9"/>
  </w:num>
  <w:num w:numId="12">
    <w:abstractNumId w:val="40"/>
  </w:num>
  <w:num w:numId="13">
    <w:abstractNumId w:val="21"/>
  </w:num>
  <w:num w:numId="14">
    <w:abstractNumId w:val="8"/>
  </w:num>
  <w:num w:numId="15">
    <w:abstractNumId w:val="38"/>
  </w:num>
  <w:num w:numId="16">
    <w:abstractNumId w:val="46"/>
  </w:num>
  <w:num w:numId="17">
    <w:abstractNumId w:val="36"/>
  </w:num>
  <w:num w:numId="18">
    <w:abstractNumId w:val="34"/>
  </w:num>
  <w:num w:numId="19">
    <w:abstractNumId w:val="12"/>
  </w:num>
  <w:num w:numId="20">
    <w:abstractNumId w:val="10"/>
  </w:num>
  <w:num w:numId="21">
    <w:abstractNumId w:val="26"/>
  </w:num>
  <w:num w:numId="22">
    <w:abstractNumId w:val="17"/>
  </w:num>
  <w:num w:numId="23">
    <w:abstractNumId w:val="45"/>
  </w:num>
  <w:num w:numId="24">
    <w:abstractNumId w:val="37"/>
  </w:num>
  <w:num w:numId="25">
    <w:abstractNumId w:val="22"/>
  </w:num>
  <w:num w:numId="26">
    <w:abstractNumId w:val="2"/>
  </w:num>
  <w:num w:numId="27">
    <w:abstractNumId w:val="7"/>
  </w:num>
  <w:num w:numId="28">
    <w:abstractNumId w:val="14"/>
  </w:num>
  <w:num w:numId="29">
    <w:abstractNumId w:val="32"/>
  </w:num>
  <w:num w:numId="30">
    <w:abstractNumId w:val="11"/>
  </w:num>
  <w:num w:numId="31">
    <w:abstractNumId w:val="25"/>
  </w:num>
  <w:num w:numId="32">
    <w:abstractNumId w:val="29"/>
  </w:num>
  <w:num w:numId="33">
    <w:abstractNumId w:val="16"/>
  </w:num>
  <w:num w:numId="34">
    <w:abstractNumId w:val="30"/>
  </w:num>
  <w:num w:numId="35">
    <w:abstractNumId w:val="42"/>
  </w:num>
  <w:num w:numId="36">
    <w:abstractNumId w:val="0"/>
  </w:num>
  <w:num w:numId="37">
    <w:abstractNumId w:val="35"/>
  </w:num>
  <w:num w:numId="38">
    <w:abstractNumId w:val="18"/>
  </w:num>
  <w:num w:numId="39">
    <w:abstractNumId w:val="28"/>
  </w:num>
  <w:num w:numId="40">
    <w:abstractNumId w:val="5"/>
  </w:num>
  <w:num w:numId="41">
    <w:abstractNumId w:val="44"/>
  </w:num>
  <w:num w:numId="42">
    <w:abstractNumId w:val="39"/>
  </w:num>
  <w:num w:numId="43">
    <w:abstractNumId w:val="20"/>
  </w:num>
  <w:num w:numId="44">
    <w:abstractNumId w:val="13"/>
  </w:num>
  <w:num w:numId="45">
    <w:abstractNumId w:val="31"/>
  </w:num>
  <w:num w:numId="46">
    <w:abstractNumId w:val="23"/>
  </w:num>
  <w:num w:numId="47">
    <w:abstractNumId w:val="15"/>
  </w:num>
  <w:num w:numId="48">
    <w:abstractNumId w:val="27"/>
  </w:num>
  <w:numIdMacAtCleanup w:val="3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iaoqiang zeng">
    <w15:presenceInfo w15:providerId="Windows Live" w15:userId="cb890f899156d3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3F4"/>
    <w:rsid w:val="0000335F"/>
    <w:rsid w:val="00004FD9"/>
    <w:rsid w:val="00006B74"/>
    <w:rsid w:val="000208BB"/>
    <w:rsid w:val="00044373"/>
    <w:rsid w:val="00085C07"/>
    <w:rsid w:val="00090F0A"/>
    <w:rsid w:val="000A1F71"/>
    <w:rsid w:val="000C03EB"/>
    <w:rsid w:val="000C5C19"/>
    <w:rsid w:val="000D320D"/>
    <w:rsid w:val="000E1B17"/>
    <w:rsid w:val="000E295E"/>
    <w:rsid w:val="000E3F64"/>
    <w:rsid w:val="000E780A"/>
    <w:rsid w:val="000F5AC1"/>
    <w:rsid w:val="00101AFB"/>
    <w:rsid w:val="00125A66"/>
    <w:rsid w:val="001413C2"/>
    <w:rsid w:val="00143A99"/>
    <w:rsid w:val="00143F1A"/>
    <w:rsid w:val="00145F5E"/>
    <w:rsid w:val="00147B20"/>
    <w:rsid w:val="001500A0"/>
    <w:rsid w:val="001507B9"/>
    <w:rsid w:val="00150F13"/>
    <w:rsid w:val="00153D56"/>
    <w:rsid w:val="00174C02"/>
    <w:rsid w:val="0018456D"/>
    <w:rsid w:val="00190E79"/>
    <w:rsid w:val="00194FA7"/>
    <w:rsid w:val="001966A5"/>
    <w:rsid w:val="001C093C"/>
    <w:rsid w:val="001C3161"/>
    <w:rsid w:val="001D0451"/>
    <w:rsid w:val="001D269C"/>
    <w:rsid w:val="001D2935"/>
    <w:rsid w:val="001E1D11"/>
    <w:rsid w:val="001E3C7D"/>
    <w:rsid w:val="00200EEC"/>
    <w:rsid w:val="002015AD"/>
    <w:rsid w:val="002022D4"/>
    <w:rsid w:val="0020462B"/>
    <w:rsid w:val="00213061"/>
    <w:rsid w:val="00222CF7"/>
    <w:rsid w:val="00225595"/>
    <w:rsid w:val="00226BBF"/>
    <w:rsid w:val="0022728E"/>
    <w:rsid w:val="00231A69"/>
    <w:rsid w:val="00231FD6"/>
    <w:rsid w:val="00243B79"/>
    <w:rsid w:val="00252CBD"/>
    <w:rsid w:val="002618F0"/>
    <w:rsid w:val="00265643"/>
    <w:rsid w:val="0026736A"/>
    <w:rsid w:val="002800E7"/>
    <w:rsid w:val="002965EF"/>
    <w:rsid w:val="002B33E1"/>
    <w:rsid w:val="002D1C23"/>
    <w:rsid w:val="002D1E9C"/>
    <w:rsid w:val="002D5126"/>
    <w:rsid w:val="002E2FCF"/>
    <w:rsid w:val="002E3F3B"/>
    <w:rsid w:val="002E418F"/>
    <w:rsid w:val="002E68EF"/>
    <w:rsid w:val="002F23E9"/>
    <w:rsid w:val="003128A8"/>
    <w:rsid w:val="003237AA"/>
    <w:rsid w:val="00332EA3"/>
    <w:rsid w:val="00340F40"/>
    <w:rsid w:val="00345AEA"/>
    <w:rsid w:val="00356B99"/>
    <w:rsid w:val="00357561"/>
    <w:rsid w:val="0035778B"/>
    <w:rsid w:val="003600F7"/>
    <w:rsid w:val="00365809"/>
    <w:rsid w:val="00366A49"/>
    <w:rsid w:val="003701C8"/>
    <w:rsid w:val="00382459"/>
    <w:rsid w:val="00382EE3"/>
    <w:rsid w:val="00384660"/>
    <w:rsid w:val="0038492C"/>
    <w:rsid w:val="00387136"/>
    <w:rsid w:val="00394806"/>
    <w:rsid w:val="003A5A1C"/>
    <w:rsid w:val="003A72D5"/>
    <w:rsid w:val="003A76DF"/>
    <w:rsid w:val="003B21F2"/>
    <w:rsid w:val="003B4577"/>
    <w:rsid w:val="003B4F83"/>
    <w:rsid w:val="003B5EF3"/>
    <w:rsid w:val="003C5F48"/>
    <w:rsid w:val="003D1419"/>
    <w:rsid w:val="003E3882"/>
    <w:rsid w:val="003F4C9A"/>
    <w:rsid w:val="00406A81"/>
    <w:rsid w:val="0041085F"/>
    <w:rsid w:val="00411417"/>
    <w:rsid w:val="0041171A"/>
    <w:rsid w:val="0043023F"/>
    <w:rsid w:val="00434070"/>
    <w:rsid w:val="00440BE2"/>
    <w:rsid w:val="00442176"/>
    <w:rsid w:val="00444CDF"/>
    <w:rsid w:val="00453B57"/>
    <w:rsid w:val="0046079D"/>
    <w:rsid w:val="004612C8"/>
    <w:rsid w:val="0047164C"/>
    <w:rsid w:val="004835F6"/>
    <w:rsid w:val="004920C8"/>
    <w:rsid w:val="004A5749"/>
    <w:rsid w:val="004B0D82"/>
    <w:rsid w:val="004B46F0"/>
    <w:rsid w:val="004C51E6"/>
    <w:rsid w:val="004D63F4"/>
    <w:rsid w:val="004E5165"/>
    <w:rsid w:val="004E600B"/>
    <w:rsid w:val="004F6DEB"/>
    <w:rsid w:val="004F7442"/>
    <w:rsid w:val="00503F58"/>
    <w:rsid w:val="005075F8"/>
    <w:rsid w:val="00512854"/>
    <w:rsid w:val="00517F75"/>
    <w:rsid w:val="00520A52"/>
    <w:rsid w:val="00524820"/>
    <w:rsid w:val="00524B8F"/>
    <w:rsid w:val="00527010"/>
    <w:rsid w:val="00542253"/>
    <w:rsid w:val="005431ED"/>
    <w:rsid w:val="0055500B"/>
    <w:rsid w:val="005650E5"/>
    <w:rsid w:val="005706B4"/>
    <w:rsid w:val="00573595"/>
    <w:rsid w:val="00581A47"/>
    <w:rsid w:val="00581CBF"/>
    <w:rsid w:val="0058256D"/>
    <w:rsid w:val="00595221"/>
    <w:rsid w:val="005B7DE1"/>
    <w:rsid w:val="005D4233"/>
    <w:rsid w:val="005F0B03"/>
    <w:rsid w:val="005F3558"/>
    <w:rsid w:val="00607C43"/>
    <w:rsid w:val="00612E1F"/>
    <w:rsid w:val="00615FBD"/>
    <w:rsid w:val="00621C57"/>
    <w:rsid w:val="00631669"/>
    <w:rsid w:val="00634259"/>
    <w:rsid w:val="00635D26"/>
    <w:rsid w:val="00643A48"/>
    <w:rsid w:val="00645044"/>
    <w:rsid w:val="0065114B"/>
    <w:rsid w:val="0065340E"/>
    <w:rsid w:val="00656512"/>
    <w:rsid w:val="006622C4"/>
    <w:rsid w:val="00664352"/>
    <w:rsid w:val="00671D7E"/>
    <w:rsid w:val="0067244C"/>
    <w:rsid w:val="006816D2"/>
    <w:rsid w:val="006A5A62"/>
    <w:rsid w:val="006C3AC4"/>
    <w:rsid w:val="006C622B"/>
    <w:rsid w:val="006C7FCF"/>
    <w:rsid w:val="006D1790"/>
    <w:rsid w:val="006D299F"/>
    <w:rsid w:val="006D3D1C"/>
    <w:rsid w:val="006D4374"/>
    <w:rsid w:val="00703E9C"/>
    <w:rsid w:val="00704AEA"/>
    <w:rsid w:val="0070652C"/>
    <w:rsid w:val="0070758B"/>
    <w:rsid w:val="00743E16"/>
    <w:rsid w:val="007453C3"/>
    <w:rsid w:val="00752680"/>
    <w:rsid w:val="00755217"/>
    <w:rsid w:val="00756161"/>
    <w:rsid w:val="0075673C"/>
    <w:rsid w:val="00764AC9"/>
    <w:rsid w:val="00773210"/>
    <w:rsid w:val="00795849"/>
    <w:rsid w:val="00797458"/>
    <w:rsid w:val="007A151B"/>
    <w:rsid w:val="007A1B48"/>
    <w:rsid w:val="007B3F28"/>
    <w:rsid w:val="007C066A"/>
    <w:rsid w:val="007C216D"/>
    <w:rsid w:val="007C4204"/>
    <w:rsid w:val="007C4D47"/>
    <w:rsid w:val="007D21A0"/>
    <w:rsid w:val="007D3354"/>
    <w:rsid w:val="007E31EF"/>
    <w:rsid w:val="007E622D"/>
    <w:rsid w:val="00804E70"/>
    <w:rsid w:val="008056E1"/>
    <w:rsid w:val="00810BF1"/>
    <w:rsid w:val="00813B72"/>
    <w:rsid w:val="00823C72"/>
    <w:rsid w:val="00824B11"/>
    <w:rsid w:val="0083503B"/>
    <w:rsid w:val="00835F38"/>
    <w:rsid w:val="008363D9"/>
    <w:rsid w:val="0084476F"/>
    <w:rsid w:val="00845E13"/>
    <w:rsid w:val="00847008"/>
    <w:rsid w:val="00850232"/>
    <w:rsid w:val="008510FE"/>
    <w:rsid w:val="00852FAF"/>
    <w:rsid w:val="00857F59"/>
    <w:rsid w:val="00861D78"/>
    <w:rsid w:val="00866AEF"/>
    <w:rsid w:val="00890E29"/>
    <w:rsid w:val="0089238B"/>
    <w:rsid w:val="0089429B"/>
    <w:rsid w:val="008A4D4A"/>
    <w:rsid w:val="008B7A60"/>
    <w:rsid w:val="008F44AF"/>
    <w:rsid w:val="0090236A"/>
    <w:rsid w:val="00904E51"/>
    <w:rsid w:val="009116B9"/>
    <w:rsid w:val="0094210C"/>
    <w:rsid w:val="009508CA"/>
    <w:rsid w:val="009529AE"/>
    <w:rsid w:val="00963005"/>
    <w:rsid w:val="009632AD"/>
    <w:rsid w:val="009654C2"/>
    <w:rsid w:val="00970F51"/>
    <w:rsid w:val="00971C88"/>
    <w:rsid w:val="00975F11"/>
    <w:rsid w:val="00976ED4"/>
    <w:rsid w:val="009874FC"/>
    <w:rsid w:val="00990884"/>
    <w:rsid w:val="00994A34"/>
    <w:rsid w:val="00997F4C"/>
    <w:rsid w:val="009A3CDF"/>
    <w:rsid w:val="009B2966"/>
    <w:rsid w:val="009B4BE8"/>
    <w:rsid w:val="009C0B31"/>
    <w:rsid w:val="009C3957"/>
    <w:rsid w:val="009D0F4D"/>
    <w:rsid w:val="009D4B89"/>
    <w:rsid w:val="009F399C"/>
    <w:rsid w:val="009F6AE0"/>
    <w:rsid w:val="009F7C54"/>
    <w:rsid w:val="00A0195C"/>
    <w:rsid w:val="00A346F8"/>
    <w:rsid w:val="00A35B3F"/>
    <w:rsid w:val="00A37078"/>
    <w:rsid w:val="00A40FBE"/>
    <w:rsid w:val="00A46231"/>
    <w:rsid w:val="00A52830"/>
    <w:rsid w:val="00A72CFE"/>
    <w:rsid w:val="00A76F76"/>
    <w:rsid w:val="00A772D7"/>
    <w:rsid w:val="00A8105E"/>
    <w:rsid w:val="00A85DA7"/>
    <w:rsid w:val="00AB37A1"/>
    <w:rsid w:val="00AC01E4"/>
    <w:rsid w:val="00AD3AB3"/>
    <w:rsid w:val="00AE20CB"/>
    <w:rsid w:val="00AF30C9"/>
    <w:rsid w:val="00AF4278"/>
    <w:rsid w:val="00AF6474"/>
    <w:rsid w:val="00B01348"/>
    <w:rsid w:val="00B255B7"/>
    <w:rsid w:val="00B274D9"/>
    <w:rsid w:val="00B47698"/>
    <w:rsid w:val="00B51422"/>
    <w:rsid w:val="00B63158"/>
    <w:rsid w:val="00B65D96"/>
    <w:rsid w:val="00B676CF"/>
    <w:rsid w:val="00B71FC8"/>
    <w:rsid w:val="00B7583C"/>
    <w:rsid w:val="00B76814"/>
    <w:rsid w:val="00B83E4E"/>
    <w:rsid w:val="00B854F0"/>
    <w:rsid w:val="00B87826"/>
    <w:rsid w:val="00B924C5"/>
    <w:rsid w:val="00BA482A"/>
    <w:rsid w:val="00BA4D0F"/>
    <w:rsid w:val="00BA77B2"/>
    <w:rsid w:val="00BA78BF"/>
    <w:rsid w:val="00BB20F9"/>
    <w:rsid w:val="00BB4AA7"/>
    <w:rsid w:val="00BB6BE9"/>
    <w:rsid w:val="00BC6A1A"/>
    <w:rsid w:val="00BD3434"/>
    <w:rsid w:val="00BD7669"/>
    <w:rsid w:val="00BE3FC9"/>
    <w:rsid w:val="00BF1643"/>
    <w:rsid w:val="00BF73A7"/>
    <w:rsid w:val="00C03511"/>
    <w:rsid w:val="00C12F5E"/>
    <w:rsid w:val="00C24DB5"/>
    <w:rsid w:val="00C270D5"/>
    <w:rsid w:val="00C41FBB"/>
    <w:rsid w:val="00C5386D"/>
    <w:rsid w:val="00C5409E"/>
    <w:rsid w:val="00C56EE2"/>
    <w:rsid w:val="00C60530"/>
    <w:rsid w:val="00C632D7"/>
    <w:rsid w:val="00C63805"/>
    <w:rsid w:val="00C77BD1"/>
    <w:rsid w:val="00C84EB5"/>
    <w:rsid w:val="00C8776D"/>
    <w:rsid w:val="00C922B7"/>
    <w:rsid w:val="00CA761C"/>
    <w:rsid w:val="00CB12FE"/>
    <w:rsid w:val="00CB4CB3"/>
    <w:rsid w:val="00CB51B1"/>
    <w:rsid w:val="00CC6D11"/>
    <w:rsid w:val="00CC6ED3"/>
    <w:rsid w:val="00CD2E8F"/>
    <w:rsid w:val="00CD5AE7"/>
    <w:rsid w:val="00CE45A8"/>
    <w:rsid w:val="00CE7503"/>
    <w:rsid w:val="00CF0CC8"/>
    <w:rsid w:val="00CF48C0"/>
    <w:rsid w:val="00CF6885"/>
    <w:rsid w:val="00D007E8"/>
    <w:rsid w:val="00D12DEC"/>
    <w:rsid w:val="00D13F3B"/>
    <w:rsid w:val="00D2390E"/>
    <w:rsid w:val="00D25E43"/>
    <w:rsid w:val="00D273ED"/>
    <w:rsid w:val="00D31660"/>
    <w:rsid w:val="00D40BD4"/>
    <w:rsid w:val="00D42A6E"/>
    <w:rsid w:val="00D5527E"/>
    <w:rsid w:val="00D60EB9"/>
    <w:rsid w:val="00D6616D"/>
    <w:rsid w:val="00D746FD"/>
    <w:rsid w:val="00D74F4D"/>
    <w:rsid w:val="00D76972"/>
    <w:rsid w:val="00D92D73"/>
    <w:rsid w:val="00D92E35"/>
    <w:rsid w:val="00D95CE4"/>
    <w:rsid w:val="00DA5A3E"/>
    <w:rsid w:val="00DB4B81"/>
    <w:rsid w:val="00DB698C"/>
    <w:rsid w:val="00DB6F87"/>
    <w:rsid w:val="00DC22CD"/>
    <w:rsid w:val="00DE26BA"/>
    <w:rsid w:val="00DE61AA"/>
    <w:rsid w:val="00DE7504"/>
    <w:rsid w:val="00E02F0B"/>
    <w:rsid w:val="00E12EC3"/>
    <w:rsid w:val="00E2552C"/>
    <w:rsid w:val="00E31381"/>
    <w:rsid w:val="00E33892"/>
    <w:rsid w:val="00E4234A"/>
    <w:rsid w:val="00E51F76"/>
    <w:rsid w:val="00E53051"/>
    <w:rsid w:val="00E65368"/>
    <w:rsid w:val="00E667CD"/>
    <w:rsid w:val="00E71232"/>
    <w:rsid w:val="00E72085"/>
    <w:rsid w:val="00E75BEA"/>
    <w:rsid w:val="00E77E6E"/>
    <w:rsid w:val="00E930A0"/>
    <w:rsid w:val="00E948F6"/>
    <w:rsid w:val="00EA2F1C"/>
    <w:rsid w:val="00EA4768"/>
    <w:rsid w:val="00EC42B3"/>
    <w:rsid w:val="00EC7879"/>
    <w:rsid w:val="00ED0AC8"/>
    <w:rsid w:val="00ED3FDF"/>
    <w:rsid w:val="00EE2F07"/>
    <w:rsid w:val="00EE5372"/>
    <w:rsid w:val="00EE714C"/>
    <w:rsid w:val="00EF1451"/>
    <w:rsid w:val="00EF1937"/>
    <w:rsid w:val="00EF23F0"/>
    <w:rsid w:val="00EF2B9F"/>
    <w:rsid w:val="00F027A4"/>
    <w:rsid w:val="00F12893"/>
    <w:rsid w:val="00F16A80"/>
    <w:rsid w:val="00F21F38"/>
    <w:rsid w:val="00F25D13"/>
    <w:rsid w:val="00F34531"/>
    <w:rsid w:val="00F44A84"/>
    <w:rsid w:val="00F538FA"/>
    <w:rsid w:val="00F56239"/>
    <w:rsid w:val="00F611DB"/>
    <w:rsid w:val="00F61CF6"/>
    <w:rsid w:val="00F7164C"/>
    <w:rsid w:val="00F77373"/>
    <w:rsid w:val="00F80573"/>
    <w:rsid w:val="00F80778"/>
    <w:rsid w:val="00F928B2"/>
    <w:rsid w:val="00F92D20"/>
    <w:rsid w:val="00FA2972"/>
    <w:rsid w:val="00FA3690"/>
    <w:rsid w:val="00FB0594"/>
    <w:rsid w:val="00FB0756"/>
    <w:rsid w:val="00FB670E"/>
    <w:rsid w:val="00FB6FB3"/>
    <w:rsid w:val="00FB703A"/>
    <w:rsid w:val="00FC3C26"/>
    <w:rsid w:val="00FD2A16"/>
    <w:rsid w:val="00FD6AEE"/>
    <w:rsid w:val="00FD6C8B"/>
    <w:rsid w:val="00FD702D"/>
    <w:rsid w:val="00FF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1F9213-D723-4902-AAEA-B5DD7703A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348"/>
    <w:rPr>
      <w:rFonts w:ascii="微软雅黑" w:eastAsia="微软雅黑" w:hAnsi="微软雅黑" w:cs="微软雅黑"/>
    </w:rPr>
  </w:style>
  <w:style w:type="paragraph" w:styleId="1">
    <w:name w:val="heading 1"/>
    <w:basedOn w:val="a"/>
    <w:next w:val="a"/>
    <w:link w:val="1Char"/>
    <w:uiPriority w:val="9"/>
    <w:qFormat/>
    <w:rsid w:val="00B01348"/>
    <w:pPr>
      <w:keepNext/>
      <w:keepLines/>
      <w:spacing w:before="240" w:after="0"/>
      <w:outlineLvl w:val="0"/>
    </w:pPr>
    <w:rPr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1348"/>
    <w:pPr>
      <w:keepNext/>
      <w:keepLines/>
      <w:spacing w:before="40" w:after="0"/>
      <w:outlineLvl w:val="1"/>
    </w:pPr>
    <w:rPr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1348"/>
    <w:pPr>
      <w:keepNext/>
      <w:keepLines/>
      <w:spacing w:before="40" w:after="0"/>
      <w:outlineLvl w:val="2"/>
    </w:pPr>
    <w:rPr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1348"/>
    <w:pPr>
      <w:keepNext/>
      <w:keepLines/>
      <w:spacing w:before="40" w:after="0"/>
      <w:outlineLvl w:val="3"/>
    </w:pPr>
    <w:rPr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B01348"/>
    <w:pPr>
      <w:keepNext/>
      <w:keepLines/>
      <w:spacing w:before="40" w:after="0"/>
      <w:outlineLvl w:val="4"/>
    </w:pPr>
    <w:rPr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3128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0E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190E79"/>
  </w:style>
  <w:style w:type="paragraph" w:styleId="a4">
    <w:name w:val="footer"/>
    <w:basedOn w:val="a"/>
    <w:link w:val="Char0"/>
    <w:uiPriority w:val="99"/>
    <w:unhideWhenUsed/>
    <w:rsid w:val="00190E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190E79"/>
  </w:style>
  <w:style w:type="paragraph" w:styleId="a5">
    <w:name w:val="Title"/>
    <w:basedOn w:val="a"/>
    <w:next w:val="a"/>
    <w:link w:val="Char1"/>
    <w:uiPriority w:val="10"/>
    <w:qFormat/>
    <w:rsid w:val="00B01348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Char1">
    <w:name w:val="标题 Char"/>
    <w:basedOn w:val="a0"/>
    <w:link w:val="a5"/>
    <w:uiPriority w:val="10"/>
    <w:rsid w:val="00B01348"/>
    <w:rPr>
      <w:rFonts w:ascii="微软雅黑" w:eastAsia="微软雅黑" w:hAnsi="微软雅黑" w:cs="微软雅黑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Char2"/>
    <w:uiPriority w:val="11"/>
    <w:qFormat/>
    <w:rsid w:val="00190E7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6"/>
    <w:uiPriority w:val="11"/>
    <w:rsid w:val="00190E79"/>
    <w:rPr>
      <w:rFonts w:ascii="微软雅黑" w:eastAsia="微软雅黑" w:hAnsi="微软雅黑"/>
      <w:color w:val="5A5A5A" w:themeColor="text1" w:themeTint="A5"/>
      <w:spacing w:val="15"/>
    </w:rPr>
  </w:style>
  <w:style w:type="character" w:customStyle="1" w:styleId="1Char">
    <w:name w:val="标题 1 Char"/>
    <w:basedOn w:val="a0"/>
    <w:link w:val="1"/>
    <w:uiPriority w:val="9"/>
    <w:rsid w:val="00B01348"/>
    <w:rPr>
      <w:rFonts w:ascii="微软雅黑" w:eastAsia="微软雅黑" w:hAnsi="微软雅黑" w:cs="微软雅黑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6512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B01348"/>
    <w:rPr>
      <w:rFonts w:ascii="微软雅黑" w:eastAsia="微软雅黑" w:hAnsi="微软雅黑" w:cs="微软雅黑"/>
      <w:color w:val="2E74B5" w:themeColor="accent1" w:themeShade="BF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B01348"/>
    <w:rPr>
      <w:rFonts w:ascii="微软雅黑" w:eastAsia="微软雅黑" w:hAnsi="微软雅黑" w:cs="微软雅黑"/>
      <w:color w:val="1F4D78" w:themeColor="accent1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B01348"/>
    <w:rPr>
      <w:rFonts w:ascii="微软雅黑" w:eastAsia="微软雅黑" w:hAnsi="微软雅黑" w:cs="微软雅黑"/>
      <w:i/>
      <w:iCs/>
      <w:color w:val="2E74B5" w:themeColor="accent1" w:themeShade="BF"/>
    </w:rPr>
  </w:style>
  <w:style w:type="character" w:customStyle="1" w:styleId="5Char">
    <w:name w:val="标题 5 Char"/>
    <w:basedOn w:val="a0"/>
    <w:link w:val="5"/>
    <w:uiPriority w:val="9"/>
    <w:rsid w:val="00B01348"/>
    <w:rPr>
      <w:rFonts w:ascii="微软雅黑" w:eastAsia="微软雅黑" w:hAnsi="微软雅黑" w:cs="微软雅黑"/>
      <w:color w:val="2E74B5" w:themeColor="accent1" w:themeShade="BF"/>
    </w:rPr>
  </w:style>
  <w:style w:type="table" w:styleId="a8">
    <w:name w:val="Table Grid"/>
    <w:basedOn w:val="a1"/>
    <w:uiPriority w:val="39"/>
    <w:rsid w:val="00332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F80573"/>
    <w:rPr>
      <w:color w:val="0563C1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3128A8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aa">
    <w:name w:val="FollowedHyperlink"/>
    <w:basedOn w:val="a0"/>
    <w:uiPriority w:val="99"/>
    <w:semiHidden/>
    <w:unhideWhenUsed/>
    <w:rsid w:val="008B7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5460</TotalTime>
  <Pages>30</Pages>
  <Words>861</Words>
  <Characters>4913</Characters>
  <Application>Microsoft Office Word</Application>
  <DocSecurity>0</DocSecurity>
  <Lines>40</Lines>
  <Paragraphs>11</Paragraphs>
  <ScaleCrop>false</ScaleCrop>
  <Company/>
  <LinksUpToDate>false</LinksUpToDate>
  <CharactersWithSpaces>5763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xiaoqiang zeng</dc:creator>
  <cp:keywords/>
  <dc:description/>
  <cp:lastModifiedBy>xiaoqiang zeng</cp:lastModifiedBy>
  <cp:revision>297</cp:revision>
  <dcterms:created xsi:type="dcterms:W3CDTF">2017-08-16T11:55:00Z</dcterms:created>
  <dcterms:modified xsi:type="dcterms:W3CDTF">2018-07-24T01:58:00Z</dcterms:modified>
</cp:coreProperties>
</file>