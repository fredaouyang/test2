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6027B5" w14:textId="77777777" w:rsidR="00190E79" w:rsidRPr="00B274D9" w:rsidRDefault="003B7B64" w:rsidP="00190E79">
      <w:pPr>
        <w:pStyle w:val="a5"/>
        <w:jc w:val="center"/>
      </w:pPr>
      <w:r>
        <w:rPr>
          <w:rFonts w:hint="eastAsia"/>
        </w:rPr>
        <w:t>【友好物</w:t>
      </w:r>
      <w:r>
        <w:t>】</w:t>
      </w:r>
      <w:r w:rsidR="004929B1">
        <w:rPr>
          <w:rFonts w:hint="eastAsia"/>
        </w:rPr>
        <w:t>好物</w:t>
      </w:r>
      <w:r w:rsidR="00194768">
        <w:rPr>
          <w:rFonts w:hint="eastAsia"/>
        </w:rPr>
        <w:t>二期活动</w:t>
      </w:r>
      <w:r w:rsidR="00194768">
        <w:t>需求</w:t>
      </w:r>
    </w:p>
    <w:p w14:paraId="2FE01C6D" w14:textId="77777777" w:rsidR="00190E79" w:rsidRDefault="00332EA3" w:rsidP="00190E79">
      <w:pPr>
        <w:pStyle w:val="a6"/>
        <w:jc w:val="center"/>
      </w:pPr>
      <w:r>
        <w:rPr>
          <w:rFonts w:hint="eastAsia"/>
        </w:rPr>
        <w:t xml:space="preserve">曾晓强 </w:t>
      </w:r>
    </w:p>
    <w:p w14:paraId="43AF5AFD" w14:textId="77777777" w:rsidR="00332EA3" w:rsidRPr="00332EA3" w:rsidRDefault="00332EA3" w:rsidP="00332EA3">
      <w:r>
        <w:rPr>
          <w:rFonts w:hint="eastAsia"/>
        </w:rPr>
        <w:t>修订</w:t>
      </w:r>
      <w:r>
        <w:t>记录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5670"/>
        <w:gridCol w:w="1405"/>
      </w:tblGrid>
      <w:tr w:rsidR="00332EA3" w14:paraId="6E82F8EB" w14:textId="77777777" w:rsidTr="00332EA3">
        <w:tc>
          <w:tcPr>
            <w:tcW w:w="1555" w:type="dxa"/>
          </w:tcPr>
          <w:p w14:paraId="39426A23" w14:textId="77777777" w:rsidR="00332EA3" w:rsidRDefault="00332EA3" w:rsidP="00332EA3">
            <w:r>
              <w:rPr>
                <w:rFonts w:hint="eastAsia"/>
              </w:rPr>
              <w:t>修订</w:t>
            </w:r>
            <w:r>
              <w:t>时间</w:t>
            </w:r>
          </w:p>
        </w:tc>
        <w:tc>
          <w:tcPr>
            <w:tcW w:w="5670" w:type="dxa"/>
          </w:tcPr>
          <w:p w14:paraId="43EE8C78" w14:textId="77777777" w:rsidR="00332EA3" w:rsidRDefault="00332EA3" w:rsidP="00332EA3">
            <w:r>
              <w:rPr>
                <w:rFonts w:hint="eastAsia"/>
              </w:rPr>
              <w:t>说明</w:t>
            </w:r>
          </w:p>
        </w:tc>
        <w:tc>
          <w:tcPr>
            <w:tcW w:w="1405" w:type="dxa"/>
          </w:tcPr>
          <w:p w14:paraId="318FA392" w14:textId="77777777" w:rsidR="00332EA3" w:rsidRDefault="00332EA3" w:rsidP="00332EA3">
            <w:r>
              <w:rPr>
                <w:rFonts w:hint="eastAsia"/>
              </w:rPr>
              <w:t>版本</w:t>
            </w:r>
          </w:p>
        </w:tc>
      </w:tr>
      <w:tr w:rsidR="00332EA3" w14:paraId="3C3C6313" w14:textId="77777777" w:rsidTr="00332EA3">
        <w:tc>
          <w:tcPr>
            <w:tcW w:w="1555" w:type="dxa"/>
          </w:tcPr>
          <w:p w14:paraId="31944A41" w14:textId="77777777" w:rsidR="00332EA3" w:rsidRDefault="004A0625" w:rsidP="00824E70">
            <w:r>
              <w:t>2018-6-13 18:06:25</w:t>
            </w:r>
          </w:p>
        </w:tc>
        <w:tc>
          <w:tcPr>
            <w:tcW w:w="5670" w:type="dxa"/>
          </w:tcPr>
          <w:p w14:paraId="20F17542" w14:textId="77777777" w:rsidR="00332EA3" w:rsidRDefault="00D40BD4" w:rsidP="00332EA3">
            <w:r>
              <w:rPr>
                <w:rFonts w:hint="eastAsia"/>
              </w:rPr>
              <w:t>创建</w:t>
            </w:r>
            <w:r>
              <w:t>文档</w:t>
            </w:r>
          </w:p>
        </w:tc>
        <w:tc>
          <w:tcPr>
            <w:tcW w:w="1405" w:type="dxa"/>
          </w:tcPr>
          <w:p w14:paraId="6A2C300D" w14:textId="77777777" w:rsidR="00332EA3" w:rsidRDefault="00D40BD4" w:rsidP="00332EA3">
            <w:r>
              <w:t>V1.0</w:t>
            </w:r>
          </w:p>
        </w:tc>
      </w:tr>
      <w:tr w:rsidR="001612E0" w14:paraId="160E2FB5" w14:textId="77777777" w:rsidTr="00332EA3">
        <w:tc>
          <w:tcPr>
            <w:tcW w:w="1555" w:type="dxa"/>
          </w:tcPr>
          <w:p w14:paraId="01C39ED4" w14:textId="3948F37E" w:rsidR="001612E0" w:rsidRDefault="001612E0" w:rsidP="00824E70">
            <w:r>
              <w:rPr>
                <w:rFonts w:hint="eastAsia"/>
              </w:rPr>
              <w:t>2018-6-14 10:58:27</w:t>
            </w:r>
          </w:p>
        </w:tc>
        <w:tc>
          <w:tcPr>
            <w:tcW w:w="5670" w:type="dxa"/>
          </w:tcPr>
          <w:p w14:paraId="3541C581" w14:textId="5688811C" w:rsidR="001612E0" w:rsidRDefault="001612E0" w:rsidP="00FE0D39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>将【立即</w:t>
            </w:r>
            <w:r>
              <w:t>报名</w:t>
            </w:r>
            <w:r>
              <w:rPr>
                <w:rFonts w:hint="eastAsia"/>
              </w:rPr>
              <w:t>】按钮</w:t>
            </w:r>
            <w:r>
              <w:t>替换为</w:t>
            </w:r>
            <w:r>
              <w:rPr>
                <w:rFonts w:hint="eastAsia"/>
              </w:rPr>
              <w:t>【免费</w:t>
            </w:r>
            <w:r>
              <w:t>咨询】</w:t>
            </w:r>
            <w:r>
              <w:rPr>
                <w:rFonts w:hint="eastAsia"/>
              </w:rPr>
              <w:t>，</w:t>
            </w:r>
            <w:r>
              <w:t>删除取消报名</w:t>
            </w:r>
            <w:r>
              <w:rPr>
                <w:rFonts w:hint="eastAsia"/>
              </w:rPr>
              <w:t>逻辑；</w:t>
            </w:r>
          </w:p>
          <w:p w14:paraId="4DCDED6E" w14:textId="77777777" w:rsidR="001612E0" w:rsidRDefault="001612E0" w:rsidP="00FE0D39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>删除</w:t>
            </w:r>
            <w:r>
              <w:t>报名表单；</w:t>
            </w:r>
          </w:p>
          <w:p w14:paraId="733BBDA2" w14:textId="77777777" w:rsidR="001612E0" w:rsidRDefault="001612E0" w:rsidP="00FE0D39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>删除</w:t>
            </w:r>
            <w:r>
              <w:t>报名名单轮播；</w:t>
            </w:r>
          </w:p>
          <w:p w14:paraId="48B0ECF4" w14:textId="25718282" w:rsidR="00156DE3" w:rsidRDefault="00156DE3">
            <w:r>
              <w:rPr>
                <w:rFonts w:hint="eastAsia"/>
              </w:rPr>
              <w:t>修改详情</w:t>
            </w:r>
            <w:r>
              <w:t>可打开修订记录查看；</w:t>
            </w:r>
          </w:p>
        </w:tc>
        <w:tc>
          <w:tcPr>
            <w:tcW w:w="1405" w:type="dxa"/>
          </w:tcPr>
          <w:p w14:paraId="467F207D" w14:textId="629882BA" w:rsidR="001612E0" w:rsidRDefault="001612E0" w:rsidP="00332EA3">
            <w:r>
              <w:t>V2.0</w:t>
            </w:r>
          </w:p>
        </w:tc>
      </w:tr>
      <w:tr w:rsidR="00152B32" w14:paraId="00DD6794" w14:textId="77777777" w:rsidTr="00332EA3">
        <w:tc>
          <w:tcPr>
            <w:tcW w:w="1555" w:type="dxa"/>
          </w:tcPr>
          <w:p w14:paraId="4FE6F7E2" w14:textId="2377AC53" w:rsidR="00152B32" w:rsidRDefault="00152B32" w:rsidP="00824E70">
            <w:r>
              <w:rPr>
                <w:rFonts w:hint="eastAsia"/>
              </w:rPr>
              <w:t>2018-6-14 15:46:35</w:t>
            </w:r>
          </w:p>
        </w:tc>
        <w:tc>
          <w:tcPr>
            <w:tcW w:w="5670" w:type="dxa"/>
          </w:tcPr>
          <w:p w14:paraId="6CDBCEAB" w14:textId="77777777" w:rsidR="00152B32" w:rsidRDefault="00152B32" w:rsidP="00FE0D39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旅游商品</w:t>
            </w:r>
            <w:r>
              <w:t>详情页的</w:t>
            </w:r>
            <w:r>
              <w:rPr>
                <w:rFonts w:hint="eastAsia"/>
              </w:rPr>
              <w:t>轮播</w:t>
            </w:r>
            <w:r>
              <w:t>名单改为“xxx正在</w:t>
            </w:r>
            <w:r>
              <w:rPr>
                <w:rFonts w:hint="eastAsia"/>
              </w:rPr>
              <w:t>咨询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14:paraId="6AC0872B" w14:textId="78B80F91" w:rsidR="00152B32" w:rsidRDefault="00152B32" w:rsidP="00FE0D39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增加旅游</w:t>
            </w:r>
            <w:r>
              <w:t>商品的</w:t>
            </w:r>
            <w:r>
              <w:rPr>
                <w:rFonts w:hint="eastAsia"/>
              </w:rPr>
              <w:t>微信个性</w:t>
            </w:r>
            <w:r>
              <w:t>分享</w:t>
            </w:r>
            <w:r>
              <w:rPr>
                <w:rFonts w:hint="eastAsia"/>
              </w:rPr>
              <w:t>图文需求</w:t>
            </w:r>
            <w:r>
              <w:t>；</w:t>
            </w:r>
          </w:p>
        </w:tc>
        <w:tc>
          <w:tcPr>
            <w:tcW w:w="1405" w:type="dxa"/>
          </w:tcPr>
          <w:p w14:paraId="770E764D" w14:textId="669881ED" w:rsidR="00152B32" w:rsidRDefault="001E0FB3" w:rsidP="00332EA3">
            <w:r>
              <w:t>V2.1</w:t>
            </w:r>
          </w:p>
        </w:tc>
      </w:tr>
      <w:tr w:rsidR="005857CC" w14:paraId="5D1A6540" w14:textId="77777777" w:rsidTr="00332EA3">
        <w:trPr>
          <w:ins w:id="0" w:author="xiaoqiang zeng" w:date="2018-06-26T13:49:00Z"/>
        </w:trPr>
        <w:tc>
          <w:tcPr>
            <w:tcW w:w="1555" w:type="dxa"/>
          </w:tcPr>
          <w:p w14:paraId="34CF4E72" w14:textId="58AB3F16" w:rsidR="005857CC" w:rsidRDefault="005857CC" w:rsidP="00824E70">
            <w:pPr>
              <w:rPr>
                <w:ins w:id="1" w:author="xiaoqiang zeng" w:date="2018-06-26T13:49:00Z"/>
              </w:rPr>
            </w:pPr>
            <w:ins w:id="2" w:author="xiaoqiang zeng" w:date="2018-06-26T13:49:00Z">
              <w:r>
                <w:t>2018-6-26 13:49:12</w:t>
              </w:r>
            </w:ins>
          </w:p>
        </w:tc>
        <w:tc>
          <w:tcPr>
            <w:tcW w:w="5670" w:type="dxa"/>
          </w:tcPr>
          <w:p w14:paraId="100145B5" w14:textId="6AE2743D" w:rsidR="005857CC" w:rsidRDefault="005857CC">
            <w:pPr>
              <w:pStyle w:val="a7"/>
              <w:numPr>
                <w:ilvl w:val="0"/>
                <w:numId w:val="58"/>
              </w:numPr>
              <w:rPr>
                <w:ins w:id="3" w:author="xiaoqiang zeng" w:date="2018-06-26T13:49:00Z"/>
              </w:rPr>
              <w:pPrChange w:id="4" w:author="xiaoqiang zeng" w:date="2018-06-26T13:55:00Z">
                <w:pPr>
                  <w:pStyle w:val="a7"/>
                  <w:numPr>
                    <w:numId w:val="54"/>
                  </w:numPr>
                  <w:ind w:hanging="360"/>
                </w:pPr>
              </w:pPrChange>
            </w:pPr>
            <w:ins w:id="5" w:author="xiaoqiang zeng" w:date="2018-06-26T13:50:00Z">
              <w:r>
                <w:rPr>
                  <w:rFonts w:hint="eastAsia"/>
                </w:rPr>
                <w:t>商品</w:t>
              </w:r>
              <w:r>
                <w:t>列表页</w:t>
              </w:r>
              <w:r>
                <w:rPr>
                  <w:rFonts w:hint="eastAsia"/>
                </w:rPr>
                <w:t>的【免费</w:t>
              </w:r>
              <w:r>
                <w:t>咨询】</w:t>
              </w:r>
              <w:r>
                <w:rPr>
                  <w:rFonts w:hint="eastAsia"/>
                </w:rPr>
                <w:t>改为</w:t>
              </w:r>
              <w:r>
                <w:t>【</w:t>
              </w:r>
              <w:r>
                <w:rPr>
                  <w:rFonts w:hint="eastAsia"/>
                </w:rPr>
                <w:t>查看详情</w:t>
              </w:r>
              <w:r>
                <w:t>】</w:t>
              </w:r>
            </w:ins>
          </w:p>
        </w:tc>
        <w:tc>
          <w:tcPr>
            <w:tcW w:w="1405" w:type="dxa"/>
          </w:tcPr>
          <w:p w14:paraId="1BDBDF83" w14:textId="461B90BE" w:rsidR="005857CC" w:rsidRDefault="005857CC" w:rsidP="00332EA3">
            <w:pPr>
              <w:rPr>
                <w:ins w:id="6" w:author="xiaoqiang zeng" w:date="2018-06-26T13:49:00Z"/>
              </w:rPr>
            </w:pPr>
            <w:ins w:id="7" w:author="xiaoqiang zeng" w:date="2018-06-26T13:50:00Z">
              <w:r>
                <w:t>V2.2</w:t>
              </w:r>
            </w:ins>
          </w:p>
        </w:tc>
      </w:tr>
    </w:tbl>
    <w:p w14:paraId="73B1AF82" w14:textId="77777777" w:rsidR="00332EA3" w:rsidRPr="00332EA3" w:rsidRDefault="00332EA3" w:rsidP="00332EA3"/>
    <w:p w14:paraId="02A705BE" w14:textId="77777777" w:rsidR="00FF427C" w:rsidRDefault="00EA2F1C" w:rsidP="00EA2F1C">
      <w:pPr>
        <w:pStyle w:val="1"/>
        <w:numPr>
          <w:ilvl w:val="0"/>
          <w:numId w:val="1"/>
        </w:numPr>
      </w:pPr>
      <w:r w:rsidRPr="00B274D9">
        <w:rPr>
          <w:rFonts w:hint="eastAsia"/>
        </w:rPr>
        <w:t>需求</w:t>
      </w:r>
      <w:r w:rsidRPr="00B274D9">
        <w:t>概述</w:t>
      </w:r>
    </w:p>
    <w:p w14:paraId="5C93F2B5" w14:textId="77777777" w:rsidR="00534146" w:rsidRPr="00534146" w:rsidRDefault="00194768" w:rsidP="00534146">
      <w:r>
        <w:rPr>
          <w:rFonts w:hint="eastAsia"/>
        </w:rPr>
        <w:t>好物</w:t>
      </w:r>
      <w:r>
        <w:t>二期需要</w:t>
      </w:r>
      <w:r>
        <w:rPr>
          <w:rFonts w:hint="eastAsia"/>
        </w:rPr>
        <w:t>上架</w:t>
      </w:r>
      <w:r>
        <w:t>新品，这些新品的售卖流程与一期不一致，需要调整。同时</w:t>
      </w:r>
      <w:r>
        <w:rPr>
          <w:rFonts w:hint="eastAsia"/>
        </w:rPr>
        <w:t>，废弃先投票</w:t>
      </w:r>
      <w:r>
        <w:t>后购买的机制</w:t>
      </w:r>
      <w:r>
        <w:rPr>
          <w:rFonts w:hint="eastAsia"/>
        </w:rPr>
        <w:t>，</w:t>
      </w:r>
      <w:r>
        <w:t>仅保留商品的上下架状态</w:t>
      </w:r>
      <w:r w:rsidR="003930E6">
        <w:rPr>
          <w:rFonts w:hint="eastAsia"/>
        </w:rPr>
        <w:t>。</w:t>
      </w:r>
      <w:r>
        <w:rPr>
          <w:rFonts w:hint="eastAsia"/>
        </w:rPr>
        <w:t>所以</w:t>
      </w:r>
      <w:r>
        <w:t>需要将投票、投票倒计时</w:t>
      </w:r>
      <w:r>
        <w:rPr>
          <w:rFonts w:hint="eastAsia"/>
        </w:rPr>
        <w:t>、自动</w:t>
      </w:r>
      <w:r>
        <w:t>开售</w:t>
      </w:r>
      <w:r>
        <w:rPr>
          <w:rFonts w:hint="eastAsia"/>
        </w:rPr>
        <w:t>等</w:t>
      </w:r>
      <w:r>
        <w:t>和投票有关的逻辑废弃。</w:t>
      </w:r>
    </w:p>
    <w:p w14:paraId="32D2FBCC" w14:textId="77777777" w:rsidR="000941A5" w:rsidRDefault="000941A5" w:rsidP="007B3851">
      <w:pPr>
        <w:pStyle w:val="1"/>
        <w:numPr>
          <w:ilvl w:val="0"/>
          <w:numId w:val="1"/>
        </w:numPr>
      </w:pPr>
      <w:r>
        <w:rPr>
          <w:rFonts w:hint="eastAsia"/>
        </w:rPr>
        <w:t>需求</w:t>
      </w:r>
      <w:r>
        <w:t>信息</w:t>
      </w:r>
    </w:p>
    <w:p w14:paraId="63129D1F" w14:textId="60512DD1" w:rsidR="000941A5" w:rsidRPr="000941A5" w:rsidRDefault="000941A5" w:rsidP="000941A5">
      <w:r>
        <w:rPr>
          <w:rFonts w:hint="eastAsia"/>
        </w:rPr>
        <w:t>期望</w:t>
      </w:r>
      <w:r>
        <w:t>上线时间：</w:t>
      </w:r>
      <w:r>
        <w:rPr>
          <w:rFonts w:hint="eastAsia"/>
        </w:rPr>
        <w:t>2018年6月2</w:t>
      </w:r>
      <w:r w:rsidR="00536376">
        <w:t>9</w:t>
      </w:r>
      <w:r>
        <w:rPr>
          <w:rFonts w:hint="eastAsia"/>
        </w:rPr>
        <w:t>日</w:t>
      </w:r>
    </w:p>
    <w:p w14:paraId="5C228A33" w14:textId="77777777" w:rsidR="007B3851" w:rsidRDefault="00830CCF" w:rsidP="007B3851">
      <w:pPr>
        <w:pStyle w:val="1"/>
        <w:numPr>
          <w:ilvl w:val="0"/>
          <w:numId w:val="1"/>
        </w:numPr>
      </w:pPr>
      <w:r>
        <w:rPr>
          <w:rFonts w:hint="eastAsia"/>
        </w:rPr>
        <w:t>需求</w:t>
      </w:r>
      <w:r w:rsidR="000941A5">
        <w:rPr>
          <w:rFonts w:hint="eastAsia"/>
        </w:rPr>
        <w:t>详述</w:t>
      </w:r>
    </w:p>
    <w:p w14:paraId="341C9B7F" w14:textId="77777777" w:rsidR="00B652BD" w:rsidRDefault="007F6F91" w:rsidP="007F6F91">
      <w:pPr>
        <w:pStyle w:val="2"/>
        <w:numPr>
          <w:ilvl w:val="0"/>
          <w:numId w:val="34"/>
        </w:numPr>
      </w:pPr>
      <w:r>
        <w:rPr>
          <w:rFonts w:hint="eastAsia"/>
        </w:rPr>
        <w:t>废弃投票相关</w:t>
      </w:r>
      <w:r>
        <w:t>机制</w:t>
      </w:r>
    </w:p>
    <w:p w14:paraId="4886303A" w14:textId="77777777" w:rsidR="00527958" w:rsidRDefault="00527958" w:rsidP="00527958">
      <w:pPr>
        <w:pStyle w:val="3"/>
        <w:numPr>
          <w:ilvl w:val="0"/>
          <w:numId w:val="35"/>
        </w:numPr>
      </w:pPr>
      <w:r>
        <w:rPr>
          <w:rFonts w:hint="eastAsia"/>
        </w:rPr>
        <w:t>时间点</w:t>
      </w:r>
      <w:r>
        <w:t>废弃</w:t>
      </w:r>
    </w:p>
    <w:p w14:paraId="5EF4F9C9" w14:textId="77777777" w:rsidR="00527958" w:rsidRDefault="00527958" w:rsidP="00527958">
      <w:r>
        <w:rPr>
          <w:rFonts w:hint="eastAsia"/>
        </w:rPr>
        <w:t>删除</w:t>
      </w:r>
      <w:r>
        <w:t>投票开始时间、投票结束时间、自动开售开始</w:t>
      </w:r>
      <w:r>
        <w:rPr>
          <w:rFonts w:hint="eastAsia"/>
        </w:rPr>
        <w:t>时间</w:t>
      </w:r>
      <w:r>
        <w:t>、自动开售结束时间概念；</w:t>
      </w:r>
    </w:p>
    <w:p w14:paraId="771F7041" w14:textId="77777777" w:rsidR="00527958" w:rsidRDefault="00527958" w:rsidP="00527958">
      <w:pPr>
        <w:pStyle w:val="3"/>
        <w:numPr>
          <w:ilvl w:val="0"/>
          <w:numId w:val="35"/>
        </w:numPr>
      </w:pPr>
      <w:r>
        <w:rPr>
          <w:rFonts w:hint="eastAsia"/>
        </w:rPr>
        <w:t>商品属性</w:t>
      </w:r>
      <w:r>
        <w:t>精简</w:t>
      </w:r>
    </w:p>
    <w:p w14:paraId="0C225E75" w14:textId="77777777" w:rsidR="00527958" w:rsidRDefault="00527958" w:rsidP="00527958">
      <w:r>
        <w:rPr>
          <w:rFonts w:hint="eastAsia"/>
        </w:rPr>
        <w:t>商品</w:t>
      </w:r>
      <w:r>
        <w:t>的</w:t>
      </w:r>
      <w:r>
        <w:rPr>
          <w:rFonts w:hint="eastAsia"/>
        </w:rPr>
        <w:t>状态只</w:t>
      </w:r>
      <w:r>
        <w:t>保留上架/下架属性；</w:t>
      </w:r>
      <w:r>
        <w:rPr>
          <w:rFonts w:hint="eastAsia"/>
        </w:rPr>
        <w:t>其它</w:t>
      </w:r>
      <w:r>
        <w:t>的待</w:t>
      </w:r>
      <w:r>
        <w:rPr>
          <w:rFonts w:hint="eastAsia"/>
        </w:rPr>
        <w:t>投票</w:t>
      </w:r>
      <w:r>
        <w:t>、</w:t>
      </w:r>
      <w:r>
        <w:rPr>
          <w:rFonts w:hint="eastAsia"/>
        </w:rPr>
        <w:t>投票</w:t>
      </w:r>
      <w:r>
        <w:t>中</w:t>
      </w:r>
      <w:r>
        <w:rPr>
          <w:rFonts w:hint="eastAsia"/>
        </w:rPr>
        <w:t>、</w:t>
      </w:r>
      <w:r>
        <w:t>已开售</w:t>
      </w:r>
      <w:r>
        <w:rPr>
          <w:rFonts w:hint="eastAsia"/>
        </w:rPr>
        <w:t>等</w:t>
      </w:r>
      <w:r>
        <w:t>状态都废弃；</w:t>
      </w:r>
    </w:p>
    <w:p w14:paraId="1D8E7743" w14:textId="77777777" w:rsidR="00527958" w:rsidRDefault="00527958" w:rsidP="00527958">
      <w:r>
        <w:rPr>
          <w:rFonts w:hint="eastAsia"/>
        </w:rPr>
        <w:lastRenderedPageBreak/>
        <w:t>商品</w:t>
      </w:r>
      <w:r w:rsidR="005F2A3E">
        <w:rPr>
          <w:rFonts w:hint="eastAsia"/>
        </w:rPr>
        <w:t>的</w:t>
      </w:r>
      <w:r w:rsidR="005F2A3E">
        <w:t>状态是上架</w:t>
      </w:r>
      <w:r w:rsidR="005F2A3E">
        <w:rPr>
          <w:rFonts w:hint="eastAsia"/>
        </w:rPr>
        <w:t>，</w:t>
      </w:r>
      <w:r w:rsidR="005F2A3E">
        <w:t>在前端即可见</w:t>
      </w:r>
      <w:r w:rsidR="005F2A3E">
        <w:rPr>
          <w:rFonts w:hint="eastAsia"/>
        </w:rPr>
        <w:t>并</w:t>
      </w:r>
      <w:r w:rsidR="005F2A3E">
        <w:t>可购买；商品的状态是下架，在前端</w:t>
      </w:r>
      <w:r w:rsidR="005F2A3E">
        <w:rPr>
          <w:rFonts w:hint="eastAsia"/>
        </w:rPr>
        <w:t>显示</w:t>
      </w:r>
      <w:r w:rsidR="005F2A3E">
        <w:t>已售罄；</w:t>
      </w:r>
    </w:p>
    <w:p w14:paraId="7D820720" w14:textId="77777777" w:rsidR="005F2A3E" w:rsidRDefault="005F2A3E" w:rsidP="005F2A3E">
      <w:pPr>
        <w:pStyle w:val="3"/>
        <w:numPr>
          <w:ilvl w:val="0"/>
          <w:numId w:val="35"/>
        </w:numPr>
      </w:pPr>
      <w:r>
        <w:rPr>
          <w:rFonts w:hint="eastAsia"/>
        </w:rPr>
        <w:t>前端</w:t>
      </w:r>
      <w:r>
        <w:t>交互精简</w:t>
      </w:r>
    </w:p>
    <w:p w14:paraId="005842E7" w14:textId="2FD7B6C2" w:rsidR="00707E68" w:rsidRDefault="00DF3F9D" w:rsidP="00707E68">
      <w:del w:id="8" w:author="xiaoqiang zeng" w:date="2018-06-26T13:41:00Z">
        <w:r w:rsidDel="00FE0D39">
          <w:rPr>
            <w:noProof/>
          </w:rPr>
          <w:drawing>
            <wp:inline distT="0" distB="0" distL="0" distR="0" wp14:anchorId="66EFCEBE" wp14:editId="188AD748">
              <wp:extent cx="6171429" cy="6980952"/>
              <wp:effectExtent l="0" t="0" r="127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1429" cy="69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" w:author="xiaoqiang zeng" w:date="2018-06-26T13:41:00Z">
        <w:r w:rsidR="00FE0D39">
          <w:rPr>
            <w:noProof/>
          </w:rPr>
          <w:drawing>
            <wp:inline distT="0" distB="0" distL="0" distR="0" wp14:anchorId="018AF6B0" wp14:editId="4B2678FB">
              <wp:extent cx="6171429" cy="6980952"/>
              <wp:effectExtent l="0" t="0" r="1270" b="0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1429" cy="69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0B372A" w14:textId="77777777" w:rsidR="00707E68" w:rsidRDefault="00707E68" w:rsidP="00707E68">
      <w:pPr>
        <w:pStyle w:val="4"/>
        <w:numPr>
          <w:ilvl w:val="0"/>
          <w:numId w:val="38"/>
        </w:numPr>
      </w:pPr>
      <w:r>
        <w:rPr>
          <w:rFonts w:hint="eastAsia"/>
        </w:rPr>
        <w:t>文字</w:t>
      </w:r>
      <w:r>
        <w:t>介绍</w:t>
      </w:r>
      <w:r>
        <w:rPr>
          <w:rFonts w:hint="eastAsia"/>
        </w:rPr>
        <w:t>位置</w:t>
      </w:r>
      <w:r>
        <w:t>移动</w:t>
      </w:r>
    </w:p>
    <w:p w14:paraId="2A501649" w14:textId="77777777" w:rsidR="00707E68" w:rsidRPr="00707E68" w:rsidRDefault="00707E68" w:rsidP="00707E68">
      <w:r>
        <w:rPr>
          <w:rFonts w:hint="eastAsia"/>
        </w:rPr>
        <w:t>如</w:t>
      </w:r>
      <w:r>
        <w:t>上图</w:t>
      </w:r>
      <w:r>
        <w:rPr>
          <w:rFonts w:hint="eastAsia"/>
        </w:rPr>
        <w:t>；</w:t>
      </w:r>
    </w:p>
    <w:p w14:paraId="5D73B015" w14:textId="77777777" w:rsidR="00707E68" w:rsidRDefault="00707E68" w:rsidP="00707E68">
      <w:pPr>
        <w:pStyle w:val="4"/>
        <w:numPr>
          <w:ilvl w:val="0"/>
          <w:numId w:val="38"/>
        </w:numPr>
      </w:pPr>
      <w:r>
        <w:rPr>
          <w:rFonts w:hint="eastAsia"/>
        </w:rPr>
        <w:lastRenderedPageBreak/>
        <w:t>增加</w:t>
      </w:r>
      <w:r>
        <w:t>本期精选字样</w:t>
      </w:r>
    </w:p>
    <w:p w14:paraId="3A36ECFF" w14:textId="77777777" w:rsidR="00707E68" w:rsidRDefault="00707E68" w:rsidP="00707E68">
      <w:r>
        <w:rPr>
          <w:rFonts w:hint="eastAsia"/>
        </w:rPr>
        <w:t>当期</w:t>
      </w:r>
      <w:r>
        <w:t>活动上方添加“</w:t>
      </w:r>
      <w:r>
        <w:rPr>
          <w:rFonts w:hint="eastAsia"/>
        </w:rPr>
        <w:t>本期</w:t>
      </w:r>
      <w:r>
        <w:t>精选”</w:t>
      </w:r>
      <w:r>
        <w:rPr>
          <w:rFonts w:hint="eastAsia"/>
        </w:rPr>
        <w:t>字样</w:t>
      </w:r>
      <w:r>
        <w:t>，</w:t>
      </w:r>
      <w:r>
        <w:rPr>
          <w:rFonts w:hint="eastAsia"/>
        </w:rPr>
        <w:t>如</w:t>
      </w:r>
      <w:r>
        <w:t>上图</w:t>
      </w:r>
      <w:r>
        <w:rPr>
          <w:rFonts w:hint="eastAsia"/>
        </w:rPr>
        <w:t>；</w:t>
      </w:r>
    </w:p>
    <w:p w14:paraId="682EC488" w14:textId="77777777" w:rsidR="00707E68" w:rsidRDefault="00707E68" w:rsidP="00707E68">
      <w:pPr>
        <w:pStyle w:val="4"/>
        <w:numPr>
          <w:ilvl w:val="0"/>
          <w:numId w:val="38"/>
        </w:numPr>
      </w:pPr>
      <w:r>
        <w:rPr>
          <w:rFonts w:hint="eastAsia"/>
        </w:rPr>
        <w:t>删除往期</w:t>
      </w:r>
      <w:r>
        <w:t>活动字样</w:t>
      </w:r>
    </w:p>
    <w:p w14:paraId="653683B3" w14:textId="77777777" w:rsidR="00707E68" w:rsidRDefault="00707E68" w:rsidP="00707E68">
      <w:r>
        <w:rPr>
          <w:rFonts w:hint="eastAsia"/>
        </w:rPr>
        <w:t>往期</w:t>
      </w:r>
      <w:r>
        <w:t>活动</w:t>
      </w:r>
      <w:r>
        <w:rPr>
          <w:rFonts w:hint="eastAsia"/>
        </w:rPr>
        <w:t>区域</w:t>
      </w:r>
      <w:r>
        <w:t>删除“</w:t>
      </w:r>
      <w:r>
        <w:rPr>
          <w:rFonts w:hint="eastAsia"/>
        </w:rPr>
        <w:t>往期</w:t>
      </w:r>
      <w:r>
        <w:t>活动”</w:t>
      </w:r>
      <w:r>
        <w:rPr>
          <w:rFonts w:hint="eastAsia"/>
        </w:rPr>
        <w:t>字样</w:t>
      </w:r>
      <w:r>
        <w:t>；</w:t>
      </w:r>
    </w:p>
    <w:p w14:paraId="77675240" w14:textId="77777777" w:rsidR="00707E68" w:rsidRDefault="00707E68" w:rsidP="00707E68">
      <w:pPr>
        <w:pStyle w:val="4"/>
        <w:numPr>
          <w:ilvl w:val="0"/>
          <w:numId w:val="38"/>
        </w:numPr>
      </w:pPr>
      <w:r>
        <w:rPr>
          <w:rFonts w:hint="eastAsia"/>
        </w:rPr>
        <w:t>删除投票数</w:t>
      </w:r>
    </w:p>
    <w:p w14:paraId="51CB547D" w14:textId="77777777" w:rsidR="00707E68" w:rsidRPr="00707E68" w:rsidRDefault="00707E68" w:rsidP="00707E68">
      <w:r>
        <w:rPr>
          <w:rFonts w:hint="eastAsia"/>
        </w:rPr>
        <w:t>所有商品不再</w:t>
      </w:r>
      <w:r>
        <w:t>显示投票数；</w:t>
      </w:r>
    </w:p>
    <w:p w14:paraId="00752757" w14:textId="77777777" w:rsidR="00707E68" w:rsidRDefault="00707E68" w:rsidP="00707E68">
      <w:pPr>
        <w:pStyle w:val="4"/>
        <w:numPr>
          <w:ilvl w:val="0"/>
          <w:numId w:val="38"/>
        </w:numPr>
      </w:pPr>
      <w:r>
        <w:rPr>
          <w:rFonts w:hint="eastAsia"/>
        </w:rPr>
        <w:t>往期</w:t>
      </w:r>
      <w:r>
        <w:t>活动</w:t>
      </w:r>
      <w:r>
        <w:rPr>
          <w:rFonts w:hint="eastAsia"/>
        </w:rPr>
        <w:t>列表头</w:t>
      </w:r>
      <w:r>
        <w:t>调整</w:t>
      </w:r>
    </w:p>
    <w:p w14:paraId="2972E59C" w14:textId="77777777" w:rsidR="00707E68" w:rsidRDefault="00A11FA5" w:rsidP="00707E68">
      <w:r>
        <w:rPr>
          <w:rFonts w:hint="eastAsia"/>
        </w:rPr>
        <w:t>调整</w:t>
      </w:r>
      <w:r>
        <w:t>后：</w:t>
      </w:r>
    </w:p>
    <w:p w14:paraId="37DF6392" w14:textId="77777777" w:rsidR="00A11FA5" w:rsidRDefault="00A11FA5" w:rsidP="00707E68">
      <w:r>
        <w:rPr>
          <w:noProof/>
        </w:rPr>
        <w:drawing>
          <wp:inline distT="0" distB="0" distL="0" distR="0" wp14:anchorId="2633CA4A" wp14:editId="6ECB1175">
            <wp:extent cx="3162300" cy="1485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AB7A" w14:textId="77777777" w:rsidR="00A11FA5" w:rsidRDefault="00A11FA5" w:rsidP="00707E68">
      <w:r>
        <w:rPr>
          <w:rFonts w:hint="eastAsia"/>
        </w:rPr>
        <w:t>调整</w:t>
      </w:r>
      <w:r>
        <w:t>说明：</w:t>
      </w:r>
    </w:p>
    <w:p w14:paraId="44EE116E" w14:textId="77777777" w:rsidR="00A11FA5" w:rsidRDefault="00A11FA5" w:rsidP="00A11FA5">
      <w:pPr>
        <w:pStyle w:val="a7"/>
        <w:numPr>
          <w:ilvl w:val="0"/>
          <w:numId w:val="43"/>
        </w:numPr>
      </w:pPr>
      <w:r>
        <w:rPr>
          <w:rFonts w:hint="eastAsia"/>
        </w:rPr>
        <w:t>去除</w:t>
      </w:r>
      <w:r>
        <w:t>列表头、展开</w:t>
      </w:r>
      <w:r>
        <w:rPr>
          <w:rFonts w:hint="eastAsia"/>
        </w:rPr>
        <w:t>/</w:t>
      </w:r>
      <w:r>
        <w:t>折叠按钮</w:t>
      </w:r>
      <w:r>
        <w:rPr>
          <w:rFonts w:hint="eastAsia"/>
        </w:rPr>
        <w:t>，</w:t>
      </w:r>
      <w:r>
        <w:t>仅显示期数</w:t>
      </w:r>
      <w:r>
        <w:rPr>
          <w:rFonts w:hint="eastAsia"/>
        </w:rPr>
        <w:t>；</w:t>
      </w:r>
    </w:p>
    <w:p w14:paraId="7C1F85F2" w14:textId="77777777" w:rsidR="00A11FA5" w:rsidRPr="00707E68" w:rsidRDefault="00A11FA5" w:rsidP="00A11FA5">
      <w:pPr>
        <w:pStyle w:val="a7"/>
        <w:numPr>
          <w:ilvl w:val="0"/>
          <w:numId w:val="43"/>
        </w:numPr>
      </w:pPr>
      <w:r>
        <w:rPr>
          <w:rFonts w:hint="eastAsia"/>
        </w:rPr>
        <w:t>列表</w:t>
      </w:r>
      <w:r>
        <w:t>不再折叠，</w:t>
      </w:r>
      <w:r>
        <w:rPr>
          <w:rFonts w:hint="eastAsia"/>
        </w:rPr>
        <w:t>显示</w:t>
      </w:r>
      <w:r>
        <w:t>当期所有</w:t>
      </w:r>
      <w:r>
        <w:rPr>
          <w:rFonts w:hint="eastAsia"/>
        </w:rPr>
        <w:t>商品</w:t>
      </w:r>
      <w:r>
        <w:t>；</w:t>
      </w:r>
    </w:p>
    <w:p w14:paraId="60627EB6" w14:textId="77777777" w:rsidR="001679AB" w:rsidRDefault="001679AB" w:rsidP="001679AB">
      <w:pPr>
        <w:pStyle w:val="4"/>
        <w:numPr>
          <w:ilvl w:val="0"/>
          <w:numId w:val="38"/>
        </w:numPr>
      </w:pPr>
      <w:r>
        <w:rPr>
          <w:rFonts w:hint="eastAsia"/>
        </w:rPr>
        <w:t>按钮</w:t>
      </w:r>
      <w:r>
        <w:t>状态说明</w:t>
      </w:r>
    </w:p>
    <w:p w14:paraId="3DA3F83D" w14:textId="77777777" w:rsidR="003B4553" w:rsidRDefault="003B4553" w:rsidP="003B4553">
      <w:r w:rsidRPr="003B4553">
        <w:rPr>
          <w:rFonts w:hint="eastAsia"/>
        </w:rPr>
        <w:t>仅保留</w:t>
      </w:r>
      <w:r w:rsidR="005B6AC1">
        <w:rPr>
          <w:rFonts w:hint="eastAsia"/>
        </w:rPr>
        <w:t>【</w:t>
      </w:r>
      <w:r w:rsidRPr="003B4553">
        <w:rPr>
          <w:rFonts w:hint="eastAsia"/>
        </w:rPr>
        <w:t>去抢购</w:t>
      </w:r>
      <w:r w:rsidR="005B6AC1">
        <w:rPr>
          <w:rFonts w:hint="eastAsia"/>
        </w:rPr>
        <w:t>】</w:t>
      </w:r>
      <w:r w:rsidRPr="003B4553">
        <w:rPr>
          <w:rFonts w:hint="eastAsia"/>
        </w:rPr>
        <w:t>和</w:t>
      </w:r>
      <w:r w:rsidR="005B6AC1">
        <w:rPr>
          <w:rFonts w:hint="eastAsia"/>
        </w:rPr>
        <w:t>【</w:t>
      </w:r>
      <w:r w:rsidRPr="003B4553">
        <w:rPr>
          <w:rFonts w:hint="eastAsia"/>
        </w:rPr>
        <w:t>已售罄</w:t>
      </w:r>
      <w:r w:rsidR="005B6AC1">
        <w:rPr>
          <w:rFonts w:hint="eastAsia"/>
        </w:rPr>
        <w:t>】</w:t>
      </w:r>
      <w:r w:rsidRPr="003B4553">
        <w:rPr>
          <w:rFonts w:hint="eastAsia"/>
        </w:rPr>
        <w:t>两种状态，删除</w:t>
      </w:r>
      <w:r w:rsidR="005B6AC1">
        <w:rPr>
          <w:rFonts w:hint="eastAsia"/>
        </w:rPr>
        <w:t>【</w:t>
      </w:r>
      <w:r>
        <w:rPr>
          <w:rFonts w:hint="eastAsia"/>
        </w:rPr>
        <w:t>未</w:t>
      </w:r>
      <w:r w:rsidRPr="003B4553">
        <w:rPr>
          <w:rFonts w:hint="eastAsia"/>
        </w:rPr>
        <w:t>投票</w:t>
      </w:r>
      <w:r w:rsidR="005B6AC1">
        <w:rPr>
          <w:rFonts w:hint="eastAsia"/>
        </w:rPr>
        <w:t>】</w:t>
      </w:r>
      <w:r>
        <w:rPr>
          <w:rFonts w:hint="eastAsia"/>
        </w:rPr>
        <w:t>、</w:t>
      </w:r>
      <w:r w:rsidR="005B6AC1">
        <w:rPr>
          <w:rFonts w:hint="eastAsia"/>
        </w:rPr>
        <w:t>【</w:t>
      </w:r>
      <w:r>
        <w:t>投票</w:t>
      </w:r>
      <w:r w:rsidR="005B6AC1">
        <w:rPr>
          <w:rFonts w:hint="eastAsia"/>
        </w:rPr>
        <w:t>】</w:t>
      </w:r>
      <w:r>
        <w:t>、</w:t>
      </w:r>
      <w:r w:rsidR="005B6AC1">
        <w:rPr>
          <w:rFonts w:hint="eastAsia"/>
        </w:rPr>
        <w:t>【</w:t>
      </w:r>
      <w:r>
        <w:t>已投票</w:t>
      </w:r>
      <w:r w:rsidR="005B6AC1">
        <w:rPr>
          <w:rFonts w:hint="eastAsia"/>
        </w:rPr>
        <w:t>】</w:t>
      </w:r>
      <w:r>
        <w:rPr>
          <w:rFonts w:hint="eastAsia"/>
        </w:rPr>
        <w:t>按钮</w:t>
      </w:r>
      <w:r w:rsidRPr="003B4553">
        <w:rPr>
          <w:rFonts w:hint="eastAsia"/>
        </w:rPr>
        <w:t>状态</w:t>
      </w:r>
      <w:r>
        <w:rPr>
          <w:rFonts w:hint="eastAsia"/>
        </w:rPr>
        <w:t>；</w:t>
      </w:r>
    </w:p>
    <w:p w14:paraId="56771A1F" w14:textId="77777777" w:rsidR="003B4553" w:rsidRDefault="003B4553" w:rsidP="003B4553">
      <w:r>
        <w:rPr>
          <w:rFonts w:hint="eastAsia"/>
        </w:rPr>
        <w:t>商品状态</w:t>
      </w:r>
      <w:r>
        <w:t>与按钮</w:t>
      </w:r>
      <w:r>
        <w:rPr>
          <w:rFonts w:hint="eastAsia"/>
        </w:rPr>
        <w:t>的</w:t>
      </w:r>
      <w:r>
        <w:t>对应关系：</w:t>
      </w:r>
    </w:p>
    <w:p w14:paraId="3231E88F" w14:textId="77777777" w:rsidR="003B4553" w:rsidRDefault="003B4553" w:rsidP="003B4553">
      <w:pPr>
        <w:pStyle w:val="a7"/>
        <w:numPr>
          <w:ilvl w:val="0"/>
          <w:numId w:val="44"/>
        </w:numPr>
      </w:pPr>
      <w:r>
        <w:t>上架——</w:t>
      </w:r>
      <w:r>
        <w:rPr>
          <w:rFonts w:hint="eastAsia"/>
        </w:rPr>
        <w:t>【</w:t>
      </w:r>
      <w:r>
        <w:t>去抢购</w:t>
      </w:r>
      <w:r>
        <w:rPr>
          <w:rFonts w:hint="eastAsia"/>
        </w:rPr>
        <w:t>】；</w:t>
      </w:r>
    </w:p>
    <w:p w14:paraId="3FB392DC" w14:textId="77777777" w:rsidR="00A37894" w:rsidRDefault="003B4553" w:rsidP="00A37894">
      <w:pPr>
        <w:pStyle w:val="a7"/>
        <w:numPr>
          <w:ilvl w:val="0"/>
          <w:numId w:val="44"/>
        </w:numPr>
      </w:pPr>
      <w:r>
        <w:rPr>
          <w:rFonts w:hint="eastAsia"/>
        </w:rPr>
        <w:t>下架</w:t>
      </w:r>
      <w:r>
        <w:t>——【</w:t>
      </w:r>
      <w:r>
        <w:rPr>
          <w:rFonts w:hint="eastAsia"/>
        </w:rPr>
        <w:t>已售罄</w:t>
      </w:r>
      <w:r>
        <w:t>】</w:t>
      </w:r>
      <w:r>
        <w:rPr>
          <w:rFonts w:hint="eastAsia"/>
        </w:rPr>
        <w:t>；</w:t>
      </w:r>
    </w:p>
    <w:p w14:paraId="6715E4C0" w14:textId="77777777" w:rsidR="00A37894" w:rsidRDefault="00A37894" w:rsidP="00A37894"/>
    <w:p w14:paraId="4DF589FE" w14:textId="77777777" w:rsidR="00A37894" w:rsidRDefault="00A37894" w:rsidP="00A37894">
      <w:pPr>
        <w:pStyle w:val="2"/>
        <w:numPr>
          <w:ilvl w:val="0"/>
          <w:numId w:val="34"/>
        </w:numPr>
      </w:pPr>
      <w:r>
        <w:rPr>
          <w:rFonts w:hint="eastAsia"/>
        </w:rPr>
        <w:t>二期</w:t>
      </w:r>
      <w:r>
        <w:t>商品说明</w:t>
      </w:r>
    </w:p>
    <w:p w14:paraId="5FBBB2DB" w14:textId="6A9CAD85" w:rsidR="00A37894" w:rsidRPr="003B4553" w:rsidRDefault="00C854E5" w:rsidP="00A37894">
      <w:r>
        <w:rPr>
          <w:rFonts w:hint="eastAsia"/>
        </w:rPr>
        <w:t>二期</w:t>
      </w:r>
      <w:r>
        <w:t>的商品是定制化</w:t>
      </w:r>
      <w:r>
        <w:rPr>
          <w:rFonts w:hint="eastAsia"/>
        </w:rPr>
        <w:t>旅游</w:t>
      </w:r>
      <w:r>
        <w:t>路线。</w:t>
      </w:r>
      <w:r w:rsidR="005B6BE8">
        <w:rPr>
          <w:rFonts w:hint="eastAsia"/>
        </w:rPr>
        <w:t>我们需要</w:t>
      </w:r>
      <w:r w:rsidR="005B6BE8">
        <w:t>收集用户信息，然后线下交给旅行社。</w:t>
      </w:r>
      <w:r w:rsidR="00A45A91">
        <w:rPr>
          <w:rFonts w:hint="eastAsia"/>
        </w:rPr>
        <w:t>所以</w:t>
      </w:r>
      <w:r w:rsidR="00A45A91">
        <w:t>页面上的按钮就不能叫</w:t>
      </w:r>
      <w:r w:rsidR="00A45A91">
        <w:rPr>
          <w:rFonts w:hint="eastAsia"/>
        </w:rPr>
        <w:t>【去</w:t>
      </w:r>
      <w:r w:rsidR="00A45A91">
        <w:t>抢购】</w:t>
      </w:r>
      <w:r w:rsidR="00A45A91">
        <w:rPr>
          <w:rFonts w:hint="eastAsia"/>
        </w:rPr>
        <w:t>，</w:t>
      </w:r>
      <w:r w:rsidR="00A45A91">
        <w:t>而要改成【</w:t>
      </w:r>
      <w:ins w:id="10" w:author="xiaoqiang zeng" w:date="2018-06-26T13:42:00Z">
        <w:r w:rsidR="00FE0D39">
          <w:rPr>
            <w:rFonts w:hint="eastAsia"/>
          </w:rPr>
          <w:t>查看</w:t>
        </w:r>
        <w:r w:rsidR="00FE0D39">
          <w:t>详情</w:t>
        </w:r>
      </w:ins>
      <w:del w:id="11" w:author="xiaoqiang zeng" w:date="2018-06-26T13:42:00Z">
        <w:r w:rsidR="00DB76E4" w:rsidDel="00FE0D39">
          <w:rPr>
            <w:rFonts w:hint="eastAsia"/>
          </w:rPr>
          <w:delText>免费</w:delText>
        </w:r>
        <w:r w:rsidR="00DB76E4" w:rsidDel="00FE0D39">
          <w:delText>咨询</w:delText>
        </w:r>
      </w:del>
      <w:r w:rsidR="00DB76E4">
        <w:rPr>
          <w:rFonts w:hint="eastAsia"/>
        </w:rPr>
        <w:t>】</w:t>
      </w:r>
      <w:r w:rsidR="00794941">
        <w:rPr>
          <w:rFonts w:hint="eastAsia"/>
        </w:rPr>
        <w:t>；</w:t>
      </w:r>
    </w:p>
    <w:p w14:paraId="3EC976BE" w14:textId="671F6957" w:rsidR="005F2A3E" w:rsidRDefault="00DF3F9D" w:rsidP="00527958">
      <w:del w:id="12" w:author="xiaoqiang zeng" w:date="2018-06-26T13:42:00Z">
        <w:r w:rsidDel="00FE0D39">
          <w:rPr>
            <w:noProof/>
          </w:rPr>
          <w:lastRenderedPageBreak/>
          <w:drawing>
            <wp:inline distT="0" distB="0" distL="0" distR="0" wp14:anchorId="392CDC6F" wp14:editId="4A22CDC7">
              <wp:extent cx="3019048" cy="6980952"/>
              <wp:effectExtent l="0" t="0" r="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048" cy="69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3" w:author="xiaoqiang zeng" w:date="2018-06-26T13:42:00Z">
        <w:r w:rsidR="00FE0D39">
          <w:rPr>
            <w:noProof/>
          </w:rPr>
          <w:drawing>
            <wp:inline distT="0" distB="0" distL="0" distR="0" wp14:anchorId="3B192CEF" wp14:editId="4FDDB01B">
              <wp:extent cx="3019048" cy="6980952"/>
              <wp:effectExtent l="0" t="0" r="0" b="0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048" cy="69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7D90B6" w14:textId="27B0CA3E" w:rsidR="00536376" w:rsidRDefault="00536376" w:rsidP="00794941">
      <w:pPr>
        <w:pStyle w:val="4"/>
        <w:numPr>
          <w:ilvl w:val="0"/>
          <w:numId w:val="45"/>
        </w:numPr>
      </w:pPr>
      <w:r>
        <w:rPr>
          <w:rFonts w:hint="eastAsia"/>
        </w:rPr>
        <w:t>二期活动信息</w:t>
      </w:r>
    </w:p>
    <w:p w14:paraId="444B61B9" w14:textId="593B9670" w:rsidR="00536376" w:rsidRDefault="00536376" w:rsidP="00FE0D39">
      <w:r>
        <w:rPr>
          <w:rFonts w:hint="eastAsia"/>
        </w:rPr>
        <w:t>活动开始</w:t>
      </w:r>
      <w:r>
        <w:t>时间：</w:t>
      </w:r>
      <w:r w:rsidRPr="00536376">
        <w:t>7月2日00:00</w:t>
      </w:r>
      <w:r>
        <w:rPr>
          <w:rFonts w:hint="eastAsia"/>
        </w:rPr>
        <w:t>:00；</w:t>
      </w:r>
    </w:p>
    <w:p w14:paraId="5E072B2A" w14:textId="6BD3A475" w:rsidR="00536376" w:rsidRPr="00FE0D39" w:rsidRDefault="00536376" w:rsidP="00FE0D39">
      <w:r>
        <w:rPr>
          <w:rFonts w:hint="eastAsia"/>
        </w:rPr>
        <w:t>活动结束</w:t>
      </w:r>
      <w:r>
        <w:t>时间：待定；</w:t>
      </w:r>
    </w:p>
    <w:p w14:paraId="31591271" w14:textId="293D1B24" w:rsidR="00536376" w:rsidRDefault="00536376" w:rsidP="00794941">
      <w:pPr>
        <w:pStyle w:val="4"/>
        <w:numPr>
          <w:ilvl w:val="0"/>
          <w:numId w:val="45"/>
        </w:numPr>
      </w:pPr>
      <w:r>
        <w:rPr>
          <w:rFonts w:hint="eastAsia"/>
        </w:rPr>
        <w:t>二期</w:t>
      </w:r>
      <w:r>
        <w:t>商品信息</w:t>
      </w:r>
    </w:p>
    <w:p w14:paraId="2846F052" w14:textId="37DFB1E1" w:rsidR="00536376" w:rsidRPr="00FE0D39" w:rsidRDefault="00536376" w:rsidP="00FE0D39">
      <w:r>
        <w:rPr>
          <w:rFonts w:hint="eastAsia"/>
        </w:rPr>
        <w:t>待</w:t>
      </w:r>
      <w:r w:rsidR="00FF5DCF">
        <w:rPr>
          <w:rFonts w:hint="eastAsia"/>
        </w:rPr>
        <w:t>定</w:t>
      </w:r>
      <w:r>
        <w:t>；</w:t>
      </w:r>
    </w:p>
    <w:p w14:paraId="51DD222D" w14:textId="20660894" w:rsidR="00794941" w:rsidRPr="00527958" w:rsidRDefault="002C404A" w:rsidP="00794941">
      <w:pPr>
        <w:pStyle w:val="4"/>
        <w:numPr>
          <w:ilvl w:val="0"/>
          <w:numId w:val="45"/>
        </w:numPr>
      </w:pPr>
      <w:r>
        <w:rPr>
          <w:rFonts w:hint="eastAsia"/>
        </w:rPr>
        <w:lastRenderedPageBreak/>
        <w:t>【</w:t>
      </w:r>
      <w:ins w:id="14" w:author="xiaoqiang zeng" w:date="2018-06-26T13:42:00Z">
        <w:r w:rsidR="00FE0D39">
          <w:rPr>
            <w:rFonts w:hint="eastAsia"/>
          </w:rPr>
          <w:t>查看</w:t>
        </w:r>
        <w:r w:rsidR="00FE0D39">
          <w:t>详情</w:t>
        </w:r>
      </w:ins>
      <w:del w:id="15" w:author="xiaoqiang zeng" w:date="2018-06-26T13:42:00Z">
        <w:r w:rsidDel="00FE0D39">
          <w:rPr>
            <w:rFonts w:hint="eastAsia"/>
          </w:rPr>
          <w:delText>免费</w:delText>
        </w:r>
        <w:r w:rsidDel="00FE0D39">
          <w:delText>咨询</w:delText>
        </w:r>
      </w:del>
      <w:r w:rsidR="002A3B25">
        <w:rPr>
          <w:rFonts w:hint="eastAsia"/>
        </w:rPr>
        <w:t>】</w:t>
      </w:r>
      <w:r w:rsidR="007E1DB2">
        <w:rPr>
          <w:rFonts w:hint="eastAsia"/>
        </w:rPr>
        <w:t>按钮</w:t>
      </w:r>
      <w:r w:rsidR="007E1DB2">
        <w:t>状态说明</w:t>
      </w:r>
    </w:p>
    <w:p w14:paraId="2B74F94E" w14:textId="4E446BA9" w:rsidR="007E1DB2" w:rsidRDefault="00FE0D39" w:rsidP="002C404A">
      <w:ins w:id="16" w:author="xiaoqiang zeng" w:date="2018-06-26T13:42:00Z">
        <w:r>
          <w:rPr>
            <w:rFonts w:hint="eastAsia"/>
          </w:rPr>
          <w:t>点击</w:t>
        </w:r>
        <w:r>
          <w:t>后进入商品详情页</w:t>
        </w:r>
      </w:ins>
      <w:del w:id="17" w:author="xiaoqiang zeng" w:date="2018-06-26T13:42:00Z">
        <w:r w:rsidR="002A3B25" w:rsidDel="00FE0D39">
          <w:rPr>
            <w:rFonts w:hint="eastAsia"/>
          </w:rPr>
          <w:delText>需要</w:delText>
        </w:r>
        <w:r w:rsidR="002A3B25" w:rsidDel="00FE0D39">
          <w:delText>登录态才能操作</w:delText>
        </w:r>
      </w:del>
      <w:r w:rsidR="002A3B25">
        <w:t>。</w:t>
      </w:r>
    </w:p>
    <w:p w14:paraId="418D00D3" w14:textId="75C184BF" w:rsidR="007E1DB2" w:rsidRDefault="007E1DB2" w:rsidP="007E1DB2">
      <w:pPr>
        <w:pStyle w:val="4"/>
        <w:numPr>
          <w:ilvl w:val="0"/>
          <w:numId w:val="45"/>
        </w:numPr>
      </w:pPr>
      <w:r>
        <w:rPr>
          <w:rFonts w:hint="eastAsia"/>
        </w:rPr>
        <w:t>【</w:t>
      </w:r>
      <w:r w:rsidR="002C404A">
        <w:rPr>
          <w:rFonts w:hint="eastAsia"/>
        </w:rPr>
        <w:t>免费</w:t>
      </w:r>
      <w:r w:rsidR="002C404A">
        <w:t>咨询</w:t>
      </w:r>
      <w:r>
        <w:rPr>
          <w:rFonts w:hint="eastAsia"/>
        </w:rPr>
        <w:t>】按钮功能说明</w:t>
      </w:r>
    </w:p>
    <w:p w14:paraId="5965702C" w14:textId="20E953DB" w:rsidR="007E1DB2" w:rsidRDefault="007E1DB2" w:rsidP="007E1DB2">
      <w:r>
        <w:rPr>
          <w:rFonts w:hint="eastAsia"/>
        </w:rPr>
        <w:t>【</w:t>
      </w:r>
      <w:r w:rsidR="002C404A">
        <w:rPr>
          <w:rFonts w:hint="eastAsia"/>
        </w:rPr>
        <w:t>免费</w:t>
      </w:r>
      <w:r w:rsidR="002C404A">
        <w:t>咨询</w:t>
      </w:r>
      <w:r>
        <w:t>】</w:t>
      </w:r>
      <w:r>
        <w:rPr>
          <w:rFonts w:hint="eastAsia"/>
        </w:rPr>
        <w:t>按钮</w:t>
      </w:r>
      <w:r>
        <w:t>：点击后打开</w:t>
      </w:r>
      <w:r w:rsidR="002C404A">
        <w:rPr>
          <w:rFonts w:hint="eastAsia"/>
        </w:rPr>
        <w:t>H</w:t>
      </w:r>
      <w:r w:rsidR="002C404A">
        <w:t>5</w:t>
      </w:r>
      <w:r w:rsidR="002C404A">
        <w:rPr>
          <w:rFonts w:hint="eastAsia"/>
        </w:rPr>
        <w:t>在线客服</w:t>
      </w:r>
      <w:r w:rsidR="002C404A">
        <w:t>页</w:t>
      </w:r>
      <w:r w:rsidR="0077521E">
        <w:rPr>
          <w:rFonts w:hint="eastAsia"/>
        </w:rPr>
        <w:t>，在线</w:t>
      </w:r>
      <w:r w:rsidR="0077521E">
        <w:t>客服</w:t>
      </w:r>
      <w:r w:rsidR="0077521E">
        <w:rPr>
          <w:rFonts w:hint="eastAsia"/>
        </w:rPr>
        <w:t>由</w:t>
      </w:r>
      <w:r w:rsidR="0077521E">
        <w:t>市场</w:t>
      </w:r>
      <w:r w:rsidR="0077521E">
        <w:rPr>
          <w:rFonts w:hint="eastAsia"/>
        </w:rPr>
        <w:t>同事</w:t>
      </w:r>
      <w:r w:rsidR="0077521E">
        <w:t>对接</w:t>
      </w:r>
      <w:r>
        <w:t>；</w:t>
      </w:r>
    </w:p>
    <w:p w14:paraId="238D39CD" w14:textId="41108FC7" w:rsidR="00EA3F91" w:rsidRDefault="00DF3F9D" w:rsidP="007E1DB2">
      <w:del w:id="18" w:author="xiaoqiang zeng" w:date="2018-06-26T13:43:00Z">
        <w:r w:rsidDel="00FE0D39">
          <w:rPr>
            <w:noProof/>
          </w:rPr>
          <w:drawing>
            <wp:inline distT="0" distB="0" distL="0" distR="0" wp14:anchorId="6E12CDFF" wp14:editId="714A4995">
              <wp:extent cx="3019048" cy="7123809"/>
              <wp:effectExtent l="0" t="0" r="0" b="127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048" cy="71238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9" w:author="xiaoqiang zeng" w:date="2018-06-26T13:59:00Z">
        <w:r w:rsidR="00F12EEC">
          <w:rPr>
            <w:noProof/>
          </w:rPr>
          <w:drawing>
            <wp:inline distT="0" distB="0" distL="0" distR="0" wp14:anchorId="3368A846" wp14:editId="510C5D3F">
              <wp:extent cx="3019048" cy="7123809"/>
              <wp:effectExtent l="0" t="0" r="0" b="127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048" cy="71238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EF43F0" w14:textId="77777777" w:rsidR="00EA3F91" w:rsidRDefault="00EA3F91" w:rsidP="00EA3F91"/>
    <w:p w14:paraId="250E3F8E" w14:textId="77777777" w:rsidR="00EA3F91" w:rsidRDefault="00EA3F91" w:rsidP="00EA3F91">
      <w:pPr>
        <w:pStyle w:val="2"/>
        <w:numPr>
          <w:ilvl w:val="0"/>
          <w:numId w:val="34"/>
        </w:numPr>
        <w:rPr>
          <w:ins w:id="20" w:author="xiaoqiang zeng" w:date="2018-06-26T13:45:00Z"/>
        </w:rPr>
      </w:pPr>
      <w:r>
        <w:rPr>
          <w:rFonts w:hint="eastAsia"/>
        </w:rPr>
        <w:t>商品</w:t>
      </w:r>
      <w:r>
        <w:t>详情页改造说明</w:t>
      </w:r>
    </w:p>
    <w:p w14:paraId="4057DD8E" w14:textId="76C40C53" w:rsidR="000B2FD1" w:rsidRDefault="000B2FD1">
      <w:pPr>
        <w:pStyle w:val="4"/>
        <w:numPr>
          <w:ilvl w:val="0"/>
          <w:numId w:val="56"/>
        </w:numPr>
        <w:rPr>
          <w:ins w:id="21" w:author="xiaoqiang zeng" w:date="2018-06-26T13:48:00Z"/>
        </w:rPr>
        <w:pPrChange w:id="22" w:author="xiaoqiang zeng" w:date="2018-06-26T13:45:00Z">
          <w:pPr>
            <w:pStyle w:val="2"/>
            <w:numPr>
              <w:numId w:val="34"/>
            </w:numPr>
            <w:ind w:left="720" w:hanging="360"/>
          </w:pPr>
        </w:pPrChange>
      </w:pPr>
      <w:ins w:id="23" w:author="xiaoqiang zeng" w:date="2018-06-26T13:45:00Z">
        <w:r>
          <w:rPr>
            <w:rFonts w:hint="eastAsia"/>
          </w:rPr>
          <w:t>立即报名</w:t>
        </w:r>
        <w:r>
          <w:t>按钮</w:t>
        </w:r>
      </w:ins>
    </w:p>
    <w:p w14:paraId="6CC946ED" w14:textId="3B7EB846" w:rsidR="000B2FD1" w:rsidRPr="000B2FD1" w:rsidRDefault="00F12EEC">
      <w:pPr>
        <w:rPr>
          <w:rPrChange w:id="24" w:author="xiaoqiang zeng" w:date="2018-06-26T13:48:00Z">
            <w:rPr/>
          </w:rPrChange>
        </w:rPr>
        <w:pPrChange w:id="25" w:author="xiaoqiang zeng" w:date="2018-06-26T13:48:00Z">
          <w:pPr>
            <w:pStyle w:val="2"/>
            <w:numPr>
              <w:numId w:val="34"/>
            </w:numPr>
            <w:ind w:left="720" w:hanging="360"/>
          </w:pPr>
        </w:pPrChange>
      </w:pPr>
      <w:ins w:id="26" w:author="xiaoqiang zeng" w:date="2018-06-26T13:59:00Z">
        <w:r>
          <w:rPr>
            <w:noProof/>
          </w:rPr>
          <w:drawing>
            <wp:inline distT="0" distB="0" distL="0" distR="0" wp14:anchorId="07703065" wp14:editId="75FD59CC">
              <wp:extent cx="3114675" cy="419100"/>
              <wp:effectExtent l="0" t="0" r="9525" b="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4675" cy="419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A8FDAF" w14:textId="1CCE8863" w:rsidR="00EA3F91" w:rsidRPr="00EA3F91" w:rsidRDefault="00DF3F9D" w:rsidP="00EA3F91">
      <w:r>
        <w:t>二期商品的名单</w:t>
      </w:r>
      <w:r w:rsidR="00EA3F91">
        <w:rPr>
          <w:rFonts w:hint="eastAsia"/>
        </w:rPr>
        <w:t>轮播</w:t>
      </w:r>
      <w:r w:rsidR="00813B65">
        <w:rPr>
          <w:rFonts w:hint="eastAsia"/>
        </w:rPr>
        <w:t>改为</w:t>
      </w:r>
      <w:r w:rsidR="00525561">
        <w:rPr>
          <w:rFonts w:hint="eastAsia"/>
        </w:rPr>
        <w:t>“xxx</w:t>
      </w:r>
      <w:r w:rsidR="00525561">
        <w:t>正在</w:t>
      </w:r>
      <w:ins w:id="27" w:author="xiaoqiang zeng" w:date="2018-06-26T13:59:00Z">
        <w:r w:rsidR="00F12EEC">
          <w:rPr>
            <w:rFonts w:hint="eastAsia"/>
          </w:rPr>
          <w:t>预定</w:t>
        </w:r>
      </w:ins>
      <w:del w:id="28" w:author="xiaoqiang zeng" w:date="2018-06-26T13:43:00Z">
        <w:r w:rsidR="00525561" w:rsidDel="000B2FD1">
          <w:rPr>
            <w:rFonts w:hint="eastAsia"/>
          </w:rPr>
          <w:delText>咨询</w:delText>
        </w:r>
      </w:del>
      <w:r w:rsidR="00525561">
        <w:t>”</w:t>
      </w:r>
      <w:r w:rsidR="00525561">
        <w:rPr>
          <w:rFonts w:hint="eastAsia"/>
        </w:rPr>
        <w:t>模板</w:t>
      </w:r>
      <w:r w:rsidR="00EA3F91">
        <w:t>。</w:t>
      </w:r>
      <w:r w:rsidR="00EA3F91">
        <w:rPr>
          <w:rFonts w:hint="eastAsia"/>
        </w:rPr>
        <w:t>（是</w:t>
      </w:r>
      <w:r w:rsidR="00EA3F91">
        <w:t>二期的商品才</w:t>
      </w:r>
      <w:r w:rsidR="00525561">
        <w:rPr>
          <w:rFonts w:hint="eastAsia"/>
        </w:rPr>
        <w:t>改新模板</w:t>
      </w:r>
      <w:r w:rsidR="00EA3F91">
        <w:t>，原来的oclean商品页还是</w:t>
      </w:r>
      <w:r w:rsidR="00EA3F91">
        <w:rPr>
          <w:rFonts w:hint="eastAsia"/>
        </w:rPr>
        <w:t>显示</w:t>
      </w:r>
      <w:r w:rsidR="00EA3F91">
        <w:t>“xxx正在抢购”</w:t>
      </w:r>
      <w:r w:rsidR="00EA3F91">
        <w:rPr>
          <w:rFonts w:hint="eastAsia"/>
        </w:rPr>
        <w:t>）；</w:t>
      </w:r>
    </w:p>
    <w:p w14:paraId="2418E6E9" w14:textId="78EFC181" w:rsidR="00EA3F91" w:rsidRDefault="00813B65" w:rsidP="00EA3F91">
      <w:pPr>
        <w:rPr>
          <w:noProof/>
        </w:rPr>
      </w:pPr>
      <w:del w:id="29" w:author="xiaoqiang zeng" w:date="2018-06-26T13:47:00Z">
        <w:r w:rsidDel="000B2FD1">
          <w:rPr>
            <w:noProof/>
          </w:rPr>
          <w:drawing>
            <wp:inline distT="0" distB="0" distL="0" distR="0" wp14:anchorId="7714D984" wp14:editId="34245C42">
              <wp:extent cx="3143250" cy="1952625"/>
              <wp:effectExtent l="0" t="0" r="0" b="9525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43250" cy="1952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0" w:author="xiaoqiang zeng" w:date="2018-06-26T13:47:00Z">
        <w:r w:rsidR="000B2FD1">
          <w:rPr>
            <w:noProof/>
          </w:rPr>
          <w:drawing>
            <wp:inline distT="0" distB="0" distL="0" distR="0" wp14:anchorId="20DF67BA" wp14:editId="359B19C5">
              <wp:extent cx="3209925" cy="2019300"/>
              <wp:effectExtent l="0" t="0" r="9525" b="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9925" cy="2019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EA3F91" w:rsidRPr="00EA3F91">
        <w:rPr>
          <w:noProof/>
        </w:rPr>
        <w:t xml:space="preserve"> </w:t>
      </w:r>
    </w:p>
    <w:p w14:paraId="6A5F454B" w14:textId="2A257AEA" w:rsidR="007E7A16" w:rsidDel="000B2FD1" w:rsidRDefault="007E7A16" w:rsidP="00EA3F91">
      <w:pPr>
        <w:rPr>
          <w:del w:id="31" w:author="xiaoqiang zeng" w:date="2018-06-26T13:48:00Z"/>
          <w:noProof/>
        </w:rPr>
      </w:pPr>
      <w:r>
        <w:rPr>
          <w:rFonts w:hint="eastAsia"/>
          <w:noProof/>
        </w:rPr>
        <w:t>页面</w:t>
      </w:r>
      <w:r>
        <w:rPr>
          <w:noProof/>
        </w:rPr>
        <w:t>右下角的</w:t>
      </w:r>
      <w:del w:id="32" w:author="xiaoqiang zeng" w:date="2018-06-26T13:44:00Z">
        <w:r w:rsidDel="000B2FD1">
          <w:rPr>
            <w:rFonts w:hint="eastAsia"/>
            <w:noProof/>
          </w:rPr>
          <w:delText>【</w:delText>
        </w:r>
        <w:r w:rsidR="002C404A" w:rsidDel="000B2FD1">
          <w:rPr>
            <w:rFonts w:hint="eastAsia"/>
            <w:noProof/>
          </w:rPr>
          <w:delText>免费咨询</w:delText>
        </w:r>
        <w:r w:rsidDel="000B2FD1">
          <w:rPr>
            <w:noProof/>
          </w:rPr>
          <w:delText>】</w:delText>
        </w:r>
      </w:del>
      <w:ins w:id="33" w:author="xiaoqiang zeng" w:date="2018-06-26T13:44:00Z">
        <w:r w:rsidR="00F12EEC">
          <w:rPr>
            <w:rFonts w:hint="eastAsia"/>
            <w:noProof/>
          </w:rPr>
          <w:t>【立即</w:t>
        </w:r>
      </w:ins>
      <w:ins w:id="34" w:author="xiaoqiang zeng" w:date="2018-06-26T13:59:00Z">
        <w:r w:rsidR="00F12EEC">
          <w:rPr>
            <w:rFonts w:hint="eastAsia"/>
            <w:noProof/>
          </w:rPr>
          <w:t>预定</w:t>
        </w:r>
      </w:ins>
      <w:ins w:id="35" w:author="xiaoqiang zeng" w:date="2018-06-26T13:44:00Z">
        <w:r w:rsidR="000B2FD1">
          <w:rPr>
            <w:noProof/>
          </w:rPr>
          <w:t>】</w:t>
        </w:r>
      </w:ins>
      <w:ins w:id="36" w:author="xiaoqiang zeng" w:date="2018-06-26T13:46:00Z">
        <w:r w:rsidR="000B2FD1">
          <w:rPr>
            <w:rFonts w:hint="eastAsia"/>
            <w:noProof/>
          </w:rPr>
          <w:t>，需要</w:t>
        </w:r>
        <w:r w:rsidR="000B2FD1">
          <w:rPr>
            <w:noProof/>
          </w:rPr>
          <w:t>登录态</w:t>
        </w:r>
      </w:ins>
      <w:del w:id="37" w:author="xiaoqiang zeng" w:date="2018-06-26T13:46:00Z">
        <w:r w:rsidDel="000B2FD1">
          <w:rPr>
            <w:noProof/>
          </w:rPr>
          <w:delText>按钮</w:delText>
        </w:r>
        <w:r w:rsidDel="000B2FD1">
          <w:rPr>
            <w:rFonts w:hint="eastAsia"/>
            <w:noProof/>
          </w:rPr>
          <w:delText>交互</w:delText>
        </w:r>
        <w:r w:rsidDel="000B2FD1">
          <w:rPr>
            <w:noProof/>
          </w:rPr>
          <w:delText>和功能逻辑</w:delText>
        </w:r>
      </w:del>
      <w:r>
        <w:rPr>
          <w:noProof/>
        </w:rPr>
        <w:t>，</w:t>
      </w:r>
      <w:ins w:id="38" w:author="xiaoqiang zeng" w:date="2018-06-26T13:46:00Z">
        <w:r w:rsidR="000B2FD1">
          <w:rPr>
            <w:rFonts w:hint="eastAsia"/>
            <w:noProof/>
          </w:rPr>
          <w:t>登录</w:t>
        </w:r>
        <w:r w:rsidR="000B2FD1">
          <w:rPr>
            <w:noProof/>
          </w:rPr>
          <w:t>后</w:t>
        </w:r>
      </w:ins>
      <w:del w:id="39" w:author="xiaoqiang zeng" w:date="2018-06-26T13:46:00Z">
        <w:r w:rsidDel="000B2FD1">
          <w:rPr>
            <w:rFonts w:hint="eastAsia"/>
            <w:noProof/>
          </w:rPr>
          <w:delText>与</w:delText>
        </w:r>
        <w:r w:rsidDel="000B2FD1">
          <w:rPr>
            <w:noProof/>
          </w:rPr>
          <w:delText>列表中的按钮相同</w:delText>
        </w:r>
      </w:del>
      <w:ins w:id="40" w:author="xiaoqiang zeng" w:date="2018-06-26T13:46:00Z">
        <w:r w:rsidR="000B2FD1">
          <w:rPr>
            <w:rFonts w:hint="eastAsia"/>
            <w:noProof/>
          </w:rPr>
          <w:t>点击按钮</w:t>
        </w:r>
        <w:r w:rsidR="000B2FD1">
          <w:rPr>
            <w:noProof/>
          </w:rPr>
          <w:t>，则后台记录</w:t>
        </w:r>
        <w:r w:rsidR="000B2FD1">
          <w:rPr>
            <w:rFonts w:hint="eastAsia"/>
            <w:noProof/>
          </w:rPr>
          <w:t>点击</w:t>
        </w:r>
        <w:r w:rsidR="000B2FD1">
          <w:rPr>
            <w:noProof/>
          </w:rPr>
          <w:t>的用户，</w:t>
        </w:r>
      </w:ins>
      <w:ins w:id="41" w:author="xiaoqiang zeng" w:date="2018-06-26T13:47:00Z">
        <w:r w:rsidR="000B2FD1">
          <w:rPr>
            <w:rFonts w:hint="eastAsia"/>
            <w:noProof/>
          </w:rPr>
          <w:t>用于</w:t>
        </w:r>
        <w:r w:rsidR="000B2FD1">
          <w:rPr>
            <w:noProof/>
          </w:rPr>
          <w:t>页面中显示“xxx</w:t>
        </w:r>
        <w:r w:rsidR="00F12EEC">
          <w:rPr>
            <w:noProof/>
          </w:rPr>
          <w:t>正在</w:t>
        </w:r>
      </w:ins>
      <w:ins w:id="42" w:author="xiaoqiang zeng" w:date="2018-06-26T13:59:00Z">
        <w:r w:rsidR="00F12EEC">
          <w:rPr>
            <w:rFonts w:hint="eastAsia"/>
            <w:noProof/>
          </w:rPr>
          <w:t>预定</w:t>
        </w:r>
      </w:ins>
      <w:bookmarkStart w:id="43" w:name="_GoBack"/>
      <w:bookmarkEnd w:id="43"/>
      <w:ins w:id="44" w:author="xiaoqiang zeng" w:date="2018-06-26T13:47:00Z">
        <w:r w:rsidR="000B2FD1">
          <w:rPr>
            <w:noProof/>
          </w:rPr>
          <w:t>”</w:t>
        </w:r>
        <w:r w:rsidR="000B2FD1">
          <w:rPr>
            <w:rFonts w:hint="eastAsia"/>
            <w:noProof/>
          </w:rPr>
          <w:t>的</w:t>
        </w:r>
        <w:r w:rsidR="000B2FD1">
          <w:rPr>
            <w:noProof/>
          </w:rPr>
          <w:t>信息</w:t>
        </w:r>
      </w:ins>
      <w:r>
        <w:rPr>
          <w:rFonts w:hint="eastAsia"/>
          <w:noProof/>
        </w:rPr>
        <w:t>；</w:t>
      </w:r>
    </w:p>
    <w:p w14:paraId="63F2477A" w14:textId="4E950D1F" w:rsidR="00EA3F91" w:rsidRDefault="002C404A" w:rsidP="00EA3F91">
      <w:pPr>
        <w:rPr>
          <w:ins w:id="45" w:author="xiaoqiang zeng" w:date="2018-06-26T13:47:00Z"/>
        </w:rPr>
      </w:pPr>
      <w:del w:id="46" w:author="xiaoqiang zeng" w:date="2018-06-26T13:44:00Z">
        <w:r w:rsidDel="000B2FD1">
          <w:rPr>
            <w:noProof/>
          </w:rPr>
          <w:drawing>
            <wp:inline distT="0" distB="0" distL="0" distR="0" wp14:anchorId="10DAB76F" wp14:editId="7976F4D1">
              <wp:extent cx="3114675" cy="495300"/>
              <wp:effectExtent l="0" t="0" r="9525" b="0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4675" cy="495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0DFC4C9" w14:textId="2CDA0601" w:rsidR="000B2FD1" w:rsidRPr="000B2FD1" w:rsidDel="001837CF" w:rsidRDefault="000B2FD1">
      <w:pPr>
        <w:rPr>
          <w:del w:id="47" w:author="xiaoqiang zeng" w:date="2018-06-26T13:55:00Z"/>
        </w:rPr>
      </w:pPr>
    </w:p>
    <w:p w14:paraId="1C1BFB4D" w14:textId="7EDC67B8" w:rsidR="00E10210" w:rsidRDefault="000D68F3" w:rsidP="00E10210">
      <w:pPr>
        <w:pStyle w:val="2"/>
        <w:numPr>
          <w:ilvl w:val="0"/>
          <w:numId w:val="34"/>
        </w:numPr>
      </w:pPr>
      <w:r>
        <w:rPr>
          <w:rFonts w:hint="eastAsia"/>
        </w:rPr>
        <w:t>微信</w:t>
      </w:r>
      <w:r w:rsidR="00E10210">
        <w:rPr>
          <w:rFonts w:hint="eastAsia"/>
        </w:rPr>
        <w:t>分享</w:t>
      </w:r>
      <w:r w:rsidR="00E10210">
        <w:t>图文信息</w:t>
      </w:r>
    </w:p>
    <w:p w14:paraId="41B1410E" w14:textId="49C0D5EE" w:rsidR="00086837" w:rsidRPr="0077521E" w:rsidRDefault="007439D2" w:rsidP="00FE0D39">
      <w:r>
        <w:rPr>
          <w:rFonts w:hint="eastAsia"/>
        </w:rPr>
        <w:t>新增</w:t>
      </w:r>
      <w:r>
        <w:t>的两个旅游商品的详情页需要配置</w:t>
      </w:r>
      <w:r>
        <w:rPr>
          <w:rFonts w:hint="eastAsia"/>
        </w:rPr>
        <w:t>单独</w:t>
      </w:r>
      <w:r>
        <w:t>的分享图文信息。</w:t>
      </w:r>
      <w:r>
        <w:rPr>
          <w:rFonts w:hint="eastAsia"/>
        </w:rPr>
        <w:t>图文</w:t>
      </w:r>
      <w:r>
        <w:t>详情待</w:t>
      </w:r>
      <w:r w:rsidR="00F22AD5">
        <w:rPr>
          <w:rFonts w:hint="eastAsia"/>
        </w:rPr>
        <w:t>定</w:t>
      </w:r>
      <w:r>
        <w:t>。</w:t>
      </w:r>
    </w:p>
    <w:p w14:paraId="7EB967F3" w14:textId="77777777" w:rsidR="00E10210" w:rsidRDefault="00E10210" w:rsidP="00EA3F91"/>
    <w:p w14:paraId="043C4472" w14:textId="37DAD753" w:rsidR="0010799A" w:rsidRDefault="0010799A" w:rsidP="0010799A">
      <w:pPr>
        <w:pStyle w:val="2"/>
        <w:numPr>
          <w:ilvl w:val="0"/>
          <w:numId w:val="34"/>
        </w:numPr>
      </w:pPr>
      <w:r>
        <w:rPr>
          <w:rFonts w:hint="eastAsia"/>
        </w:rPr>
        <w:t>H5在线</w:t>
      </w:r>
      <w:r>
        <w:t>客服</w:t>
      </w:r>
      <w:r>
        <w:rPr>
          <w:rFonts w:hint="eastAsia"/>
        </w:rPr>
        <w:t>相关</w:t>
      </w:r>
      <w:r>
        <w:t>配置</w:t>
      </w:r>
    </w:p>
    <w:p w14:paraId="65B39549" w14:textId="79774A8A" w:rsidR="00B85E2B" w:rsidRPr="00FE0D39" w:rsidRDefault="00B85E2B" w:rsidP="00FE0D39">
      <w:r>
        <w:t>H5</w:t>
      </w:r>
      <w:r>
        <w:rPr>
          <w:rFonts w:hint="eastAsia"/>
        </w:rPr>
        <w:t>的</w:t>
      </w:r>
      <w:r>
        <w:t>在线客服需配置为默认人工客服，在非工作时间</w:t>
      </w:r>
      <w:r>
        <w:rPr>
          <w:rFonts w:hint="eastAsia"/>
        </w:rPr>
        <w:t>手动</w:t>
      </w:r>
      <w:r>
        <w:t>切换</w:t>
      </w:r>
      <w:r>
        <w:rPr>
          <w:rFonts w:hint="eastAsia"/>
        </w:rPr>
        <w:t>到</w:t>
      </w:r>
      <w:r>
        <w:t>自动回复；</w:t>
      </w:r>
    </w:p>
    <w:p w14:paraId="3601C3A2" w14:textId="77777777" w:rsidR="0010799A" w:rsidRPr="007E1DB2" w:rsidRDefault="0010799A" w:rsidP="00EA3F91"/>
    <w:sectPr w:rsidR="0010799A" w:rsidRPr="007E1DB2" w:rsidSect="00176EC1">
      <w:headerReference w:type="default" r:id="rId19"/>
      <w:footerReference w:type="default" r:id="rId2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608069" w14:textId="77777777" w:rsidR="00D60F78" w:rsidRDefault="00D60F78" w:rsidP="00190E79">
      <w:pPr>
        <w:spacing w:after="0" w:line="240" w:lineRule="auto"/>
      </w:pPr>
      <w:r>
        <w:separator/>
      </w:r>
    </w:p>
  </w:endnote>
  <w:endnote w:type="continuationSeparator" w:id="0">
    <w:p w14:paraId="37A1511F" w14:textId="77777777" w:rsidR="00D60F78" w:rsidRDefault="00D60F78" w:rsidP="00190E79">
      <w:pPr>
        <w:spacing w:after="0" w:line="240" w:lineRule="auto"/>
      </w:pPr>
      <w:r>
        <w:continuationSeparator/>
      </w:r>
    </w:p>
  </w:endnote>
  <w:endnote w:type="continuationNotice" w:id="1">
    <w:p w14:paraId="3AE45F59" w14:textId="77777777" w:rsidR="00D60F78" w:rsidRDefault="00D60F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E22BBB" w14:textId="77777777" w:rsidR="009B635F" w:rsidRDefault="009B635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1D41C3" w14:textId="77777777" w:rsidR="00D60F78" w:rsidRDefault="00D60F78" w:rsidP="00190E79">
      <w:pPr>
        <w:spacing w:after="0" w:line="240" w:lineRule="auto"/>
      </w:pPr>
      <w:r>
        <w:separator/>
      </w:r>
    </w:p>
  </w:footnote>
  <w:footnote w:type="continuationSeparator" w:id="0">
    <w:p w14:paraId="4EA673B0" w14:textId="77777777" w:rsidR="00D60F78" w:rsidRDefault="00D60F78" w:rsidP="00190E79">
      <w:pPr>
        <w:spacing w:after="0" w:line="240" w:lineRule="auto"/>
      </w:pPr>
      <w:r>
        <w:continuationSeparator/>
      </w:r>
    </w:p>
  </w:footnote>
  <w:footnote w:type="continuationNotice" w:id="1">
    <w:p w14:paraId="3BF61E46" w14:textId="77777777" w:rsidR="00D60F78" w:rsidRDefault="00D60F7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64EA21" w14:textId="77777777" w:rsidR="009B635F" w:rsidRDefault="009B635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E2118"/>
    <w:multiLevelType w:val="hybridMultilevel"/>
    <w:tmpl w:val="3F8C6B6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35861"/>
    <w:multiLevelType w:val="hybridMultilevel"/>
    <w:tmpl w:val="EB6AE52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FF1A99"/>
    <w:multiLevelType w:val="hybridMultilevel"/>
    <w:tmpl w:val="57D61D1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322E6B"/>
    <w:multiLevelType w:val="hybridMultilevel"/>
    <w:tmpl w:val="E9B09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EF13FD"/>
    <w:multiLevelType w:val="hybridMultilevel"/>
    <w:tmpl w:val="210E6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0832D6"/>
    <w:multiLevelType w:val="hybridMultilevel"/>
    <w:tmpl w:val="FBCC4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E37E55"/>
    <w:multiLevelType w:val="hybridMultilevel"/>
    <w:tmpl w:val="937A4A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D2291F"/>
    <w:multiLevelType w:val="hybridMultilevel"/>
    <w:tmpl w:val="3A62262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9E33CD"/>
    <w:multiLevelType w:val="hybridMultilevel"/>
    <w:tmpl w:val="9EC2F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1A70B0"/>
    <w:multiLevelType w:val="hybridMultilevel"/>
    <w:tmpl w:val="E752D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C2231F"/>
    <w:multiLevelType w:val="hybridMultilevel"/>
    <w:tmpl w:val="C6124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862C10"/>
    <w:multiLevelType w:val="hybridMultilevel"/>
    <w:tmpl w:val="E9480F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66634A"/>
    <w:multiLevelType w:val="hybridMultilevel"/>
    <w:tmpl w:val="42CE5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B4ACD"/>
    <w:multiLevelType w:val="hybridMultilevel"/>
    <w:tmpl w:val="647C8900"/>
    <w:lvl w:ilvl="0" w:tplc="FE0842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C68DD"/>
    <w:multiLevelType w:val="hybridMultilevel"/>
    <w:tmpl w:val="5FC22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4821E1"/>
    <w:multiLevelType w:val="hybridMultilevel"/>
    <w:tmpl w:val="3C8C34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3A5A5D"/>
    <w:multiLevelType w:val="hybridMultilevel"/>
    <w:tmpl w:val="B9EAD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0F2BAF"/>
    <w:multiLevelType w:val="hybridMultilevel"/>
    <w:tmpl w:val="57549B66"/>
    <w:lvl w:ilvl="0" w:tplc="54C801EC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8A19DC"/>
    <w:multiLevelType w:val="hybridMultilevel"/>
    <w:tmpl w:val="AA7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D97995"/>
    <w:multiLevelType w:val="hybridMultilevel"/>
    <w:tmpl w:val="1B4CA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475066"/>
    <w:multiLevelType w:val="hybridMultilevel"/>
    <w:tmpl w:val="C5189F4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6F6DF3"/>
    <w:multiLevelType w:val="hybridMultilevel"/>
    <w:tmpl w:val="C24A2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F56F16"/>
    <w:multiLevelType w:val="hybridMultilevel"/>
    <w:tmpl w:val="1E84F7B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D95F5E"/>
    <w:multiLevelType w:val="hybridMultilevel"/>
    <w:tmpl w:val="B45CA6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FE60B3"/>
    <w:multiLevelType w:val="hybridMultilevel"/>
    <w:tmpl w:val="BA967C0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47377C"/>
    <w:multiLevelType w:val="hybridMultilevel"/>
    <w:tmpl w:val="8E06E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064D9F"/>
    <w:multiLevelType w:val="hybridMultilevel"/>
    <w:tmpl w:val="03DC5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9F669FD"/>
    <w:multiLevelType w:val="hybridMultilevel"/>
    <w:tmpl w:val="5830C15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2707C8"/>
    <w:multiLevelType w:val="hybridMultilevel"/>
    <w:tmpl w:val="D214F24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BC58BC"/>
    <w:multiLevelType w:val="multilevel"/>
    <w:tmpl w:val="DBBE9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>
    <w:nsid w:val="6566586E"/>
    <w:multiLevelType w:val="hybridMultilevel"/>
    <w:tmpl w:val="BCA69CA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435F79"/>
    <w:multiLevelType w:val="hybridMultilevel"/>
    <w:tmpl w:val="E2B27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470F74"/>
    <w:multiLevelType w:val="hybridMultilevel"/>
    <w:tmpl w:val="A588D3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913F7B"/>
    <w:multiLevelType w:val="hybridMultilevel"/>
    <w:tmpl w:val="934E7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1103CA"/>
    <w:multiLevelType w:val="hybridMultilevel"/>
    <w:tmpl w:val="FC40A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9B51CA6"/>
    <w:multiLevelType w:val="hybridMultilevel"/>
    <w:tmpl w:val="F918CA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C91350D"/>
    <w:multiLevelType w:val="hybridMultilevel"/>
    <w:tmpl w:val="D4B2530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785A47"/>
    <w:multiLevelType w:val="hybridMultilevel"/>
    <w:tmpl w:val="FF64391A"/>
    <w:lvl w:ilvl="0" w:tplc="FE7A2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F6A0F1B"/>
    <w:multiLevelType w:val="hybridMultilevel"/>
    <w:tmpl w:val="44C6AE50"/>
    <w:lvl w:ilvl="0" w:tplc="54C801EC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210E75"/>
    <w:multiLevelType w:val="hybridMultilevel"/>
    <w:tmpl w:val="2482ED4E"/>
    <w:lvl w:ilvl="0" w:tplc="1BBA2A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B000D7"/>
    <w:multiLevelType w:val="hybridMultilevel"/>
    <w:tmpl w:val="4C56D7A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830F9F"/>
    <w:multiLevelType w:val="hybridMultilevel"/>
    <w:tmpl w:val="9C887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2C6192"/>
    <w:multiLevelType w:val="hybridMultilevel"/>
    <w:tmpl w:val="D910E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B7263E"/>
    <w:multiLevelType w:val="hybridMultilevel"/>
    <w:tmpl w:val="B972E8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6813DC"/>
    <w:multiLevelType w:val="hybridMultilevel"/>
    <w:tmpl w:val="4B94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33"/>
  </w:num>
  <w:num w:numId="4">
    <w:abstractNumId w:val="32"/>
  </w:num>
  <w:num w:numId="5">
    <w:abstractNumId w:val="22"/>
  </w:num>
  <w:num w:numId="6">
    <w:abstractNumId w:val="20"/>
  </w:num>
  <w:num w:numId="7">
    <w:abstractNumId w:val="3"/>
  </w:num>
  <w:num w:numId="8">
    <w:abstractNumId w:val="1"/>
  </w:num>
  <w:num w:numId="9">
    <w:abstractNumId w:val="14"/>
  </w:num>
  <w:num w:numId="10">
    <w:abstractNumId w:val="24"/>
  </w:num>
  <w:num w:numId="11">
    <w:abstractNumId w:val="34"/>
  </w:num>
  <w:num w:numId="12">
    <w:abstractNumId w:val="4"/>
  </w:num>
  <w:num w:numId="13">
    <w:abstractNumId w:val="35"/>
  </w:num>
  <w:num w:numId="14">
    <w:abstractNumId w:val="7"/>
  </w:num>
  <w:num w:numId="15">
    <w:abstractNumId w:val="42"/>
  </w:num>
  <w:num w:numId="16">
    <w:abstractNumId w:val="19"/>
  </w:num>
  <w:num w:numId="17">
    <w:abstractNumId w:val="29"/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8"/>
  </w:num>
  <w:num w:numId="32">
    <w:abstractNumId w:val="13"/>
  </w:num>
  <w:num w:numId="33">
    <w:abstractNumId w:val="25"/>
  </w:num>
  <w:num w:numId="34">
    <w:abstractNumId w:val="43"/>
  </w:num>
  <w:num w:numId="35">
    <w:abstractNumId w:val="23"/>
  </w:num>
  <w:num w:numId="36">
    <w:abstractNumId w:val="11"/>
  </w:num>
  <w:num w:numId="37">
    <w:abstractNumId w:val="15"/>
  </w:num>
  <w:num w:numId="38">
    <w:abstractNumId w:val="0"/>
  </w:num>
  <w:num w:numId="39">
    <w:abstractNumId w:val="6"/>
  </w:num>
  <w:num w:numId="40">
    <w:abstractNumId w:val="28"/>
  </w:num>
  <w:num w:numId="41">
    <w:abstractNumId w:val="27"/>
  </w:num>
  <w:num w:numId="42">
    <w:abstractNumId w:val="36"/>
  </w:num>
  <w:num w:numId="43">
    <w:abstractNumId w:val="44"/>
  </w:num>
  <w:num w:numId="44">
    <w:abstractNumId w:val="5"/>
  </w:num>
  <w:num w:numId="45">
    <w:abstractNumId w:val="2"/>
  </w:num>
  <w:num w:numId="46">
    <w:abstractNumId w:val="18"/>
  </w:num>
  <w:num w:numId="47">
    <w:abstractNumId w:val="16"/>
  </w:num>
  <w:num w:numId="48">
    <w:abstractNumId w:val="21"/>
  </w:num>
  <w:num w:numId="49">
    <w:abstractNumId w:val="40"/>
  </w:num>
  <w:num w:numId="50">
    <w:abstractNumId w:val="31"/>
  </w:num>
  <w:num w:numId="51">
    <w:abstractNumId w:val="8"/>
  </w:num>
  <w:num w:numId="52">
    <w:abstractNumId w:val="41"/>
  </w:num>
  <w:num w:numId="53">
    <w:abstractNumId w:val="9"/>
  </w:num>
  <w:num w:numId="54">
    <w:abstractNumId w:val="26"/>
  </w:num>
  <w:num w:numId="55">
    <w:abstractNumId w:val="12"/>
  </w:num>
  <w:num w:numId="56">
    <w:abstractNumId w:val="30"/>
  </w:num>
  <w:num w:numId="57">
    <w:abstractNumId w:val="37"/>
  </w:num>
  <w:num w:numId="58">
    <w:abstractNumId w:val="39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xiaoqiang zeng">
    <w15:presenceInfo w15:providerId="Windows Live" w15:userId="cb890f899156d3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3F4"/>
    <w:rsid w:val="00002B2D"/>
    <w:rsid w:val="00012FD6"/>
    <w:rsid w:val="0001575A"/>
    <w:rsid w:val="000208BB"/>
    <w:rsid w:val="00026C79"/>
    <w:rsid w:val="00044373"/>
    <w:rsid w:val="0005353E"/>
    <w:rsid w:val="0005446B"/>
    <w:rsid w:val="00064C91"/>
    <w:rsid w:val="000749E9"/>
    <w:rsid w:val="00085C07"/>
    <w:rsid w:val="00086837"/>
    <w:rsid w:val="000941A5"/>
    <w:rsid w:val="000B2FD1"/>
    <w:rsid w:val="000C0B54"/>
    <w:rsid w:val="000D21BB"/>
    <w:rsid w:val="000D392A"/>
    <w:rsid w:val="000D68F3"/>
    <w:rsid w:val="000F091E"/>
    <w:rsid w:val="000F545C"/>
    <w:rsid w:val="0010799A"/>
    <w:rsid w:val="001115E0"/>
    <w:rsid w:val="001138F1"/>
    <w:rsid w:val="0012190B"/>
    <w:rsid w:val="00123DE6"/>
    <w:rsid w:val="00130BD7"/>
    <w:rsid w:val="00142662"/>
    <w:rsid w:val="00142D61"/>
    <w:rsid w:val="001473D3"/>
    <w:rsid w:val="00152B32"/>
    <w:rsid w:val="00153D0A"/>
    <w:rsid w:val="00156DE3"/>
    <w:rsid w:val="001612E0"/>
    <w:rsid w:val="001679AB"/>
    <w:rsid w:val="00176EC1"/>
    <w:rsid w:val="00177DCE"/>
    <w:rsid w:val="00180CD6"/>
    <w:rsid w:val="001837CF"/>
    <w:rsid w:val="00190E79"/>
    <w:rsid w:val="00194768"/>
    <w:rsid w:val="001A27AC"/>
    <w:rsid w:val="001A749F"/>
    <w:rsid w:val="001A7DD9"/>
    <w:rsid w:val="001B3195"/>
    <w:rsid w:val="001E0FB3"/>
    <w:rsid w:val="001E1D11"/>
    <w:rsid w:val="001F0652"/>
    <w:rsid w:val="00213061"/>
    <w:rsid w:val="00223573"/>
    <w:rsid w:val="00224D56"/>
    <w:rsid w:val="0022618D"/>
    <w:rsid w:val="002337C7"/>
    <w:rsid w:val="00245C42"/>
    <w:rsid w:val="00250ADA"/>
    <w:rsid w:val="002510FB"/>
    <w:rsid w:val="00266EB5"/>
    <w:rsid w:val="002676A6"/>
    <w:rsid w:val="00274C79"/>
    <w:rsid w:val="00275322"/>
    <w:rsid w:val="002800E7"/>
    <w:rsid w:val="002A3B25"/>
    <w:rsid w:val="002A3E0E"/>
    <w:rsid w:val="002B44B5"/>
    <w:rsid w:val="002B4FB5"/>
    <w:rsid w:val="002C348E"/>
    <w:rsid w:val="002C404A"/>
    <w:rsid w:val="002D1C23"/>
    <w:rsid w:val="002E3F3B"/>
    <w:rsid w:val="002F23E9"/>
    <w:rsid w:val="002F28E1"/>
    <w:rsid w:val="003143F8"/>
    <w:rsid w:val="00327672"/>
    <w:rsid w:val="00332EA3"/>
    <w:rsid w:val="00345AEA"/>
    <w:rsid w:val="00347E77"/>
    <w:rsid w:val="0036484B"/>
    <w:rsid w:val="00365809"/>
    <w:rsid w:val="00366790"/>
    <w:rsid w:val="00372E6C"/>
    <w:rsid w:val="003778B8"/>
    <w:rsid w:val="00384660"/>
    <w:rsid w:val="00385F8A"/>
    <w:rsid w:val="0039034C"/>
    <w:rsid w:val="003930E6"/>
    <w:rsid w:val="0039319D"/>
    <w:rsid w:val="00395ED6"/>
    <w:rsid w:val="003A11E1"/>
    <w:rsid w:val="003A72D5"/>
    <w:rsid w:val="003B1F37"/>
    <w:rsid w:val="003B4553"/>
    <w:rsid w:val="003B7B64"/>
    <w:rsid w:val="003D1419"/>
    <w:rsid w:val="003E7FF2"/>
    <w:rsid w:val="003F7535"/>
    <w:rsid w:val="00404608"/>
    <w:rsid w:val="00425AC7"/>
    <w:rsid w:val="00425B3D"/>
    <w:rsid w:val="00434C9F"/>
    <w:rsid w:val="004416A5"/>
    <w:rsid w:val="00446E8E"/>
    <w:rsid w:val="004568C9"/>
    <w:rsid w:val="00466407"/>
    <w:rsid w:val="00490F84"/>
    <w:rsid w:val="004929B1"/>
    <w:rsid w:val="004A0625"/>
    <w:rsid w:val="004A5749"/>
    <w:rsid w:val="004A6052"/>
    <w:rsid w:val="004C132E"/>
    <w:rsid w:val="004D128B"/>
    <w:rsid w:val="004D34C8"/>
    <w:rsid w:val="004D4E35"/>
    <w:rsid w:val="004D63F4"/>
    <w:rsid w:val="004D6EF8"/>
    <w:rsid w:val="004E7D74"/>
    <w:rsid w:val="004F2E9E"/>
    <w:rsid w:val="004F7442"/>
    <w:rsid w:val="00512B21"/>
    <w:rsid w:val="005230FB"/>
    <w:rsid w:val="0052525C"/>
    <w:rsid w:val="00525538"/>
    <w:rsid w:val="00525561"/>
    <w:rsid w:val="00527958"/>
    <w:rsid w:val="00534146"/>
    <w:rsid w:val="00536376"/>
    <w:rsid w:val="00537B47"/>
    <w:rsid w:val="00562005"/>
    <w:rsid w:val="00570D94"/>
    <w:rsid w:val="00573595"/>
    <w:rsid w:val="00581A2D"/>
    <w:rsid w:val="00585028"/>
    <w:rsid w:val="005857CC"/>
    <w:rsid w:val="00595221"/>
    <w:rsid w:val="005B4025"/>
    <w:rsid w:val="005B6AC1"/>
    <w:rsid w:val="005B6BE8"/>
    <w:rsid w:val="005C2A27"/>
    <w:rsid w:val="005C3CCA"/>
    <w:rsid w:val="005C49B6"/>
    <w:rsid w:val="005D069A"/>
    <w:rsid w:val="005E5D40"/>
    <w:rsid w:val="005F2A3E"/>
    <w:rsid w:val="005F2EBA"/>
    <w:rsid w:val="006126AA"/>
    <w:rsid w:val="00612989"/>
    <w:rsid w:val="00624EB7"/>
    <w:rsid w:val="0062580D"/>
    <w:rsid w:val="006270FA"/>
    <w:rsid w:val="00634259"/>
    <w:rsid w:val="006430E5"/>
    <w:rsid w:val="00655234"/>
    <w:rsid w:val="00656512"/>
    <w:rsid w:val="006816D2"/>
    <w:rsid w:val="00695F0E"/>
    <w:rsid w:val="0069664B"/>
    <w:rsid w:val="006A2029"/>
    <w:rsid w:val="006B1B9B"/>
    <w:rsid w:val="006B5610"/>
    <w:rsid w:val="006D299F"/>
    <w:rsid w:val="006E34F5"/>
    <w:rsid w:val="006E64CF"/>
    <w:rsid w:val="006F1271"/>
    <w:rsid w:val="006F2558"/>
    <w:rsid w:val="00704AEA"/>
    <w:rsid w:val="0070758B"/>
    <w:rsid w:val="00707E68"/>
    <w:rsid w:val="00720669"/>
    <w:rsid w:val="00727089"/>
    <w:rsid w:val="00740EC3"/>
    <w:rsid w:val="007439D2"/>
    <w:rsid w:val="0075191D"/>
    <w:rsid w:val="00755217"/>
    <w:rsid w:val="0075673C"/>
    <w:rsid w:val="0076197B"/>
    <w:rsid w:val="007677D7"/>
    <w:rsid w:val="0077521E"/>
    <w:rsid w:val="00782742"/>
    <w:rsid w:val="007936D5"/>
    <w:rsid w:val="00794941"/>
    <w:rsid w:val="00795849"/>
    <w:rsid w:val="007B3851"/>
    <w:rsid w:val="007D2FD5"/>
    <w:rsid w:val="007E0E55"/>
    <w:rsid w:val="007E1DB2"/>
    <w:rsid w:val="007E51FC"/>
    <w:rsid w:val="007E7A16"/>
    <w:rsid w:val="007F4F3A"/>
    <w:rsid w:val="007F6F91"/>
    <w:rsid w:val="00806E39"/>
    <w:rsid w:val="008110D4"/>
    <w:rsid w:val="008122DB"/>
    <w:rsid w:val="008129EC"/>
    <w:rsid w:val="00813B65"/>
    <w:rsid w:val="00813B72"/>
    <w:rsid w:val="008248E5"/>
    <w:rsid w:val="00824E70"/>
    <w:rsid w:val="00826C49"/>
    <w:rsid w:val="00830CCF"/>
    <w:rsid w:val="0083503B"/>
    <w:rsid w:val="00835363"/>
    <w:rsid w:val="0084476F"/>
    <w:rsid w:val="00852927"/>
    <w:rsid w:val="00862477"/>
    <w:rsid w:val="0089238B"/>
    <w:rsid w:val="0089429B"/>
    <w:rsid w:val="008B2B9E"/>
    <w:rsid w:val="008B56D1"/>
    <w:rsid w:val="008D2AE0"/>
    <w:rsid w:val="008D5CFF"/>
    <w:rsid w:val="0090236A"/>
    <w:rsid w:val="00904E51"/>
    <w:rsid w:val="00910B44"/>
    <w:rsid w:val="00924CEA"/>
    <w:rsid w:val="0093628A"/>
    <w:rsid w:val="00940F65"/>
    <w:rsid w:val="009508CA"/>
    <w:rsid w:val="00976ED4"/>
    <w:rsid w:val="0098440C"/>
    <w:rsid w:val="0098452A"/>
    <w:rsid w:val="009863A6"/>
    <w:rsid w:val="009903E5"/>
    <w:rsid w:val="009B635F"/>
    <w:rsid w:val="009C227B"/>
    <w:rsid w:val="009C6C88"/>
    <w:rsid w:val="009E33F1"/>
    <w:rsid w:val="009E481D"/>
    <w:rsid w:val="009E4C86"/>
    <w:rsid w:val="009F6AE0"/>
    <w:rsid w:val="00A033D7"/>
    <w:rsid w:val="00A11FA5"/>
    <w:rsid w:val="00A35B3F"/>
    <w:rsid w:val="00A37078"/>
    <w:rsid w:val="00A37894"/>
    <w:rsid w:val="00A40FBE"/>
    <w:rsid w:val="00A4464D"/>
    <w:rsid w:val="00A45A91"/>
    <w:rsid w:val="00A46231"/>
    <w:rsid w:val="00A474A6"/>
    <w:rsid w:val="00A505C1"/>
    <w:rsid w:val="00A52830"/>
    <w:rsid w:val="00A6420D"/>
    <w:rsid w:val="00A67CE0"/>
    <w:rsid w:val="00A72211"/>
    <w:rsid w:val="00A72CFE"/>
    <w:rsid w:val="00A76F76"/>
    <w:rsid w:val="00A772D7"/>
    <w:rsid w:val="00A77996"/>
    <w:rsid w:val="00A934F7"/>
    <w:rsid w:val="00AA06D7"/>
    <w:rsid w:val="00AA5492"/>
    <w:rsid w:val="00AB0802"/>
    <w:rsid w:val="00AC38CD"/>
    <w:rsid w:val="00AC444B"/>
    <w:rsid w:val="00AD1279"/>
    <w:rsid w:val="00AD3753"/>
    <w:rsid w:val="00AD474A"/>
    <w:rsid w:val="00AE0A4C"/>
    <w:rsid w:val="00AE2F42"/>
    <w:rsid w:val="00B01348"/>
    <w:rsid w:val="00B0228A"/>
    <w:rsid w:val="00B03D1A"/>
    <w:rsid w:val="00B0454F"/>
    <w:rsid w:val="00B255B7"/>
    <w:rsid w:val="00B274D9"/>
    <w:rsid w:val="00B41201"/>
    <w:rsid w:val="00B652BD"/>
    <w:rsid w:val="00B81B76"/>
    <w:rsid w:val="00B85E2B"/>
    <w:rsid w:val="00B904D3"/>
    <w:rsid w:val="00B912BD"/>
    <w:rsid w:val="00B93736"/>
    <w:rsid w:val="00BA4D0F"/>
    <w:rsid w:val="00BB20F9"/>
    <w:rsid w:val="00BB2A61"/>
    <w:rsid w:val="00BB4AA7"/>
    <w:rsid w:val="00BB5255"/>
    <w:rsid w:val="00BB6BE9"/>
    <w:rsid w:val="00BC4184"/>
    <w:rsid w:val="00BC6A1A"/>
    <w:rsid w:val="00BD20F1"/>
    <w:rsid w:val="00C01D9B"/>
    <w:rsid w:val="00C04F01"/>
    <w:rsid w:val="00C14718"/>
    <w:rsid w:val="00C17AE4"/>
    <w:rsid w:val="00C23DD0"/>
    <w:rsid w:val="00C4623C"/>
    <w:rsid w:val="00C67F55"/>
    <w:rsid w:val="00C81E5C"/>
    <w:rsid w:val="00C84EB5"/>
    <w:rsid w:val="00C854E5"/>
    <w:rsid w:val="00C866F0"/>
    <w:rsid w:val="00C95306"/>
    <w:rsid w:val="00CA013F"/>
    <w:rsid w:val="00CA761C"/>
    <w:rsid w:val="00CB51B1"/>
    <w:rsid w:val="00CB6AC1"/>
    <w:rsid w:val="00CC1478"/>
    <w:rsid w:val="00CC6CA5"/>
    <w:rsid w:val="00CD32DB"/>
    <w:rsid w:val="00CE24D2"/>
    <w:rsid w:val="00CE6DA5"/>
    <w:rsid w:val="00CE7503"/>
    <w:rsid w:val="00CF1592"/>
    <w:rsid w:val="00D007E8"/>
    <w:rsid w:val="00D2187D"/>
    <w:rsid w:val="00D25E43"/>
    <w:rsid w:val="00D3521F"/>
    <w:rsid w:val="00D40BD4"/>
    <w:rsid w:val="00D427B5"/>
    <w:rsid w:val="00D5527E"/>
    <w:rsid w:val="00D55589"/>
    <w:rsid w:val="00D60F78"/>
    <w:rsid w:val="00D764ED"/>
    <w:rsid w:val="00D9112E"/>
    <w:rsid w:val="00DA722C"/>
    <w:rsid w:val="00DA7A53"/>
    <w:rsid w:val="00DB76E4"/>
    <w:rsid w:val="00DE1A1D"/>
    <w:rsid w:val="00DE3F1A"/>
    <w:rsid w:val="00DF3F9D"/>
    <w:rsid w:val="00DF5D89"/>
    <w:rsid w:val="00E02F0B"/>
    <w:rsid w:val="00E10210"/>
    <w:rsid w:val="00E16166"/>
    <w:rsid w:val="00E33892"/>
    <w:rsid w:val="00E415B1"/>
    <w:rsid w:val="00E45EDB"/>
    <w:rsid w:val="00E53051"/>
    <w:rsid w:val="00E64EBA"/>
    <w:rsid w:val="00E74E00"/>
    <w:rsid w:val="00E75E0A"/>
    <w:rsid w:val="00E85CD5"/>
    <w:rsid w:val="00E977CB"/>
    <w:rsid w:val="00EA2A65"/>
    <w:rsid w:val="00EA2F1C"/>
    <w:rsid w:val="00EA3F91"/>
    <w:rsid w:val="00EB1430"/>
    <w:rsid w:val="00EB6946"/>
    <w:rsid w:val="00ED4497"/>
    <w:rsid w:val="00EE2DAE"/>
    <w:rsid w:val="00EF5444"/>
    <w:rsid w:val="00F0409D"/>
    <w:rsid w:val="00F12EEC"/>
    <w:rsid w:val="00F22AD5"/>
    <w:rsid w:val="00F265B7"/>
    <w:rsid w:val="00F33F09"/>
    <w:rsid w:val="00F46713"/>
    <w:rsid w:val="00F47AD4"/>
    <w:rsid w:val="00F47CD1"/>
    <w:rsid w:val="00F5746F"/>
    <w:rsid w:val="00F66B12"/>
    <w:rsid w:val="00F70196"/>
    <w:rsid w:val="00F77295"/>
    <w:rsid w:val="00F90227"/>
    <w:rsid w:val="00F928B2"/>
    <w:rsid w:val="00FA297F"/>
    <w:rsid w:val="00FB1F06"/>
    <w:rsid w:val="00FE0D39"/>
    <w:rsid w:val="00FF3D1B"/>
    <w:rsid w:val="00FF427C"/>
    <w:rsid w:val="00FF5DCF"/>
    <w:rsid w:val="00FF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1F9213-D723-4902-AAEA-B5DD7703A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348"/>
    <w:rPr>
      <w:rFonts w:ascii="微软雅黑" w:eastAsia="微软雅黑" w:hAnsi="微软雅黑" w:cs="微软雅黑"/>
    </w:rPr>
  </w:style>
  <w:style w:type="paragraph" w:styleId="1">
    <w:name w:val="heading 1"/>
    <w:basedOn w:val="a"/>
    <w:next w:val="a"/>
    <w:link w:val="1Char"/>
    <w:uiPriority w:val="9"/>
    <w:qFormat/>
    <w:rsid w:val="00B01348"/>
    <w:pPr>
      <w:keepNext/>
      <w:keepLines/>
      <w:spacing w:before="240" w:after="0"/>
      <w:outlineLvl w:val="0"/>
    </w:pPr>
    <w:rPr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1348"/>
    <w:pPr>
      <w:keepNext/>
      <w:keepLines/>
      <w:spacing w:before="40" w:after="0"/>
      <w:outlineLvl w:val="1"/>
    </w:pPr>
    <w:rPr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1348"/>
    <w:pPr>
      <w:keepNext/>
      <w:keepLines/>
      <w:spacing w:before="40" w:after="0"/>
      <w:outlineLvl w:val="2"/>
    </w:pPr>
    <w:rPr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1348"/>
    <w:pPr>
      <w:keepNext/>
      <w:keepLines/>
      <w:spacing w:before="40" w:after="0"/>
      <w:outlineLvl w:val="3"/>
    </w:pPr>
    <w:rPr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01348"/>
    <w:pPr>
      <w:keepNext/>
      <w:keepLines/>
      <w:spacing w:before="40" w:after="0"/>
      <w:outlineLvl w:val="4"/>
    </w:pPr>
    <w:rPr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0E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190E79"/>
  </w:style>
  <w:style w:type="paragraph" w:styleId="a4">
    <w:name w:val="footer"/>
    <w:basedOn w:val="a"/>
    <w:link w:val="Char0"/>
    <w:uiPriority w:val="99"/>
    <w:unhideWhenUsed/>
    <w:rsid w:val="00190E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190E79"/>
  </w:style>
  <w:style w:type="paragraph" w:styleId="a5">
    <w:name w:val="Title"/>
    <w:basedOn w:val="a"/>
    <w:next w:val="a"/>
    <w:link w:val="Char1"/>
    <w:uiPriority w:val="10"/>
    <w:qFormat/>
    <w:rsid w:val="00B01348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Char1">
    <w:name w:val="标题 Char"/>
    <w:basedOn w:val="a0"/>
    <w:link w:val="a5"/>
    <w:uiPriority w:val="10"/>
    <w:rsid w:val="00B01348"/>
    <w:rPr>
      <w:rFonts w:ascii="微软雅黑" w:eastAsia="微软雅黑" w:hAnsi="微软雅黑" w:cs="微软雅黑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Char2"/>
    <w:uiPriority w:val="11"/>
    <w:qFormat/>
    <w:rsid w:val="00190E7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6"/>
    <w:uiPriority w:val="11"/>
    <w:rsid w:val="00190E79"/>
    <w:rPr>
      <w:rFonts w:ascii="微软雅黑" w:eastAsia="微软雅黑" w:hAnsi="微软雅黑"/>
      <w:color w:val="5A5A5A" w:themeColor="text1" w:themeTint="A5"/>
      <w:spacing w:val="15"/>
    </w:rPr>
  </w:style>
  <w:style w:type="character" w:customStyle="1" w:styleId="1Char">
    <w:name w:val="标题 1 Char"/>
    <w:basedOn w:val="a0"/>
    <w:link w:val="1"/>
    <w:uiPriority w:val="9"/>
    <w:rsid w:val="00B01348"/>
    <w:rPr>
      <w:rFonts w:ascii="微软雅黑" w:eastAsia="微软雅黑" w:hAnsi="微软雅黑" w:cs="微软雅黑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6512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rsid w:val="00B01348"/>
    <w:rPr>
      <w:rFonts w:ascii="微软雅黑" w:eastAsia="微软雅黑" w:hAnsi="微软雅黑" w:cs="微软雅黑"/>
      <w:color w:val="2E74B5" w:themeColor="accent1" w:themeShade="BF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B01348"/>
    <w:rPr>
      <w:rFonts w:ascii="微软雅黑" w:eastAsia="微软雅黑" w:hAnsi="微软雅黑" w:cs="微软雅黑"/>
      <w:color w:val="1F4D78" w:themeColor="accent1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B01348"/>
    <w:rPr>
      <w:rFonts w:ascii="微软雅黑" w:eastAsia="微软雅黑" w:hAnsi="微软雅黑" w:cs="微软雅黑"/>
      <w:i/>
      <w:iCs/>
      <w:color w:val="2E74B5" w:themeColor="accent1" w:themeShade="BF"/>
    </w:rPr>
  </w:style>
  <w:style w:type="character" w:customStyle="1" w:styleId="5Char">
    <w:name w:val="标题 5 Char"/>
    <w:basedOn w:val="a0"/>
    <w:link w:val="5"/>
    <w:uiPriority w:val="9"/>
    <w:semiHidden/>
    <w:rsid w:val="00B01348"/>
    <w:rPr>
      <w:rFonts w:ascii="微软雅黑" w:eastAsia="微软雅黑" w:hAnsi="微软雅黑" w:cs="微软雅黑"/>
      <w:color w:val="2E74B5" w:themeColor="accent1" w:themeShade="BF"/>
    </w:rPr>
  </w:style>
  <w:style w:type="table" w:styleId="a8">
    <w:name w:val="Table Grid"/>
    <w:basedOn w:val="a1"/>
    <w:uiPriority w:val="39"/>
    <w:rsid w:val="00332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03D1A"/>
    <w:rPr>
      <w:color w:val="0563C1" w:themeColor="hyperlink"/>
      <w:u w:val="single"/>
    </w:rPr>
  </w:style>
  <w:style w:type="table" w:styleId="5-6">
    <w:name w:val="Grid Table 5 Dark Accent 6"/>
    <w:basedOn w:val="a1"/>
    <w:uiPriority w:val="50"/>
    <w:rsid w:val="002235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aa">
    <w:name w:val="Balloon Text"/>
    <w:basedOn w:val="a"/>
    <w:link w:val="Char3"/>
    <w:uiPriority w:val="99"/>
    <w:semiHidden/>
    <w:unhideWhenUsed/>
    <w:rsid w:val="00E415B1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E415B1"/>
    <w:rPr>
      <w:rFonts w:ascii="Microsoft YaHei UI" w:eastAsia="Microsoft YaHei UI" w:hAnsi="微软雅黑" w:cs="微软雅黑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7D2F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5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5A2AE-BE9F-44AB-BEEC-D4BFBD35E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6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xiaoqiang zeng</dc:creator>
  <cp:keywords/>
  <dc:description/>
  <cp:lastModifiedBy>xiaoqiang zeng</cp:lastModifiedBy>
  <cp:revision>25</cp:revision>
  <cp:lastPrinted>2018-05-24T02:30:00Z</cp:lastPrinted>
  <dcterms:created xsi:type="dcterms:W3CDTF">2017-08-16T11:55:00Z</dcterms:created>
  <dcterms:modified xsi:type="dcterms:W3CDTF">2018-06-26T05:59:00Z</dcterms:modified>
</cp:coreProperties>
</file>